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5869"/>
        <w:gridCol w:w="2205"/>
      </w:tblGrid>
      <w:tr w:rsidR="00E32C2C" w14:paraId="3C6F53D5" w14:textId="77777777" w:rsidTr="008F789C">
        <w:tc>
          <w:tcPr>
            <w:tcW w:w="222" w:type="dxa"/>
          </w:tcPr>
          <w:p w14:paraId="3703983A" w14:textId="3586E817" w:rsidR="00E32C2C" w:rsidRDefault="00E32C2C">
            <w:pPr>
              <w:widowControl/>
              <w:jc w:val="left"/>
            </w:pPr>
          </w:p>
        </w:tc>
        <w:tc>
          <w:tcPr>
            <w:tcW w:w="5869" w:type="dxa"/>
          </w:tcPr>
          <w:p w14:paraId="1FF3C396" w14:textId="77777777" w:rsidR="00E32C2C" w:rsidRDefault="00E32C2C">
            <w:pPr>
              <w:widowControl/>
              <w:jc w:val="left"/>
            </w:pPr>
          </w:p>
        </w:tc>
        <w:tc>
          <w:tcPr>
            <w:tcW w:w="2205" w:type="dxa"/>
          </w:tcPr>
          <w:p w14:paraId="65A31527" w14:textId="4913E897" w:rsidR="00E32C2C" w:rsidRPr="00E32C2C" w:rsidRDefault="00E32C2C">
            <w:pPr>
              <w:widowControl/>
              <w:jc w:val="left"/>
              <w:rPr>
                <w:rFonts w:ascii="黑体" w:eastAsia="黑体" w:hAnsi="黑体"/>
              </w:rPr>
            </w:pPr>
            <w:r w:rsidRPr="00E32C2C">
              <w:rPr>
                <w:rFonts w:ascii="黑体" w:eastAsia="黑体" w:hAnsi="黑体" w:hint="eastAsia"/>
              </w:rPr>
              <w:t>学号</w:t>
            </w:r>
            <w:r w:rsidRPr="00E32C2C">
              <w:rPr>
                <w:rFonts w:ascii="黑体" w:eastAsia="黑体" w:hAnsi="黑体" w:hint="eastAsia"/>
                <w:u w:val="single"/>
              </w:rPr>
              <w:t xml:space="preserve"> 1</w:t>
            </w:r>
            <w:r w:rsidRPr="00E32C2C">
              <w:rPr>
                <w:rFonts w:ascii="黑体" w:eastAsia="黑体" w:hAnsi="黑体"/>
                <w:u w:val="single"/>
              </w:rPr>
              <w:t>906010519</w:t>
            </w:r>
          </w:p>
        </w:tc>
      </w:tr>
      <w:tr w:rsidR="00E32C2C" w14:paraId="67A2ECE3" w14:textId="77777777" w:rsidTr="008F789C">
        <w:trPr>
          <w:trHeight w:val="1371"/>
        </w:trPr>
        <w:tc>
          <w:tcPr>
            <w:tcW w:w="222" w:type="dxa"/>
          </w:tcPr>
          <w:p w14:paraId="0C87D4AC" w14:textId="77777777" w:rsidR="00E32C2C" w:rsidRDefault="00E32C2C">
            <w:pPr>
              <w:widowControl/>
              <w:jc w:val="left"/>
            </w:pPr>
          </w:p>
        </w:tc>
        <w:tc>
          <w:tcPr>
            <w:tcW w:w="5869" w:type="dxa"/>
          </w:tcPr>
          <w:p w14:paraId="51F68FDE" w14:textId="77777777" w:rsidR="00E32C2C" w:rsidRDefault="00E32C2C">
            <w:pPr>
              <w:widowControl/>
              <w:jc w:val="left"/>
            </w:pPr>
          </w:p>
        </w:tc>
        <w:tc>
          <w:tcPr>
            <w:tcW w:w="2205" w:type="dxa"/>
          </w:tcPr>
          <w:p w14:paraId="7AFA1920" w14:textId="5C5D3AA7" w:rsidR="00E32C2C" w:rsidRPr="00E32C2C" w:rsidRDefault="00E32C2C">
            <w:pPr>
              <w:widowControl/>
              <w:jc w:val="left"/>
              <w:rPr>
                <w:rFonts w:ascii="黑体" w:eastAsia="黑体" w:hAnsi="黑体"/>
              </w:rPr>
            </w:pPr>
            <w:r w:rsidRPr="00E32C2C">
              <w:rPr>
                <w:rFonts w:ascii="黑体" w:eastAsia="黑体" w:hAnsi="黑体" w:hint="eastAsia"/>
              </w:rPr>
              <w:t>年级</w:t>
            </w:r>
            <w:r w:rsidRPr="00E32C2C">
              <w:rPr>
                <w:rFonts w:ascii="黑体" w:eastAsia="黑体" w:hAnsi="黑体" w:hint="eastAsia"/>
                <w:u w:val="single"/>
              </w:rPr>
              <w:t xml:space="preserve"> </w:t>
            </w:r>
            <w:r w:rsidRPr="00E32C2C">
              <w:rPr>
                <w:rFonts w:ascii="黑体" w:eastAsia="黑体" w:hAnsi="黑体"/>
                <w:u w:val="single"/>
              </w:rPr>
              <w:t>2019</w:t>
            </w:r>
            <w:r w:rsidRPr="00E32C2C">
              <w:rPr>
                <w:rFonts w:ascii="黑体" w:eastAsia="黑体" w:hAnsi="黑体" w:hint="eastAsia"/>
                <w:u w:val="single"/>
              </w:rPr>
              <w:t xml:space="preserve">级 </w:t>
            </w:r>
            <w:r w:rsidRPr="00E32C2C">
              <w:rPr>
                <w:rFonts w:ascii="黑体" w:eastAsia="黑体" w:hAnsi="黑体"/>
                <w:u w:val="single"/>
              </w:rPr>
              <w:t xml:space="preserve">   </w:t>
            </w:r>
          </w:p>
        </w:tc>
      </w:tr>
      <w:tr w:rsidR="00E32C2C" w14:paraId="1BC62264" w14:textId="77777777" w:rsidTr="008F789C">
        <w:trPr>
          <w:trHeight w:val="3388"/>
        </w:trPr>
        <w:tc>
          <w:tcPr>
            <w:tcW w:w="8296" w:type="dxa"/>
            <w:gridSpan w:val="3"/>
          </w:tcPr>
          <w:p w14:paraId="37FEA343" w14:textId="77777777" w:rsidR="00E32C2C" w:rsidRDefault="00E32C2C" w:rsidP="00E32C2C">
            <w:pPr>
              <w:widowControl/>
              <w:jc w:val="center"/>
            </w:pPr>
            <w:r>
              <w:rPr>
                <w:noProof/>
              </w:rPr>
              <w:drawing>
                <wp:inline distT="0" distB="0" distL="0" distR="0" wp14:anchorId="17A735B6" wp14:editId="04C43E1E">
                  <wp:extent cx="4562475" cy="942975"/>
                  <wp:effectExtent l="19050" t="0" r="9525" b="0"/>
                  <wp:docPr id="5" name="图片 2"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河海大学"/>
                          <pic:cNvPicPr>
                            <a:picLocks noChangeAspect="1" noChangeArrowheads="1"/>
                          </pic:cNvPicPr>
                        </pic:nvPicPr>
                        <pic:blipFill>
                          <a:blip r:embed="rId8"/>
                          <a:srcRect/>
                          <a:stretch>
                            <a:fillRect/>
                          </a:stretch>
                        </pic:blipFill>
                        <pic:spPr bwMode="auto">
                          <a:xfrm>
                            <a:off x="0" y="0"/>
                            <a:ext cx="4562475" cy="942975"/>
                          </a:xfrm>
                          <a:prstGeom prst="rect">
                            <a:avLst/>
                          </a:prstGeom>
                          <a:noFill/>
                          <a:ln w="9525">
                            <a:noFill/>
                            <a:miter lim="800000"/>
                            <a:headEnd/>
                            <a:tailEnd/>
                          </a:ln>
                        </pic:spPr>
                      </pic:pic>
                    </a:graphicData>
                  </a:graphic>
                </wp:inline>
              </w:drawing>
            </w:r>
          </w:p>
          <w:p w14:paraId="2420DCDF" w14:textId="319EC7F0" w:rsidR="00E32C2C" w:rsidRPr="00E32C2C" w:rsidRDefault="00E32C2C" w:rsidP="00E32C2C">
            <w:pPr>
              <w:widowControl/>
              <w:jc w:val="center"/>
              <w:rPr>
                <w:rFonts w:ascii="宋体" w:eastAsia="宋体" w:hAnsi="宋体"/>
                <w:sz w:val="52"/>
                <w:szCs w:val="52"/>
              </w:rPr>
            </w:pPr>
            <w:r w:rsidRPr="00E32C2C">
              <w:rPr>
                <w:rFonts w:ascii="宋体" w:eastAsia="宋体" w:hAnsi="宋体" w:hint="eastAsia"/>
                <w:sz w:val="52"/>
                <w:szCs w:val="52"/>
              </w:rPr>
              <w:t>本科毕业论文</w:t>
            </w:r>
          </w:p>
        </w:tc>
      </w:tr>
      <w:tr w:rsidR="00E32C2C" w14:paraId="26BA27B7" w14:textId="77777777" w:rsidTr="008F789C">
        <w:trPr>
          <w:trHeight w:val="1027"/>
        </w:trPr>
        <w:tc>
          <w:tcPr>
            <w:tcW w:w="8296" w:type="dxa"/>
            <w:gridSpan w:val="3"/>
          </w:tcPr>
          <w:p w14:paraId="7E37335B" w14:textId="6A20D89C" w:rsidR="00E32C2C" w:rsidRPr="008F789C" w:rsidRDefault="00550043" w:rsidP="008F789C">
            <w:pPr>
              <w:pStyle w:val="a5"/>
            </w:pPr>
            <w:r w:rsidRPr="008F789C">
              <w:t>基于</w:t>
            </w:r>
            <w:r w:rsidRPr="008F789C">
              <w:t>Rust</w:t>
            </w:r>
            <w:r w:rsidRPr="008F789C">
              <w:t>的高并发场景技术探索与应用</w:t>
            </w:r>
          </w:p>
        </w:tc>
      </w:tr>
    </w:tbl>
    <w:p w14:paraId="6AC80B9A" w14:textId="55599281" w:rsidR="00E32C2C" w:rsidRDefault="00E32C2C">
      <w:pPr>
        <w:widowControl/>
        <w:jc w:val="left"/>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4610"/>
      </w:tblGrid>
      <w:tr w:rsidR="008F789C" w14:paraId="26975155" w14:textId="77777777" w:rsidTr="008F789C">
        <w:tc>
          <w:tcPr>
            <w:tcW w:w="3686" w:type="dxa"/>
          </w:tcPr>
          <w:p w14:paraId="151A78D1" w14:textId="00ECDAF5"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 xml:space="preserve">专 </w:t>
            </w:r>
            <w:r w:rsidRPr="008F789C">
              <w:rPr>
                <w:rFonts w:ascii="黑体" w:eastAsia="黑体" w:hAnsi="黑体"/>
                <w:b/>
                <w:bCs/>
              </w:rPr>
              <w:t xml:space="preserve">   </w:t>
            </w:r>
            <w:r w:rsidRPr="008F789C">
              <w:rPr>
                <w:rFonts w:ascii="黑体" w:eastAsia="黑体" w:hAnsi="黑体" w:hint="eastAsia"/>
                <w:b/>
                <w:bCs/>
              </w:rPr>
              <w:t>业</w:t>
            </w:r>
          </w:p>
        </w:tc>
        <w:tc>
          <w:tcPr>
            <w:tcW w:w="4610" w:type="dxa"/>
          </w:tcPr>
          <w:p w14:paraId="33999935" w14:textId="22C8C390" w:rsidR="008F789C" w:rsidRPr="008F789C" w:rsidRDefault="008F789C" w:rsidP="008F789C">
            <w:pPr>
              <w:pStyle w:val="a6"/>
              <w:rPr>
                <w:u w:val="single"/>
              </w:rPr>
            </w:pPr>
            <w:r w:rsidRPr="008F789C">
              <w:rPr>
                <w:rFonts w:hint="eastAsia"/>
                <w:u w:val="single"/>
              </w:rPr>
              <w:t>计算机科学与技术</w:t>
            </w:r>
          </w:p>
        </w:tc>
      </w:tr>
      <w:tr w:rsidR="008F789C" w14:paraId="24432420" w14:textId="77777777" w:rsidTr="008F789C">
        <w:tc>
          <w:tcPr>
            <w:tcW w:w="3686" w:type="dxa"/>
          </w:tcPr>
          <w:p w14:paraId="161803DF" w14:textId="613A02E9"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 xml:space="preserve">姓 </w:t>
            </w:r>
            <w:r w:rsidRPr="008F789C">
              <w:rPr>
                <w:rFonts w:ascii="黑体" w:eastAsia="黑体" w:hAnsi="黑体"/>
                <w:b/>
                <w:bCs/>
              </w:rPr>
              <w:t xml:space="preserve">   </w:t>
            </w:r>
            <w:r w:rsidRPr="008F789C">
              <w:rPr>
                <w:rFonts w:ascii="黑体" w:eastAsia="黑体" w:hAnsi="黑体" w:hint="eastAsia"/>
                <w:b/>
                <w:bCs/>
              </w:rPr>
              <w:t>名</w:t>
            </w:r>
          </w:p>
        </w:tc>
        <w:tc>
          <w:tcPr>
            <w:tcW w:w="4610" w:type="dxa"/>
          </w:tcPr>
          <w:p w14:paraId="32593B42" w14:textId="45D225F7" w:rsidR="008F789C" w:rsidRPr="008F789C" w:rsidRDefault="008F789C" w:rsidP="008F789C">
            <w:pPr>
              <w:pStyle w:val="a6"/>
              <w:rPr>
                <w:u w:val="single"/>
              </w:rPr>
            </w:pPr>
            <w:r w:rsidRPr="008F789C">
              <w:rPr>
                <w:rFonts w:hint="eastAsia"/>
                <w:u w:val="single"/>
              </w:rPr>
              <w:t xml:space="preserve"> </w:t>
            </w:r>
            <w:r w:rsidRPr="008F789C">
              <w:rPr>
                <w:u w:val="single"/>
              </w:rPr>
              <w:t xml:space="preserve">    </w:t>
            </w:r>
            <w:r w:rsidRPr="008F789C">
              <w:rPr>
                <w:rFonts w:hint="eastAsia"/>
                <w:u w:val="single"/>
              </w:rPr>
              <w:t>李云汉</w:t>
            </w:r>
            <w:r w:rsidRPr="008F789C">
              <w:rPr>
                <w:u w:val="single"/>
              </w:rPr>
              <w:t xml:space="preserve">     </w:t>
            </w:r>
          </w:p>
        </w:tc>
      </w:tr>
      <w:tr w:rsidR="008F789C" w14:paraId="442F0C29" w14:textId="77777777" w:rsidTr="008F789C">
        <w:tc>
          <w:tcPr>
            <w:tcW w:w="3686" w:type="dxa"/>
          </w:tcPr>
          <w:p w14:paraId="3ECDAE9A" w14:textId="2DCDE17B"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指导老师</w:t>
            </w:r>
          </w:p>
        </w:tc>
        <w:tc>
          <w:tcPr>
            <w:tcW w:w="4610" w:type="dxa"/>
          </w:tcPr>
          <w:p w14:paraId="73B00EA7" w14:textId="709CF544" w:rsidR="008F789C" w:rsidRPr="008F789C" w:rsidRDefault="008F789C" w:rsidP="008F789C">
            <w:pPr>
              <w:pStyle w:val="a6"/>
              <w:rPr>
                <w:u w:val="single"/>
              </w:rPr>
            </w:pPr>
            <w:r w:rsidRPr="008F789C">
              <w:rPr>
                <w:rFonts w:hint="eastAsia"/>
                <w:u w:val="single"/>
              </w:rPr>
              <w:t xml:space="preserve"> </w:t>
            </w:r>
            <w:r w:rsidRPr="008F789C">
              <w:rPr>
                <w:u w:val="single"/>
              </w:rPr>
              <w:t xml:space="preserve">    </w:t>
            </w:r>
            <w:r w:rsidRPr="008F789C">
              <w:rPr>
                <w:rFonts w:hint="eastAsia"/>
                <w:u w:val="single"/>
              </w:rPr>
              <w:t>陆佳民</w:t>
            </w:r>
            <w:r w:rsidRPr="008F789C">
              <w:rPr>
                <w:u w:val="single"/>
              </w:rPr>
              <w:t xml:space="preserve">     </w:t>
            </w:r>
          </w:p>
        </w:tc>
      </w:tr>
      <w:tr w:rsidR="008F789C" w14:paraId="59FA26BD" w14:textId="77777777" w:rsidTr="008F789C">
        <w:tc>
          <w:tcPr>
            <w:tcW w:w="3686" w:type="dxa"/>
          </w:tcPr>
          <w:p w14:paraId="5BF26586" w14:textId="3FEF6F29"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评 阅 人</w:t>
            </w:r>
          </w:p>
        </w:tc>
        <w:tc>
          <w:tcPr>
            <w:tcW w:w="4610" w:type="dxa"/>
          </w:tcPr>
          <w:p w14:paraId="7D2D9D58" w14:textId="2AA4ED6C" w:rsidR="008F789C" w:rsidRPr="008F789C" w:rsidRDefault="008F789C" w:rsidP="008F789C">
            <w:pPr>
              <w:pStyle w:val="a6"/>
              <w:rPr>
                <w:u w:val="single"/>
              </w:rPr>
            </w:pPr>
            <w:r w:rsidRPr="008F789C">
              <w:rPr>
                <w:rFonts w:hint="eastAsia"/>
                <w:u w:val="single"/>
              </w:rPr>
              <w:t xml:space="preserve"> </w:t>
            </w:r>
            <w:r w:rsidRPr="008F789C">
              <w:rPr>
                <w:u w:val="single"/>
              </w:rPr>
              <w:t xml:space="preserve">               </w:t>
            </w:r>
          </w:p>
        </w:tc>
      </w:tr>
    </w:tbl>
    <w:p w14:paraId="685650FA" w14:textId="1EB321DB" w:rsidR="008F789C" w:rsidRDefault="008F789C">
      <w:pPr>
        <w:widowControl/>
        <w:jc w:val="left"/>
      </w:pPr>
    </w:p>
    <w:p w14:paraId="59268122" w14:textId="3534E67F" w:rsidR="008F789C" w:rsidRDefault="008F789C">
      <w:pPr>
        <w:widowControl/>
        <w:jc w:val="left"/>
      </w:pPr>
    </w:p>
    <w:p w14:paraId="497B5441" w14:textId="1B5C0B58" w:rsidR="008F789C" w:rsidRDefault="008F789C">
      <w:pPr>
        <w:widowControl/>
        <w:jc w:val="left"/>
      </w:pPr>
    </w:p>
    <w:p w14:paraId="352BFE9E" w14:textId="73D3D075" w:rsidR="008F789C" w:rsidRDefault="008F789C">
      <w:pPr>
        <w:widowControl/>
        <w:jc w:val="left"/>
      </w:pPr>
    </w:p>
    <w:p w14:paraId="1FF10946" w14:textId="7CFD8423" w:rsidR="008F789C" w:rsidRDefault="008F789C">
      <w:pPr>
        <w:widowControl/>
        <w:jc w:val="left"/>
      </w:pPr>
    </w:p>
    <w:p w14:paraId="24C33E62" w14:textId="713CFF41" w:rsidR="008F789C" w:rsidRDefault="008F789C">
      <w:pPr>
        <w:widowControl/>
        <w:jc w:val="left"/>
      </w:pPr>
    </w:p>
    <w:p w14:paraId="4C194FA8" w14:textId="0211C15E" w:rsidR="008F789C" w:rsidRDefault="008F789C">
      <w:pPr>
        <w:widowControl/>
        <w:jc w:val="left"/>
      </w:pPr>
    </w:p>
    <w:p w14:paraId="7E33E4BF" w14:textId="77777777" w:rsidR="008F789C" w:rsidRDefault="008F789C">
      <w:pPr>
        <w:widowControl/>
        <w:jc w:val="left"/>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789C" w14:paraId="735EB3AD" w14:textId="77777777" w:rsidTr="008F789C">
        <w:trPr>
          <w:trHeight w:val="277"/>
        </w:trPr>
        <w:tc>
          <w:tcPr>
            <w:tcW w:w="8296" w:type="dxa"/>
          </w:tcPr>
          <w:p w14:paraId="378E9108" w14:textId="6292B39D" w:rsidR="008F789C" w:rsidRPr="008F789C" w:rsidRDefault="008F789C" w:rsidP="008F789C">
            <w:pPr>
              <w:widowControl/>
              <w:jc w:val="center"/>
              <w:rPr>
                <w:rFonts w:ascii="黑体" w:eastAsia="黑体" w:hAnsi="黑体"/>
                <w:b/>
                <w:bCs/>
                <w:sz w:val="32"/>
                <w:szCs w:val="36"/>
              </w:rPr>
            </w:pPr>
            <w:r w:rsidRPr="008F789C">
              <w:rPr>
                <w:rFonts w:ascii="黑体" w:eastAsia="黑体" w:hAnsi="黑体" w:hint="eastAsia"/>
                <w:b/>
                <w:bCs/>
                <w:sz w:val="32"/>
                <w:szCs w:val="36"/>
              </w:rPr>
              <w:t>2</w:t>
            </w:r>
            <w:r w:rsidRPr="008F789C">
              <w:rPr>
                <w:rFonts w:ascii="黑体" w:eastAsia="黑体" w:hAnsi="黑体"/>
                <w:b/>
                <w:bCs/>
                <w:sz w:val="32"/>
                <w:szCs w:val="36"/>
              </w:rPr>
              <w:t>023</w:t>
            </w:r>
            <w:r w:rsidRPr="008F789C">
              <w:rPr>
                <w:rFonts w:ascii="黑体" w:eastAsia="黑体" w:hAnsi="黑体" w:hint="eastAsia"/>
                <w:b/>
                <w:bCs/>
                <w:sz w:val="32"/>
                <w:szCs w:val="36"/>
              </w:rPr>
              <w:t>年4月</w:t>
            </w:r>
          </w:p>
        </w:tc>
      </w:tr>
      <w:tr w:rsidR="008F789C" w14:paraId="4847B20F" w14:textId="77777777" w:rsidTr="008F789C">
        <w:tc>
          <w:tcPr>
            <w:tcW w:w="8296" w:type="dxa"/>
          </w:tcPr>
          <w:p w14:paraId="131FDC00" w14:textId="05FB49DB" w:rsidR="008F789C" w:rsidRPr="008F789C" w:rsidRDefault="008F789C" w:rsidP="008F789C">
            <w:pPr>
              <w:widowControl/>
              <w:jc w:val="center"/>
              <w:rPr>
                <w:rFonts w:ascii="黑体" w:eastAsia="黑体" w:hAnsi="黑体"/>
                <w:b/>
                <w:bCs/>
                <w:sz w:val="32"/>
                <w:szCs w:val="36"/>
              </w:rPr>
            </w:pPr>
            <w:r w:rsidRPr="008F789C">
              <w:rPr>
                <w:rFonts w:ascii="黑体" w:eastAsia="黑体" w:hAnsi="黑体" w:hint="eastAsia"/>
                <w:b/>
                <w:bCs/>
                <w:sz w:val="32"/>
                <w:szCs w:val="36"/>
              </w:rPr>
              <w:t xml:space="preserve">中国 </w:t>
            </w:r>
            <w:r w:rsidRPr="008F789C">
              <w:rPr>
                <w:rFonts w:ascii="黑体" w:eastAsia="黑体" w:hAnsi="黑体"/>
                <w:b/>
                <w:bCs/>
                <w:sz w:val="32"/>
                <w:szCs w:val="36"/>
              </w:rPr>
              <w:t xml:space="preserve">  </w:t>
            </w:r>
            <w:r w:rsidRPr="008F789C">
              <w:rPr>
                <w:rFonts w:ascii="黑体" w:eastAsia="黑体" w:hAnsi="黑体" w:hint="eastAsia"/>
                <w:b/>
                <w:bCs/>
                <w:sz w:val="32"/>
                <w:szCs w:val="36"/>
              </w:rPr>
              <w:t>南京</w:t>
            </w:r>
          </w:p>
        </w:tc>
      </w:tr>
    </w:tbl>
    <w:p w14:paraId="6DBE645D" w14:textId="656FE416" w:rsidR="00CA0810" w:rsidRDefault="00CA0810">
      <w:pPr>
        <w:widowControl/>
        <w:jc w:val="left"/>
      </w:pPr>
    </w:p>
    <w:p w14:paraId="108E0A05" w14:textId="77777777" w:rsidR="00CA0810" w:rsidRDefault="00CA0810">
      <w:pPr>
        <w:widowControl/>
        <w:jc w:val="left"/>
      </w:pPr>
      <w:r>
        <w:br w:type="page"/>
      </w:r>
    </w:p>
    <w:p w14:paraId="433F10AF" w14:textId="77777777" w:rsidR="00E32C2C" w:rsidRDefault="00E32C2C">
      <w:pPr>
        <w:widowControl/>
        <w:jc w:val="left"/>
      </w:pPr>
    </w:p>
    <w:p w14:paraId="029B3970" w14:textId="17F735F6" w:rsidR="00D467EF" w:rsidRDefault="00D467EF">
      <w:pPr>
        <w:widowControl/>
        <w:jc w:val="left"/>
        <w:rPr>
          <w:rFonts w:ascii="Times New Roman" w:hAnsi="Times New Roman"/>
          <w:sz w:val="24"/>
        </w:rPr>
      </w:pPr>
    </w:p>
    <w:p w14:paraId="01DDE1A9" w14:textId="77777777" w:rsidR="00D467EF" w:rsidRDefault="00D467EF">
      <w:pPr>
        <w:widowControl/>
        <w:jc w:val="left"/>
        <w:rPr>
          <w:rFonts w:ascii="Times New Roman" w:hAnsi="Times New Roman"/>
          <w:sz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467EF" w14:paraId="12ADC5F2" w14:textId="77777777" w:rsidTr="00D316B2">
        <w:trPr>
          <w:trHeight w:val="3189"/>
        </w:trPr>
        <w:tc>
          <w:tcPr>
            <w:tcW w:w="8296" w:type="dxa"/>
          </w:tcPr>
          <w:p w14:paraId="296310D8" w14:textId="77777777" w:rsidR="00D467EF" w:rsidRPr="00613E60" w:rsidRDefault="00D467EF" w:rsidP="00D467EF">
            <w:pPr>
              <w:pStyle w:val="a7"/>
            </w:pPr>
            <w:r w:rsidRPr="00613E60">
              <w:t>BACHELOR'S DEGREE THESIS</w:t>
            </w:r>
          </w:p>
          <w:p w14:paraId="588A054F" w14:textId="77777777" w:rsidR="00D467EF" w:rsidRPr="00613E60" w:rsidRDefault="00D467EF" w:rsidP="00D467EF">
            <w:pPr>
              <w:pStyle w:val="a7"/>
            </w:pPr>
            <w:r w:rsidRPr="00613E60">
              <w:t xml:space="preserve"> OF HOHAI UNIVERSITY</w:t>
            </w:r>
          </w:p>
          <w:p w14:paraId="15B31809" w14:textId="77777777" w:rsidR="00D467EF" w:rsidRPr="00D467EF" w:rsidRDefault="00D467EF">
            <w:pPr>
              <w:widowControl/>
              <w:jc w:val="left"/>
            </w:pPr>
          </w:p>
        </w:tc>
      </w:tr>
      <w:tr w:rsidR="00D467EF" w14:paraId="346CA817" w14:textId="77777777" w:rsidTr="00D316B2">
        <w:trPr>
          <w:trHeight w:val="3546"/>
        </w:trPr>
        <w:tc>
          <w:tcPr>
            <w:tcW w:w="8296" w:type="dxa"/>
          </w:tcPr>
          <w:p w14:paraId="2F8FA2FE" w14:textId="452D9917" w:rsidR="00D467EF" w:rsidRPr="00D467EF" w:rsidRDefault="00D467EF" w:rsidP="00D467EF">
            <w:pPr>
              <w:pStyle w:val="a7"/>
              <w:rPr>
                <w:rFonts w:eastAsiaTheme="minorEastAsia"/>
              </w:rPr>
            </w:pPr>
            <w:r w:rsidRPr="00D467EF">
              <w:t xml:space="preserve">Exploration </w:t>
            </w:r>
            <w:r>
              <w:rPr>
                <w:rFonts w:eastAsiaTheme="minorEastAsia" w:hint="eastAsia"/>
              </w:rPr>
              <w:t>a</w:t>
            </w:r>
            <w:r>
              <w:rPr>
                <w:rFonts w:eastAsiaTheme="minorEastAsia"/>
              </w:rPr>
              <w:t xml:space="preserve">nd Implementation of High Concurrency Technique Based on Rust Programming Language </w:t>
            </w:r>
          </w:p>
        </w:tc>
      </w:tr>
    </w:tbl>
    <w:p w14:paraId="609E96ED" w14:textId="1C554093" w:rsidR="008F789C" w:rsidRDefault="008F789C">
      <w:pPr>
        <w:widowControl/>
        <w:jc w:val="left"/>
      </w:pPr>
    </w:p>
    <w:tbl>
      <w:tblPr>
        <w:tblStyle w:val="a4"/>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108"/>
      </w:tblGrid>
      <w:tr w:rsidR="00D467EF" w14:paraId="7C52E763" w14:textId="77777777" w:rsidTr="00D316B2">
        <w:tc>
          <w:tcPr>
            <w:tcW w:w="3681" w:type="dxa"/>
          </w:tcPr>
          <w:p w14:paraId="313D354E" w14:textId="50C57F00" w:rsidR="00D467EF" w:rsidRDefault="00D467EF" w:rsidP="00D316B2">
            <w:pPr>
              <w:pStyle w:val="a8"/>
              <w:jc w:val="right"/>
            </w:pPr>
            <w:r>
              <w:rPr>
                <w:rFonts w:hint="eastAsia"/>
              </w:rPr>
              <w:t>College</w:t>
            </w:r>
            <w:r w:rsidR="00D316B2">
              <w:t xml:space="preserve">  </w:t>
            </w:r>
            <w:proofErr w:type="gramStart"/>
            <w:r w:rsidR="00D316B2">
              <w:t xml:space="preserve">  :</w:t>
            </w:r>
            <w:proofErr w:type="gramEnd"/>
          </w:p>
        </w:tc>
        <w:tc>
          <w:tcPr>
            <w:tcW w:w="5108" w:type="dxa"/>
          </w:tcPr>
          <w:p w14:paraId="1432CF99" w14:textId="41EBAE97" w:rsidR="00D467EF" w:rsidRPr="00D316B2" w:rsidRDefault="00D467EF" w:rsidP="00D316B2">
            <w:pPr>
              <w:pStyle w:val="a8"/>
              <w:jc w:val="left"/>
              <w:rPr>
                <w:rFonts w:cs="Times New Roman"/>
              </w:rPr>
            </w:pPr>
            <w:r w:rsidRPr="00D316B2">
              <w:rPr>
                <w:rFonts w:eastAsia="瀹��" w:cs="Times New Roman"/>
              </w:rPr>
              <w:t>College of Computer and Information</w:t>
            </w:r>
          </w:p>
        </w:tc>
      </w:tr>
      <w:tr w:rsidR="00D467EF" w14:paraId="48BCEC35" w14:textId="77777777" w:rsidTr="00D316B2">
        <w:tc>
          <w:tcPr>
            <w:tcW w:w="3681" w:type="dxa"/>
          </w:tcPr>
          <w:p w14:paraId="1383B3C2" w14:textId="7F5AE66F" w:rsidR="00D467EF" w:rsidRPr="00D316B2" w:rsidRDefault="00D316B2" w:rsidP="00D316B2">
            <w:pPr>
              <w:pStyle w:val="a8"/>
              <w:jc w:val="right"/>
              <w:rPr>
                <w:rFonts w:eastAsiaTheme="minorEastAsia"/>
              </w:rPr>
            </w:pPr>
            <w:r>
              <w:rPr>
                <w:rFonts w:eastAsiaTheme="minorEastAsia"/>
              </w:rPr>
              <w:t xml:space="preserve">Major  </w:t>
            </w:r>
            <w:proofErr w:type="gramStart"/>
            <w:r>
              <w:rPr>
                <w:rFonts w:eastAsiaTheme="minorEastAsia"/>
              </w:rPr>
              <w:t xml:space="preserve">  :</w:t>
            </w:r>
            <w:proofErr w:type="gramEnd"/>
          </w:p>
        </w:tc>
        <w:tc>
          <w:tcPr>
            <w:tcW w:w="5108" w:type="dxa"/>
          </w:tcPr>
          <w:p w14:paraId="3E93D771" w14:textId="61238E91" w:rsidR="00D467EF" w:rsidRPr="00D316B2" w:rsidRDefault="00D316B2" w:rsidP="00D316B2">
            <w:pPr>
              <w:pStyle w:val="a8"/>
              <w:jc w:val="left"/>
              <w:rPr>
                <w:rFonts w:eastAsiaTheme="minorEastAsia" w:cs="Times New Roman"/>
              </w:rPr>
            </w:pPr>
            <w:r>
              <w:rPr>
                <w:rFonts w:eastAsiaTheme="minorEastAsia" w:cs="Times New Roman" w:hint="eastAsia"/>
              </w:rPr>
              <w:t>C</w:t>
            </w:r>
            <w:r>
              <w:rPr>
                <w:rFonts w:eastAsiaTheme="minorEastAsia" w:cs="Times New Roman"/>
              </w:rPr>
              <w:t>omputer Science</w:t>
            </w:r>
          </w:p>
        </w:tc>
      </w:tr>
      <w:tr w:rsidR="00D467EF" w14:paraId="46EA958F" w14:textId="77777777" w:rsidTr="00D316B2">
        <w:tc>
          <w:tcPr>
            <w:tcW w:w="3681" w:type="dxa"/>
          </w:tcPr>
          <w:p w14:paraId="12BE8526" w14:textId="0B983418" w:rsidR="00D467EF" w:rsidRPr="00D316B2" w:rsidRDefault="00D316B2" w:rsidP="00D316B2">
            <w:pPr>
              <w:pStyle w:val="a8"/>
              <w:jc w:val="right"/>
              <w:rPr>
                <w:rFonts w:eastAsiaTheme="minorEastAsia"/>
              </w:rPr>
            </w:pPr>
            <w:r>
              <w:rPr>
                <w:rFonts w:eastAsiaTheme="minorEastAsia" w:hint="eastAsia"/>
              </w:rPr>
              <w:t>N</w:t>
            </w:r>
            <w:r>
              <w:rPr>
                <w:rFonts w:eastAsiaTheme="minorEastAsia"/>
              </w:rPr>
              <w:t xml:space="preserve">ame   </w:t>
            </w:r>
            <w:proofErr w:type="gramStart"/>
            <w:r>
              <w:rPr>
                <w:rFonts w:eastAsiaTheme="minorEastAsia"/>
              </w:rPr>
              <w:t xml:space="preserve">  :</w:t>
            </w:r>
            <w:proofErr w:type="gramEnd"/>
          </w:p>
        </w:tc>
        <w:tc>
          <w:tcPr>
            <w:tcW w:w="5108" w:type="dxa"/>
          </w:tcPr>
          <w:p w14:paraId="3206B8C1" w14:textId="48360329" w:rsidR="00D467EF" w:rsidRPr="00D316B2" w:rsidRDefault="00D316B2" w:rsidP="00D316B2">
            <w:pPr>
              <w:pStyle w:val="a8"/>
              <w:jc w:val="left"/>
              <w:rPr>
                <w:rFonts w:eastAsiaTheme="minorEastAsia" w:cs="Times New Roman"/>
              </w:rPr>
            </w:pPr>
            <w:r>
              <w:rPr>
                <w:rFonts w:eastAsiaTheme="minorEastAsia" w:cs="Times New Roman" w:hint="eastAsia"/>
              </w:rPr>
              <w:t xml:space="preserve"> </w:t>
            </w:r>
            <w:r>
              <w:rPr>
                <w:rFonts w:eastAsiaTheme="minorEastAsia" w:cs="Times New Roman"/>
              </w:rPr>
              <w:t xml:space="preserve"> Li </w:t>
            </w:r>
            <w:proofErr w:type="spellStart"/>
            <w:r>
              <w:rPr>
                <w:rFonts w:eastAsiaTheme="minorEastAsia" w:cs="Times New Roman"/>
              </w:rPr>
              <w:t>Yunhan</w:t>
            </w:r>
            <w:proofErr w:type="spellEnd"/>
          </w:p>
        </w:tc>
      </w:tr>
      <w:tr w:rsidR="00D467EF" w14:paraId="32E1DAA8" w14:textId="77777777" w:rsidTr="00D316B2">
        <w:tc>
          <w:tcPr>
            <w:tcW w:w="3681" w:type="dxa"/>
          </w:tcPr>
          <w:p w14:paraId="307879CC" w14:textId="7A4B01BE" w:rsidR="00D467EF" w:rsidRPr="00D316B2" w:rsidRDefault="00D316B2" w:rsidP="00D316B2">
            <w:pPr>
              <w:pStyle w:val="a8"/>
              <w:jc w:val="right"/>
              <w:rPr>
                <w:rFonts w:eastAsiaTheme="minorEastAsia"/>
              </w:rPr>
            </w:pPr>
            <w:r>
              <w:rPr>
                <w:rFonts w:eastAsiaTheme="minorEastAsia" w:hint="eastAsia"/>
              </w:rPr>
              <w:t>D</w:t>
            </w:r>
            <w:r>
              <w:rPr>
                <w:rFonts w:eastAsiaTheme="minorEastAsia"/>
              </w:rPr>
              <w:t xml:space="preserve">irected </w:t>
            </w:r>
            <w:proofErr w:type="gramStart"/>
            <w:r>
              <w:rPr>
                <w:rFonts w:eastAsiaTheme="minorEastAsia"/>
              </w:rPr>
              <w:t>by :</w:t>
            </w:r>
            <w:proofErr w:type="gramEnd"/>
          </w:p>
        </w:tc>
        <w:tc>
          <w:tcPr>
            <w:tcW w:w="5108" w:type="dxa"/>
          </w:tcPr>
          <w:p w14:paraId="18E561B3" w14:textId="54E1581E" w:rsidR="00D467EF" w:rsidRPr="00D316B2" w:rsidRDefault="00D316B2" w:rsidP="00D316B2">
            <w:pPr>
              <w:pStyle w:val="a8"/>
              <w:jc w:val="left"/>
              <w:rPr>
                <w:rFonts w:eastAsiaTheme="minorEastAsia" w:cs="Times New Roman"/>
              </w:rPr>
            </w:pPr>
            <w:r>
              <w:rPr>
                <w:rFonts w:eastAsiaTheme="minorEastAsia" w:cs="Times New Roman" w:hint="eastAsia"/>
              </w:rPr>
              <w:t xml:space="preserve"> </w:t>
            </w:r>
            <w:r>
              <w:rPr>
                <w:rFonts w:eastAsiaTheme="minorEastAsia" w:cs="Times New Roman"/>
              </w:rPr>
              <w:t xml:space="preserve"> Lu </w:t>
            </w:r>
            <w:proofErr w:type="spellStart"/>
            <w:r>
              <w:rPr>
                <w:rFonts w:eastAsiaTheme="minorEastAsia" w:cs="Times New Roman"/>
              </w:rPr>
              <w:t>Jiamin</w:t>
            </w:r>
            <w:proofErr w:type="spellEnd"/>
          </w:p>
        </w:tc>
      </w:tr>
    </w:tbl>
    <w:p w14:paraId="0D9AFEDA" w14:textId="1ACCEAE1" w:rsidR="00D467EF" w:rsidRDefault="00D467EF" w:rsidP="00D316B2">
      <w:pPr>
        <w:pStyle w:val="a8"/>
        <w:rPr>
          <w:rFonts w:eastAsiaTheme="minorEastAsia"/>
        </w:rPr>
      </w:pPr>
    </w:p>
    <w:p w14:paraId="425B7CB9" w14:textId="77777777" w:rsidR="00D316B2" w:rsidRDefault="00D316B2" w:rsidP="00D316B2">
      <w:pPr>
        <w:pStyle w:val="a8"/>
        <w:rPr>
          <w:rFonts w:eastAsiaTheme="minorEastAsia"/>
        </w:rPr>
      </w:pPr>
    </w:p>
    <w:p w14:paraId="2ECBBF5D" w14:textId="63AF495A" w:rsidR="00D316B2" w:rsidRPr="00D316B2" w:rsidRDefault="00D316B2" w:rsidP="00D316B2">
      <w:pPr>
        <w:pStyle w:val="a8"/>
        <w:rPr>
          <w:rFonts w:eastAsiaTheme="minorEastAsia"/>
          <w:b/>
          <w:bCs w:val="0"/>
          <w:sz w:val="36"/>
          <w:szCs w:val="36"/>
        </w:rPr>
      </w:pPr>
      <w:r w:rsidRPr="00D316B2">
        <w:rPr>
          <w:rFonts w:eastAsiaTheme="minorEastAsia" w:hint="eastAsia"/>
          <w:b/>
          <w:bCs w:val="0"/>
          <w:sz w:val="36"/>
          <w:szCs w:val="36"/>
        </w:rPr>
        <w:t>N</w:t>
      </w:r>
      <w:r w:rsidRPr="00D316B2">
        <w:rPr>
          <w:rFonts w:eastAsiaTheme="minorEastAsia"/>
          <w:b/>
          <w:bCs w:val="0"/>
          <w:sz w:val="36"/>
          <w:szCs w:val="36"/>
        </w:rPr>
        <w:t>ANJING CHINA</w:t>
      </w:r>
    </w:p>
    <w:p w14:paraId="698552A0" w14:textId="721CDD97" w:rsidR="00D316B2" w:rsidRPr="00F94BD4" w:rsidRDefault="008F789C" w:rsidP="00F94BD4">
      <w:pPr>
        <w:widowControl/>
        <w:jc w:val="left"/>
      </w:pPr>
      <w:r>
        <w:br w:type="page"/>
      </w:r>
    </w:p>
    <w:p w14:paraId="3ABFBC9C" w14:textId="77777777" w:rsidR="00D316B2" w:rsidRPr="00613E60" w:rsidRDefault="00D316B2" w:rsidP="00F94BD4">
      <w:pPr>
        <w:pStyle w:val="af1"/>
      </w:pPr>
      <w:r w:rsidRPr="00613E60">
        <w:rPr>
          <w:rFonts w:hint="eastAsia"/>
        </w:rPr>
        <w:lastRenderedPageBreak/>
        <w:t>郑</w:t>
      </w:r>
      <w:r w:rsidRPr="00613E60">
        <w:rPr>
          <w:rFonts w:hint="eastAsia"/>
        </w:rPr>
        <w:t xml:space="preserve"> </w:t>
      </w:r>
      <w:r w:rsidRPr="00613E60">
        <w:rPr>
          <w:rFonts w:hint="eastAsia"/>
        </w:rPr>
        <w:t>重</w:t>
      </w:r>
      <w:r w:rsidRPr="00613E60">
        <w:rPr>
          <w:rFonts w:hint="eastAsia"/>
        </w:rPr>
        <w:t xml:space="preserve"> </w:t>
      </w:r>
      <w:r w:rsidRPr="00613E60">
        <w:rPr>
          <w:rFonts w:hint="eastAsia"/>
        </w:rPr>
        <w:t>声</w:t>
      </w:r>
      <w:r w:rsidRPr="00613E60">
        <w:rPr>
          <w:rFonts w:hint="eastAsia"/>
        </w:rPr>
        <w:t xml:space="preserve"> </w:t>
      </w:r>
      <w:r w:rsidRPr="00613E60">
        <w:rPr>
          <w:rFonts w:hint="eastAsia"/>
        </w:rPr>
        <w:t>明</w:t>
      </w:r>
    </w:p>
    <w:p w14:paraId="4AAF1C17" w14:textId="6B97F435" w:rsidR="00D316B2" w:rsidRDefault="00D316B2" w:rsidP="00D316B2">
      <w:pPr>
        <w:spacing w:line="460" w:lineRule="exact"/>
        <w:jc w:val="left"/>
        <w:rPr>
          <w:rFonts w:ascii="仿宋_GB2312" w:eastAsia="仿宋_GB2312" w:hAnsi="宋体"/>
          <w:szCs w:val="21"/>
        </w:rPr>
      </w:pPr>
    </w:p>
    <w:p w14:paraId="3F808965" w14:textId="77777777" w:rsidR="00D316B2" w:rsidRPr="00613E60" w:rsidRDefault="00D316B2" w:rsidP="00D316B2">
      <w:pPr>
        <w:spacing w:line="460" w:lineRule="exact"/>
        <w:jc w:val="left"/>
        <w:rPr>
          <w:rFonts w:ascii="宋体" w:hAnsi="宋体"/>
          <w:sz w:val="24"/>
          <w:szCs w:val="24"/>
        </w:rPr>
      </w:pPr>
    </w:p>
    <w:p w14:paraId="3AD56C5B" w14:textId="77777777" w:rsidR="00D316B2" w:rsidRPr="00613E60" w:rsidRDefault="00D316B2" w:rsidP="00D316B2">
      <w:pPr>
        <w:spacing w:line="460" w:lineRule="exact"/>
        <w:ind w:firstLineChars="200" w:firstLine="560"/>
        <w:jc w:val="left"/>
        <w:rPr>
          <w:rFonts w:ascii="宋体" w:hAnsi="宋体"/>
          <w:sz w:val="28"/>
          <w:szCs w:val="28"/>
        </w:rPr>
      </w:pPr>
      <w:r w:rsidRPr="00613E60">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14:paraId="39057B68" w14:textId="6CB1ED02" w:rsidR="00D316B2" w:rsidRDefault="00D316B2" w:rsidP="00D316B2">
      <w:pPr>
        <w:spacing w:line="460" w:lineRule="exact"/>
        <w:jc w:val="left"/>
        <w:rPr>
          <w:rFonts w:ascii="仿宋_GB2312" w:eastAsia="仿宋_GB2312" w:hAnsi="宋体"/>
          <w:szCs w:val="21"/>
        </w:rPr>
      </w:pPr>
    </w:p>
    <w:p w14:paraId="00DE4F61" w14:textId="77777777" w:rsidR="00D316B2" w:rsidRPr="00613E60" w:rsidRDefault="00D316B2" w:rsidP="00D316B2">
      <w:pPr>
        <w:spacing w:line="460" w:lineRule="exact"/>
        <w:jc w:val="left"/>
        <w:rPr>
          <w:rFonts w:ascii="宋体" w:hAnsi="宋体"/>
          <w:sz w:val="28"/>
          <w:szCs w:val="28"/>
        </w:rPr>
      </w:pPr>
    </w:p>
    <w:p w14:paraId="225C248B" w14:textId="77777777" w:rsidR="00D316B2" w:rsidRPr="00613E60" w:rsidRDefault="00D316B2" w:rsidP="00D316B2">
      <w:pPr>
        <w:spacing w:line="460" w:lineRule="exact"/>
        <w:jc w:val="left"/>
        <w:rPr>
          <w:rFonts w:ascii="宋体" w:hAnsi="宋体"/>
          <w:sz w:val="28"/>
          <w:szCs w:val="28"/>
        </w:rPr>
      </w:pPr>
    </w:p>
    <w:p w14:paraId="43F2A138" w14:textId="77777777" w:rsidR="00D316B2" w:rsidRPr="00613E60" w:rsidRDefault="00D316B2" w:rsidP="00D316B2">
      <w:pPr>
        <w:spacing w:line="460" w:lineRule="exact"/>
        <w:jc w:val="left"/>
        <w:rPr>
          <w:rFonts w:ascii="宋体" w:hAnsi="宋体"/>
          <w:sz w:val="28"/>
          <w:szCs w:val="28"/>
        </w:rPr>
      </w:pPr>
    </w:p>
    <w:p w14:paraId="4E1FA813" w14:textId="77777777" w:rsidR="00D316B2" w:rsidRPr="00613E60" w:rsidRDefault="00D316B2" w:rsidP="00D316B2">
      <w:pPr>
        <w:spacing w:line="460" w:lineRule="exact"/>
        <w:jc w:val="left"/>
        <w:rPr>
          <w:rFonts w:ascii="宋体" w:hAnsi="宋体"/>
          <w:sz w:val="28"/>
          <w:szCs w:val="28"/>
        </w:rPr>
      </w:pPr>
    </w:p>
    <w:p w14:paraId="2F7FCCBA" w14:textId="77777777" w:rsidR="00D316B2" w:rsidRPr="00613E60" w:rsidRDefault="00D316B2" w:rsidP="00D316B2">
      <w:pPr>
        <w:spacing w:line="460" w:lineRule="exact"/>
        <w:jc w:val="left"/>
        <w:rPr>
          <w:rFonts w:ascii="宋体" w:hAnsi="宋体"/>
          <w:sz w:val="28"/>
          <w:szCs w:val="28"/>
        </w:rPr>
      </w:pPr>
    </w:p>
    <w:p w14:paraId="02A26921" w14:textId="62BFA1E0" w:rsidR="004E3425" w:rsidRPr="00D316B2" w:rsidRDefault="00D316B2" w:rsidP="00D316B2">
      <w:pPr>
        <w:spacing w:line="460" w:lineRule="exact"/>
        <w:jc w:val="left"/>
        <w:rPr>
          <w:rFonts w:ascii="宋体" w:hAnsi="宋体"/>
          <w:sz w:val="28"/>
          <w:szCs w:val="28"/>
        </w:rPr>
      </w:pPr>
      <w:r w:rsidRPr="00613E60">
        <w:rPr>
          <w:rFonts w:ascii="宋体" w:hAnsi="宋体" w:hint="eastAsia"/>
          <w:sz w:val="28"/>
          <w:szCs w:val="28"/>
        </w:rPr>
        <w:t>本人签名：</w:t>
      </w:r>
      <w:r w:rsidRPr="00613E60">
        <w:rPr>
          <w:rFonts w:ascii="宋体" w:hAnsi="宋体" w:hint="eastAsia"/>
          <w:sz w:val="28"/>
          <w:szCs w:val="28"/>
          <w:u w:val="single"/>
        </w:rPr>
        <w:t xml:space="preserve">              </w:t>
      </w:r>
      <w:r w:rsidRPr="00613E60">
        <w:rPr>
          <w:rFonts w:ascii="宋体" w:hAnsi="宋体" w:hint="eastAsia"/>
          <w:sz w:val="28"/>
          <w:szCs w:val="28"/>
        </w:rPr>
        <w:t xml:space="preserve">       </w:t>
      </w:r>
      <w:r w:rsidRPr="00613E60">
        <w:rPr>
          <w:rFonts w:ascii="宋体" w:hAnsi="宋体" w:hint="eastAsia"/>
          <w:sz w:val="28"/>
          <w:szCs w:val="28"/>
        </w:rPr>
        <w:t>日期：</w:t>
      </w:r>
      <w:r w:rsidRPr="00613E60">
        <w:rPr>
          <w:rFonts w:ascii="宋体" w:hAnsi="宋体" w:hint="eastAsia"/>
          <w:sz w:val="28"/>
          <w:szCs w:val="28"/>
          <w:u w:val="single"/>
        </w:rPr>
        <w:t xml:space="preserve">               </w:t>
      </w:r>
    </w:p>
    <w:p w14:paraId="0449B2E4" w14:textId="77777777" w:rsidR="00E40313" w:rsidRDefault="00E40313">
      <w:pPr>
        <w:widowControl/>
        <w:jc w:val="left"/>
        <w:rPr>
          <w:rFonts w:ascii="Times New Roman" w:hAnsi="Times New Roman"/>
          <w:sz w:val="24"/>
        </w:rPr>
      </w:pPr>
    </w:p>
    <w:p w14:paraId="0DFE98C1" w14:textId="7B36E705" w:rsidR="00E40313" w:rsidRDefault="00E40313">
      <w:pPr>
        <w:widowControl/>
        <w:jc w:val="left"/>
        <w:rPr>
          <w:rFonts w:ascii="Times New Roman" w:hAnsi="Times New Roman"/>
          <w:sz w:val="24"/>
        </w:rPr>
        <w:sectPr w:rsidR="00E40313">
          <w:headerReference w:type="default" r:id="rId9"/>
          <w:pgSz w:w="11906" w:h="16838"/>
          <w:pgMar w:top="1440" w:right="1800" w:bottom="1440" w:left="1800" w:header="851" w:footer="992" w:gutter="0"/>
          <w:cols w:space="425"/>
          <w:docGrid w:type="lines" w:linePitch="312"/>
        </w:sectPr>
      </w:pPr>
    </w:p>
    <w:p w14:paraId="4E59FD9D" w14:textId="4D8F500B" w:rsidR="00D316B2" w:rsidRDefault="00D316B2">
      <w:pPr>
        <w:widowControl/>
        <w:jc w:val="left"/>
        <w:rPr>
          <w:rFonts w:ascii="Times New Roman" w:hAnsi="Times New Roman"/>
          <w:sz w:val="24"/>
        </w:rPr>
      </w:pPr>
    </w:p>
    <w:p w14:paraId="2CD685C8" w14:textId="6BB67C8A" w:rsidR="00B5103C" w:rsidRPr="00613E60" w:rsidRDefault="00B5103C" w:rsidP="00AB1012">
      <w:pPr>
        <w:pStyle w:val="af2"/>
        <w:ind w:firstLine="420"/>
      </w:pPr>
      <w:bookmarkStart w:id="0" w:name="_Toc131253741"/>
      <w:bookmarkStart w:id="1" w:name="_Toc132115321"/>
      <w:r w:rsidRPr="00613E60">
        <w:rPr>
          <w:rFonts w:hint="eastAsia"/>
        </w:rPr>
        <w:t>摘要</w:t>
      </w:r>
      <w:bookmarkEnd w:id="0"/>
      <w:bookmarkEnd w:id="1"/>
    </w:p>
    <w:p w14:paraId="14CE0B48" w14:textId="023DA274" w:rsidR="00D316B2" w:rsidRPr="00F94BD4" w:rsidRDefault="00D316B2" w:rsidP="00F94BD4">
      <w:pPr>
        <w:pStyle w:val="a9"/>
        <w:ind w:firstLine="480"/>
      </w:pPr>
    </w:p>
    <w:p w14:paraId="118DDF49" w14:textId="0ABBAE45" w:rsidR="00B5103C" w:rsidRDefault="00B5103C">
      <w:pPr>
        <w:widowControl/>
        <w:jc w:val="left"/>
        <w:rPr>
          <w:rFonts w:ascii="Times New Roman" w:hAnsi="Times New Roman"/>
          <w:sz w:val="24"/>
        </w:rPr>
      </w:pPr>
      <w:r>
        <w:br w:type="page"/>
      </w:r>
    </w:p>
    <w:p w14:paraId="66D02E3C" w14:textId="67761A4A" w:rsidR="00B36280" w:rsidRDefault="00B36280">
      <w:pPr>
        <w:widowControl/>
        <w:jc w:val="left"/>
      </w:pPr>
    </w:p>
    <w:p w14:paraId="3D8C3AB8" w14:textId="77777777" w:rsidR="00B36280" w:rsidRPr="00613E60" w:rsidRDefault="00B36280" w:rsidP="00F94BD4">
      <w:pPr>
        <w:pStyle w:val="af3"/>
      </w:pPr>
      <w:bookmarkStart w:id="2" w:name="_Toc131253742"/>
      <w:bookmarkStart w:id="3" w:name="_Toc132115322"/>
      <w:r w:rsidRPr="00613E60">
        <w:t>ABSTRACT</w:t>
      </w:r>
      <w:bookmarkEnd w:id="2"/>
      <w:bookmarkEnd w:id="3"/>
    </w:p>
    <w:p w14:paraId="38DB7E12" w14:textId="47B56E59" w:rsidR="00B36280" w:rsidRDefault="00B36280">
      <w:pPr>
        <w:widowControl/>
        <w:jc w:val="left"/>
      </w:pPr>
    </w:p>
    <w:p w14:paraId="16572D71" w14:textId="62003F66" w:rsidR="00B36280" w:rsidRDefault="00B36280" w:rsidP="00B36280">
      <w:pPr>
        <w:pStyle w:val="aa"/>
      </w:pPr>
      <w:r w:rsidRPr="00613E60">
        <w:rPr>
          <w:rFonts w:hint="eastAsia"/>
        </w:rPr>
        <w:t xml:space="preserve">Fluvial river </w:t>
      </w:r>
      <w:r w:rsidRPr="00613E60">
        <w:t xml:space="preserve">processes evolve over time in response to the constant interaction between </w:t>
      </w:r>
      <w:r w:rsidRPr="00613E60">
        <w:rPr>
          <w:rFonts w:hint="eastAsia"/>
        </w:rPr>
        <w:t xml:space="preserve">sediment and </w:t>
      </w:r>
      <w:r w:rsidRPr="00613E60">
        <w:t xml:space="preserve">the </w:t>
      </w:r>
      <w:r w:rsidRPr="00613E60">
        <w:rPr>
          <w:rFonts w:hint="eastAsia"/>
        </w:rPr>
        <w:t>water</w:t>
      </w:r>
      <w:r w:rsidRPr="00613E60">
        <w:t xml:space="preserve"> column. If vegetation is present within the water column, the change in turbulence characteristics will impact the movement of sediment, in particular the settling velocity</w:t>
      </w:r>
      <w:r w:rsidRPr="00613E60">
        <w:rPr>
          <w:rFonts w:hint="eastAsia"/>
        </w:rPr>
        <w:t xml:space="preserve">. </w:t>
      </w:r>
      <w:r w:rsidRPr="00613E60">
        <w:t>I</w:t>
      </w:r>
      <w:r w:rsidRPr="00613E60">
        <w:rPr>
          <w:rFonts w:hint="eastAsia"/>
        </w:rPr>
        <w:t xml:space="preserve">n </w:t>
      </w:r>
      <w:r w:rsidRPr="00613E60">
        <w:t>this</w:t>
      </w:r>
      <w:r w:rsidRPr="00613E60">
        <w:rPr>
          <w:rFonts w:hint="eastAsia"/>
        </w:rPr>
        <w:t xml:space="preserve"> paper</w:t>
      </w:r>
      <w:r w:rsidRPr="00613E60">
        <w:t>,</w:t>
      </w:r>
      <w:r w:rsidRPr="00613E60">
        <w:rPr>
          <w:rFonts w:hint="eastAsia"/>
        </w:rPr>
        <w:t xml:space="preserve"> </w:t>
      </w:r>
      <w:r w:rsidRPr="00613E60">
        <w:t>the</w:t>
      </w:r>
      <w:r w:rsidRPr="00613E60">
        <w:rPr>
          <w:rFonts w:hint="eastAsia"/>
        </w:rPr>
        <w:t xml:space="preserve"> influence</w:t>
      </w:r>
      <w:r w:rsidRPr="00613E60">
        <w:t xml:space="preserve"> of vegetation</w:t>
      </w:r>
      <w:r w:rsidRPr="00613E60">
        <w:rPr>
          <w:rFonts w:hint="eastAsia"/>
        </w:rPr>
        <w:t xml:space="preserve"> on the settling velocities of sediment particles is studie</w:t>
      </w:r>
      <w:r w:rsidRPr="00613E60">
        <w:t>d experimentally</w:t>
      </w:r>
      <w:r w:rsidRPr="00613E60">
        <w:rPr>
          <w:rFonts w:hint="eastAsia"/>
        </w:rPr>
        <w:t xml:space="preserve">. </w:t>
      </w:r>
      <w:proofErr w:type="gramStart"/>
      <w:r w:rsidRPr="00613E60">
        <w:t xml:space="preserve">The </w:t>
      </w:r>
      <w:r w:rsidRPr="00613E60">
        <w:rPr>
          <w:rFonts w:hint="eastAsia"/>
        </w:rPr>
        <w:t xml:space="preserve"> non</w:t>
      </w:r>
      <w:proofErr w:type="gramEnd"/>
      <w:r w:rsidRPr="00613E60">
        <w:rPr>
          <w:rFonts w:hint="eastAsia"/>
        </w:rPr>
        <w:t>-submerged vegetation</w:t>
      </w:r>
      <w:r w:rsidRPr="00613E60">
        <w:t xml:space="preserve"> friction</w:t>
      </w:r>
      <w:r w:rsidRPr="00613E60">
        <w:rPr>
          <w:rFonts w:hint="eastAsia"/>
        </w:rPr>
        <w:t xml:space="preserve"> factor in steady </w:t>
      </w:r>
      <w:r w:rsidRPr="00613E60">
        <w:t xml:space="preserve">uniform </w:t>
      </w:r>
      <w:r w:rsidRPr="00613E60">
        <w:rPr>
          <w:rFonts w:hint="eastAsia"/>
        </w:rPr>
        <w:t xml:space="preserve">flow </w:t>
      </w:r>
      <w:r w:rsidRPr="00613E60">
        <w:t xml:space="preserve">is considered </w:t>
      </w:r>
      <w:r w:rsidRPr="00613E60">
        <w:rPr>
          <w:rFonts w:hint="eastAsia"/>
        </w:rPr>
        <w:t xml:space="preserve">by </w:t>
      </w:r>
      <w:r w:rsidRPr="00613E60">
        <w:t xml:space="preserve">under </w:t>
      </w:r>
      <w:r w:rsidRPr="00613E60">
        <w:rPr>
          <w:rFonts w:hint="eastAsia"/>
        </w:rPr>
        <w:t xml:space="preserve">different </w:t>
      </w:r>
      <w:r w:rsidRPr="00613E60">
        <w:t xml:space="preserve">flume </w:t>
      </w:r>
      <w:r w:rsidRPr="00613E60">
        <w:rPr>
          <w:rFonts w:hint="eastAsia"/>
        </w:rPr>
        <w:t xml:space="preserve">discharge </w:t>
      </w:r>
      <w:r w:rsidRPr="00613E60">
        <w:t>quantities</w:t>
      </w:r>
      <w:r w:rsidRPr="00613E60">
        <w:rPr>
          <w:rFonts w:hint="eastAsia"/>
        </w:rPr>
        <w:t xml:space="preserve">. </w:t>
      </w:r>
      <w:r w:rsidRPr="00613E60">
        <w:t>T</w:t>
      </w:r>
      <w:r w:rsidRPr="00613E60">
        <w:rPr>
          <w:rFonts w:hint="eastAsia"/>
        </w:rPr>
        <w:t>he main</w:t>
      </w:r>
      <w:r w:rsidRPr="00613E60">
        <w:t xml:space="preserve"> outcomes</w:t>
      </w:r>
      <w:r w:rsidRPr="00613E60">
        <w:rPr>
          <w:rFonts w:hint="eastAsia"/>
        </w:rPr>
        <w:t xml:space="preserve"> can be summarized as </w:t>
      </w:r>
      <w:proofErr w:type="gramStart"/>
      <w:r w:rsidRPr="00613E60">
        <w:rPr>
          <w:rFonts w:hint="eastAsia"/>
        </w:rPr>
        <w:t>follows:</w:t>
      </w:r>
      <w:r>
        <w:t>…</w:t>
      </w:r>
      <w:proofErr w:type="gramEnd"/>
    </w:p>
    <w:p w14:paraId="05D89F90" w14:textId="626E0E15" w:rsidR="00CA0810" w:rsidRDefault="00B36280" w:rsidP="00CA0810">
      <w:pPr>
        <w:spacing w:line="360" w:lineRule="auto"/>
        <w:ind w:firstLineChars="200" w:firstLine="480"/>
        <w:rPr>
          <w:rFonts w:ascii="Times New Roman" w:hAnsi="Times New Roman"/>
          <w:sz w:val="24"/>
          <w:szCs w:val="24"/>
        </w:rPr>
      </w:pPr>
      <w:r w:rsidRPr="00613E60">
        <w:rPr>
          <w:rFonts w:ascii="Times New Roman" w:hAnsi="Times New Roman"/>
          <w:b/>
          <w:sz w:val="24"/>
          <w:szCs w:val="24"/>
        </w:rPr>
        <w:t>Key words:</w:t>
      </w:r>
      <w:r w:rsidRPr="00613E60">
        <w:rPr>
          <w:rFonts w:ascii="Times New Roman" w:hAnsi="Times New Roman" w:hint="eastAsia"/>
          <w:sz w:val="24"/>
          <w:szCs w:val="24"/>
        </w:rPr>
        <w:t xml:space="preserve"> sediment</w:t>
      </w:r>
      <w:r w:rsidRPr="00613E60">
        <w:rPr>
          <w:rFonts w:ascii="Times New Roman" w:hAnsi="Times New Roman" w:hint="eastAsia"/>
          <w:sz w:val="24"/>
          <w:szCs w:val="24"/>
        </w:rPr>
        <w:t>；</w:t>
      </w:r>
      <w:r w:rsidRPr="00613E60">
        <w:rPr>
          <w:rFonts w:ascii="Times New Roman" w:hAnsi="Times New Roman" w:hint="eastAsia"/>
          <w:sz w:val="24"/>
          <w:szCs w:val="24"/>
        </w:rPr>
        <w:t>rigid vegetation</w:t>
      </w:r>
      <w:r w:rsidRPr="00613E60">
        <w:rPr>
          <w:rFonts w:ascii="Times New Roman" w:hAnsi="Times New Roman" w:hint="eastAsia"/>
          <w:sz w:val="24"/>
          <w:szCs w:val="24"/>
        </w:rPr>
        <w:t>；</w:t>
      </w:r>
      <w:r w:rsidRPr="00613E60">
        <w:rPr>
          <w:rFonts w:ascii="Times New Roman" w:hAnsi="Times New Roman" w:hint="eastAsia"/>
          <w:sz w:val="24"/>
          <w:szCs w:val="24"/>
        </w:rPr>
        <w:t xml:space="preserve">settling </w:t>
      </w:r>
      <w:r w:rsidRPr="00613E60">
        <w:rPr>
          <w:rFonts w:ascii="Times New Roman" w:hAnsi="Times New Roman"/>
          <w:sz w:val="24"/>
          <w:szCs w:val="24"/>
        </w:rPr>
        <w:t>velocity</w:t>
      </w:r>
      <w:r w:rsidRPr="00613E60">
        <w:rPr>
          <w:rFonts w:ascii="Times New Roman" w:hAnsi="Times New Roman" w:hint="eastAsia"/>
          <w:sz w:val="24"/>
          <w:szCs w:val="24"/>
        </w:rPr>
        <w:t>；</w:t>
      </w:r>
      <w:r w:rsidRPr="00613E60">
        <w:rPr>
          <w:rFonts w:ascii="Times New Roman" w:hAnsi="Times New Roman"/>
          <w:sz w:val="24"/>
          <w:szCs w:val="24"/>
        </w:rPr>
        <w:t>turbulence</w:t>
      </w:r>
      <w:r w:rsidRPr="00613E60">
        <w:rPr>
          <w:rFonts w:ascii="Times New Roman" w:hAnsi="Times New Roman" w:hint="eastAsia"/>
          <w:sz w:val="24"/>
          <w:szCs w:val="24"/>
        </w:rPr>
        <w:t xml:space="preserve"> </w:t>
      </w:r>
      <w:r w:rsidRPr="00613E60">
        <w:rPr>
          <w:rFonts w:ascii="Times New Roman" w:hAnsi="Times New Roman"/>
          <w:sz w:val="24"/>
          <w:szCs w:val="24"/>
        </w:rPr>
        <w:t>characterize</w:t>
      </w:r>
    </w:p>
    <w:p w14:paraId="285D0A78" w14:textId="77777777" w:rsidR="00CA0810" w:rsidRDefault="00CA0810" w:rsidP="00CA0810">
      <w:pPr>
        <w:spacing w:line="360" w:lineRule="auto"/>
        <w:rPr>
          <w:rFonts w:ascii="宋体" w:hAnsi="宋体"/>
          <w:sz w:val="24"/>
          <w:szCs w:val="24"/>
        </w:rPr>
      </w:pPr>
    </w:p>
    <w:p w14:paraId="201E4DC9" w14:textId="45D3EDAB" w:rsidR="00316E68" w:rsidRDefault="00316E68" w:rsidP="00CA0810">
      <w:pPr>
        <w:sectPr w:rsidR="00316E68" w:rsidSect="000962A5">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p w14:paraId="4807557E" w14:textId="61688396" w:rsidR="00316E68" w:rsidRPr="00316E68" w:rsidRDefault="00316E68" w:rsidP="00316E68">
      <w:pPr>
        <w:pStyle w:val="af5"/>
      </w:pPr>
      <w:bookmarkStart w:id="4" w:name="_Toc132115323"/>
      <w:r w:rsidRPr="00316E68">
        <w:rPr>
          <w:rFonts w:hint="eastAsia"/>
        </w:rPr>
        <w:lastRenderedPageBreak/>
        <w:t>目录</w:t>
      </w:r>
      <w:bookmarkEnd w:id="4"/>
    </w:p>
    <w:p w14:paraId="0C2C31A8" w14:textId="1461E0A6" w:rsidR="008E74CE" w:rsidRDefault="00316E68">
      <w:pPr>
        <w:pStyle w:val="TOC1"/>
        <w:tabs>
          <w:tab w:val="right" w:leader="dot" w:pos="8296"/>
        </w:tabs>
        <w:rPr>
          <w:noProof/>
        </w:rPr>
      </w:pPr>
      <w:r>
        <w:fldChar w:fldCharType="begin"/>
      </w:r>
      <w:r>
        <w:instrText xml:space="preserve"> </w:instrText>
      </w:r>
      <w:r>
        <w:rPr>
          <w:rFonts w:hint="eastAsia"/>
        </w:rPr>
        <w:instrText>TOC \o "1-3" \h \z \t "</w:instrText>
      </w:r>
      <w:r>
        <w:rPr>
          <w:rFonts w:hint="eastAsia"/>
        </w:rPr>
        <w:instrText>中文摘要标题</w:instrText>
      </w:r>
      <w:r>
        <w:rPr>
          <w:rFonts w:hint="eastAsia"/>
        </w:rPr>
        <w:instrText>,1,</w:instrText>
      </w:r>
      <w:r>
        <w:rPr>
          <w:rFonts w:hint="eastAsia"/>
        </w:rPr>
        <w:instrText>英文摘要标题</w:instrText>
      </w:r>
      <w:r>
        <w:rPr>
          <w:rFonts w:hint="eastAsia"/>
        </w:rPr>
        <w:instrText>,1,</w:instrText>
      </w:r>
      <w:r>
        <w:rPr>
          <w:rFonts w:hint="eastAsia"/>
        </w:rPr>
        <w:instrText>目录</w:instrText>
      </w:r>
      <w:r>
        <w:rPr>
          <w:rFonts w:hint="eastAsia"/>
        </w:rPr>
        <w:instrText>,1"</w:instrText>
      </w:r>
      <w:r>
        <w:instrText xml:space="preserve"> </w:instrText>
      </w:r>
      <w:r>
        <w:fldChar w:fldCharType="separate"/>
      </w:r>
      <w:hyperlink w:anchor="_Toc132115321" w:history="1">
        <w:r w:rsidR="008E74CE" w:rsidRPr="00326577">
          <w:rPr>
            <w:rStyle w:val="af4"/>
            <w:rFonts w:hint="eastAsia"/>
            <w:noProof/>
          </w:rPr>
          <w:t>摘要</w:t>
        </w:r>
        <w:r w:rsidR="008E74CE">
          <w:rPr>
            <w:noProof/>
            <w:webHidden/>
          </w:rPr>
          <w:tab/>
        </w:r>
        <w:r w:rsidR="008E74CE">
          <w:rPr>
            <w:noProof/>
            <w:webHidden/>
          </w:rPr>
          <w:fldChar w:fldCharType="begin"/>
        </w:r>
        <w:r w:rsidR="008E74CE">
          <w:rPr>
            <w:noProof/>
            <w:webHidden/>
          </w:rPr>
          <w:instrText xml:space="preserve"> PAGEREF _Toc132115321 \h </w:instrText>
        </w:r>
        <w:r w:rsidR="008E74CE">
          <w:rPr>
            <w:noProof/>
            <w:webHidden/>
          </w:rPr>
        </w:r>
        <w:r w:rsidR="008E74CE">
          <w:rPr>
            <w:noProof/>
            <w:webHidden/>
          </w:rPr>
          <w:fldChar w:fldCharType="separate"/>
        </w:r>
        <w:r w:rsidR="008E74CE">
          <w:rPr>
            <w:noProof/>
            <w:webHidden/>
          </w:rPr>
          <w:t>I</w:t>
        </w:r>
        <w:r w:rsidR="008E74CE">
          <w:rPr>
            <w:noProof/>
            <w:webHidden/>
          </w:rPr>
          <w:fldChar w:fldCharType="end"/>
        </w:r>
      </w:hyperlink>
    </w:p>
    <w:p w14:paraId="1679B680" w14:textId="140C5499" w:rsidR="008E74CE" w:rsidRDefault="00C92DCF">
      <w:pPr>
        <w:pStyle w:val="TOC1"/>
        <w:tabs>
          <w:tab w:val="right" w:leader="dot" w:pos="8296"/>
        </w:tabs>
        <w:rPr>
          <w:noProof/>
        </w:rPr>
      </w:pPr>
      <w:hyperlink w:anchor="_Toc132115322" w:history="1">
        <w:r w:rsidR="008E74CE" w:rsidRPr="00326577">
          <w:rPr>
            <w:rStyle w:val="af4"/>
            <w:noProof/>
          </w:rPr>
          <w:t>ABSTRACT</w:t>
        </w:r>
        <w:r w:rsidR="008E74CE">
          <w:rPr>
            <w:noProof/>
            <w:webHidden/>
          </w:rPr>
          <w:tab/>
        </w:r>
        <w:r w:rsidR="008E74CE">
          <w:rPr>
            <w:noProof/>
            <w:webHidden/>
          </w:rPr>
          <w:fldChar w:fldCharType="begin"/>
        </w:r>
        <w:r w:rsidR="008E74CE">
          <w:rPr>
            <w:noProof/>
            <w:webHidden/>
          </w:rPr>
          <w:instrText xml:space="preserve"> PAGEREF _Toc132115322 \h </w:instrText>
        </w:r>
        <w:r w:rsidR="008E74CE">
          <w:rPr>
            <w:noProof/>
            <w:webHidden/>
          </w:rPr>
        </w:r>
        <w:r w:rsidR="008E74CE">
          <w:rPr>
            <w:noProof/>
            <w:webHidden/>
          </w:rPr>
          <w:fldChar w:fldCharType="separate"/>
        </w:r>
        <w:r w:rsidR="008E74CE">
          <w:rPr>
            <w:noProof/>
            <w:webHidden/>
          </w:rPr>
          <w:t>II</w:t>
        </w:r>
        <w:r w:rsidR="008E74CE">
          <w:rPr>
            <w:noProof/>
            <w:webHidden/>
          </w:rPr>
          <w:fldChar w:fldCharType="end"/>
        </w:r>
      </w:hyperlink>
    </w:p>
    <w:p w14:paraId="565B1661" w14:textId="1C5D184F" w:rsidR="008E74CE" w:rsidRDefault="00C92DCF">
      <w:pPr>
        <w:pStyle w:val="TOC1"/>
        <w:tabs>
          <w:tab w:val="right" w:leader="dot" w:pos="8296"/>
        </w:tabs>
        <w:rPr>
          <w:noProof/>
        </w:rPr>
      </w:pPr>
      <w:hyperlink w:anchor="_Toc132115323" w:history="1">
        <w:r w:rsidR="008E74CE" w:rsidRPr="00326577">
          <w:rPr>
            <w:rStyle w:val="af4"/>
            <w:rFonts w:hint="eastAsia"/>
            <w:noProof/>
          </w:rPr>
          <w:t>目录</w:t>
        </w:r>
        <w:r w:rsidR="008E74CE">
          <w:rPr>
            <w:noProof/>
            <w:webHidden/>
          </w:rPr>
          <w:tab/>
        </w:r>
        <w:r w:rsidR="008E74CE">
          <w:rPr>
            <w:noProof/>
            <w:webHidden/>
          </w:rPr>
          <w:fldChar w:fldCharType="begin"/>
        </w:r>
        <w:r w:rsidR="008E74CE">
          <w:rPr>
            <w:noProof/>
            <w:webHidden/>
          </w:rPr>
          <w:instrText xml:space="preserve"> PAGEREF _Toc132115323 \h </w:instrText>
        </w:r>
        <w:r w:rsidR="008E74CE">
          <w:rPr>
            <w:noProof/>
            <w:webHidden/>
          </w:rPr>
        </w:r>
        <w:r w:rsidR="008E74CE">
          <w:rPr>
            <w:noProof/>
            <w:webHidden/>
          </w:rPr>
          <w:fldChar w:fldCharType="separate"/>
        </w:r>
        <w:r w:rsidR="008E74CE">
          <w:rPr>
            <w:noProof/>
            <w:webHidden/>
          </w:rPr>
          <w:t>III</w:t>
        </w:r>
        <w:r w:rsidR="008E74CE">
          <w:rPr>
            <w:noProof/>
            <w:webHidden/>
          </w:rPr>
          <w:fldChar w:fldCharType="end"/>
        </w:r>
      </w:hyperlink>
    </w:p>
    <w:p w14:paraId="7F7664D2" w14:textId="4E7CC540" w:rsidR="008E74CE" w:rsidRDefault="00C92DCF">
      <w:pPr>
        <w:pStyle w:val="TOC1"/>
        <w:tabs>
          <w:tab w:val="left" w:pos="1050"/>
          <w:tab w:val="right" w:leader="dot" w:pos="8296"/>
        </w:tabs>
        <w:rPr>
          <w:noProof/>
        </w:rPr>
      </w:pPr>
      <w:hyperlink w:anchor="_Toc132115324" w:history="1">
        <w:r w:rsidR="008E74CE" w:rsidRPr="00326577">
          <w:rPr>
            <w:rStyle w:val="af4"/>
            <w:rFonts w:hint="eastAsia"/>
            <w:noProof/>
          </w:rPr>
          <w:t>第</w:t>
        </w:r>
        <w:r w:rsidR="008E74CE" w:rsidRPr="00326577">
          <w:rPr>
            <w:rStyle w:val="af4"/>
            <w:rFonts w:hint="eastAsia"/>
            <w:noProof/>
          </w:rPr>
          <w:t>1</w:t>
        </w:r>
        <w:r w:rsidR="008E74CE" w:rsidRPr="00326577">
          <w:rPr>
            <w:rStyle w:val="af4"/>
            <w:rFonts w:hint="eastAsia"/>
            <w:noProof/>
          </w:rPr>
          <w:t>章</w:t>
        </w:r>
        <w:r w:rsidR="008E74CE">
          <w:rPr>
            <w:noProof/>
          </w:rPr>
          <w:tab/>
        </w:r>
        <w:r w:rsidR="008E74CE" w:rsidRPr="00326577">
          <w:rPr>
            <w:rStyle w:val="af4"/>
            <w:rFonts w:hint="eastAsia"/>
            <w:noProof/>
          </w:rPr>
          <w:t>绪论</w:t>
        </w:r>
        <w:r w:rsidR="008E74CE">
          <w:rPr>
            <w:noProof/>
            <w:webHidden/>
          </w:rPr>
          <w:tab/>
        </w:r>
        <w:r w:rsidR="008E74CE">
          <w:rPr>
            <w:noProof/>
            <w:webHidden/>
          </w:rPr>
          <w:fldChar w:fldCharType="begin"/>
        </w:r>
        <w:r w:rsidR="008E74CE">
          <w:rPr>
            <w:noProof/>
            <w:webHidden/>
          </w:rPr>
          <w:instrText xml:space="preserve"> PAGEREF _Toc132115324 \h </w:instrText>
        </w:r>
        <w:r w:rsidR="008E74CE">
          <w:rPr>
            <w:noProof/>
            <w:webHidden/>
          </w:rPr>
        </w:r>
        <w:r w:rsidR="008E74CE">
          <w:rPr>
            <w:noProof/>
            <w:webHidden/>
          </w:rPr>
          <w:fldChar w:fldCharType="separate"/>
        </w:r>
        <w:r w:rsidR="008E74CE">
          <w:rPr>
            <w:noProof/>
            <w:webHidden/>
          </w:rPr>
          <w:t>1</w:t>
        </w:r>
        <w:r w:rsidR="008E74CE">
          <w:rPr>
            <w:noProof/>
            <w:webHidden/>
          </w:rPr>
          <w:fldChar w:fldCharType="end"/>
        </w:r>
      </w:hyperlink>
    </w:p>
    <w:p w14:paraId="7C06C778" w14:textId="58183C47" w:rsidR="008E74CE" w:rsidRDefault="00C92DCF">
      <w:pPr>
        <w:pStyle w:val="TOC2"/>
        <w:tabs>
          <w:tab w:val="left" w:pos="1050"/>
          <w:tab w:val="right" w:leader="dot" w:pos="8296"/>
        </w:tabs>
        <w:rPr>
          <w:noProof/>
        </w:rPr>
      </w:pPr>
      <w:hyperlink w:anchor="_Toc132115325" w:history="1">
        <w:r w:rsidR="008E74CE" w:rsidRPr="00326577">
          <w:rPr>
            <w:rStyle w:val="af4"/>
            <w:noProof/>
          </w:rPr>
          <w:t>1.1</w:t>
        </w:r>
        <w:r w:rsidR="008E74CE">
          <w:rPr>
            <w:noProof/>
          </w:rPr>
          <w:tab/>
        </w:r>
        <w:r w:rsidR="008E74CE" w:rsidRPr="00326577">
          <w:rPr>
            <w:rStyle w:val="af4"/>
            <w:rFonts w:hint="eastAsia"/>
            <w:noProof/>
          </w:rPr>
          <w:t>研究背景和意义</w:t>
        </w:r>
        <w:r w:rsidR="008E74CE">
          <w:rPr>
            <w:noProof/>
            <w:webHidden/>
          </w:rPr>
          <w:tab/>
        </w:r>
        <w:r w:rsidR="008E74CE">
          <w:rPr>
            <w:noProof/>
            <w:webHidden/>
          </w:rPr>
          <w:fldChar w:fldCharType="begin"/>
        </w:r>
        <w:r w:rsidR="008E74CE">
          <w:rPr>
            <w:noProof/>
            <w:webHidden/>
          </w:rPr>
          <w:instrText xml:space="preserve"> PAGEREF _Toc132115325 \h </w:instrText>
        </w:r>
        <w:r w:rsidR="008E74CE">
          <w:rPr>
            <w:noProof/>
            <w:webHidden/>
          </w:rPr>
        </w:r>
        <w:r w:rsidR="008E74CE">
          <w:rPr>
            <w:noProof/>
            <w:webHidden/>
          </w:rPr>
          <w:fldChar w:fldCharType="separate"/>
        </w:r>
        <w:r w:rsidR="008E74CE">
          <w:rPr>
            <w:noProof/>
            <w:webHidden/>
          </w:rPr>
          <w:t>1</w:t>
        </w:r>
        <w:r w:rsidR="008E74CE">
          <w:rPr>
            <w:noProof/>
            <w:webHidden/>
          </w:rPr>
          <w:fldChar w:fldCharType="end"/>
        </w:r>
      </w:hyperlink>
    </w:p>
    <w:p w14:paraId="2B1F381D" w14:textId="22D5B404" w:rsidR="008E74CE" w:rsidRDefault="00C92DCF">
      <w:pPr>
        <w:pStyle w:val="TOC2"/>
        <w:tabs>
          <w:tab w:val="left" w:pos="1050"/>
          <w:tab w:val="right" w:leader="dot" w:pos="8296"/>
        </w:tabs>
        <w:rPr>
          <w:noProof/>
        </w:rPr>
      </w:pPr>
      <w:hyperlink w:anchor="_Toc132115326" w:history="1">
        <w:r w:rsidR="008E74CE" w:rsidRPr="00326577">
          <w:rPr>
            <w:rStyle w:val="af4"/>
            <w:noProof/>
          </w:rPr>
          <w:t>1.2</w:t>
        </w:r>
        <w:r w:rsidR="008E74CE">
          <w:rPr>
            <w:noProof/>
          </w:rPr>
          <w:tab/>
        </w:r>
        <w:r w:rsidR="008E74CE" w:rsidRPr="00326577">
          <w:rPr>
            <w:rStyle w:val="af4"/>
            <w:rFonts w:hint="eastAsia"/>
            <w:noProof/>
          </w:rPr>
          <w:t>研究现状</w:t>
        </w:r>
        <w:r w:rsidR="008E74CE">
          <w:rPr>
            <w:noProof/>
            <w:webHidden/>
          </w:rPr>
          <w:tab/>
        </w:r>
        <w:r w:rsidR="008E74CE">
          <w:rPr>
            <w:noProof/>
            <w:webHidden/>
          </w:rPr>
          <w:fldChar w:fldCharType="begin"/>
        </w:r>
        <w:r w:rsidR="008E74CE">
          <w:rPr>
            <w:noProof/>
            <w:webHidden/>
          </w:rPr>
          <w:instrText xml:space="preserve"> PAGEREF _Toc132115326 \h </w:instrText>
        </w:r>
        <w:r w:rsidR="008E74CE">
          <w:rPr>
            <w:noProof/>
            <w:webHidden/>
          </w:rPr>
        </w:r>
        <w:r w:rsidR="008E74CE">
          <w:rPr>
            <w:noProof/>
            <w:webHidden/>
          </w:rPr>
          <w:fldChar w:fldCharType="separate"/>
        </w:r>
        <w:r w:rsidR="008E74CE">
          <w:rPr>
            <w:noProof/>
            <w:webHidden/>
          </w:rPr>
          <w:t>1</w:t>
        </w:r>
        <w:r w:rsidR="008E74CE">
          <w:rPr>
            <w:noProof/>
            <w:webHidden/>
          </w:rPr>
          <w:fldChar w:fldCharType="end"/>
        </w:r>
      </w:hyperlink>
    </w:p>
    <w:p w14:paraId="67B86B34" w14:textId="6F75E9E3" w:rsidR="008E74CE" w:rsidRDefault="00C92DCF">
      <w:pPr>
        <w:pStyle w:val="TOC2"/>
        <w:tabs>
          <w:tab w:val="left" w:pos="1050"/>
          <w:tab w:val="right" w:leader="dot" w:pos="8296"/>
        </w:tabs>
        <w:rPr>
          <w:noProof/>
        </w:rPr>
      </w:pPr>
      <w:hyperlink w:anchor="_Toc132115327" w:history="1">
        <w:r w:rsidR="008E74CE" w:rsidRPr="00326577">
          <w:rPr>
            <w:rStyle w:val="af4"/>
            <w:noProof/>
          </w:rPr>
          <w:t>1.3</w:t>
        </w:r>
        <w:r w:rsidR="008E74CE">
          <w:rPr>
            <w:noProof/>
          </w:rPr>
          <w:tab/>
        </w:r>
        <w:r w:rsidR="008E74CE" w:rsidRPr="00326577">
          <w:rPr>
            <w:rStyle w:val="af4"/>
            <w:rFonts w:hint="eastAsia"/>
            <w:noProof/>
          </w:rPr>
          <w:t>研究成果</w:t>
        </w:r>
        <w:r w:rsidR="008E74CE">
          <w:rPr>
            <w:noProof/>
            <w:webHidden/>
          </w:rPr>
          <w:tab/>
        </w:r>
        <w:r w:rsidR="008E74CE">
          <w:rPr>
            <w:noProof/>
            <w:webHidden/>
          </w:rPr>
          <w:fldChar w:fldCharType="begin"/>
        </w:r>
        <w:r w:rsidR="008E74CE">
          <w:rPr>
            <w:noProof/>
            <w:webHidden/>
          </w:rPr>
          <w:instrText xml:space="preserve"> PAGEREF _Toc132115327 \h </w:instrText>
        </w:r>
        <w:r w:rsidR="008E74CE">
          <w:rPr>
            <w:noProof/>
            <w:webHidden/>
          </w:rPr>
        </w:r>
        <w:r w:rsidR="008E74CE">
          <w:rPr>
            <w:noProof/>
            <w:webHidden/>
          </w:rPr>
          <w:fldChar w:fldCharType="separate"/>
        </w:r>
        <w:r w:rsidR="008E74CE">
          <w:rPr>
            <w:noProof/>
            <w:webHidden/>
          </w:rPr>
          <w:t>2</w:t>
        </w:r>
        <w:r w:rsidR="008E74CE">
          <w:rPr>
            <w:noProof/>
            <w:webHidden/>
          </w:rPr>
          <w:fldChar w:fldCharType="end"/>
        </w:r>
      </w:hyperlink>
    </w:p>
    <w:p w14:paraId="28F58C59" w14:textId="12DCCB0E" w:rsidR="008E74CE" w:rsidRDefault="00C92DCF">
      <w:pPr>
        <w:pStyle w:val="TOC1"/>
        <w:tabs>
          <w:tab w:val="left" w:pos="1050"/>
          <w:tab w:val="right" w:leader="dot" w:pos="8296"/>
        </w:tabs>
        <w:rPr>
          <w:noProof/>
        </w:rPr>
      </w:pPr>
      <w:hyperlink w:anchor="_Toc132115328" w:history="1">
        <w:r w:rsidR="008E74CE" w:rsidRPr="00326577">
          <w:rPr>
            <w:rStyle w:val="af4"/>
            <w:rFonts w:hint="eastAsia"/>
            <w:noProof/>
          </w:rPr>
          <w:t>第</w:t>
        </w:r>
        <w:r w:rsidR="008E74CE" w:rsidRPr="00326577">
          <w:rPr>
            <w:rStyle w:val="af4"/>
            <w:rFonts w:hint="eastAsia"/>
            <w:noProof/>
          </w:rPr>
          <w:t>2</w:t>
        </w:r>
        <w:r w:rsidR="008E74CE" w:rsidRPr="00326577">
          <w:rPr>
            <w:rStyle w:val="af4"/>
            <w:rFonts w:hint="eastAsia"/>
            <w:noProof/>
          </w:rPr>
          <w:t>章</w:t>
        </w:r>
        <w:r w:rsidR="008E74CE">
          <w:rPr>
            <w:noProof/>
          </w:rPr>
          <w:tab/>
        </w:r>
        <w:r w:rsidR="008E74CE" w:rsidRPr="00326577">
          <w:rPr>
            <w:rStyle w:val="af4"/>
            <w:noProof/>
          </w:rPr>
          <w:t>Rust</w:t>
        </w:r>
        <w:r w:rsidR="008E74CE" w:rsidRPr="00326577">
          <w:rPr>
            <w:rStyle w:val="af4"/>
            <w:rFonts w:hint="eastAsia"/>
            <w:noProof/>
          </w:rPr>
          <w:t>及其语言特性概述</w:t>
        </w:r>
        <w:r w:rsidR="008E74CE">
          <w:rPr>
            <w:noProof/>
            <w:webHidden/>
          </w:rPr>
          <w:tab/>
        </w:r>
        <w:r w:rsidR="008E74CE">
          <w:rPr>
            <w:noProof/>
            <w:webHidden/>
          </w:rPr>
          <w:fldChar w:fldCharType="begin"/>
        </w:r>
        <w:r w:rsidR="008E74CE">
          <w:rPr>
            <w:noProof/>
            <w:webHidden/>
          </w:rPr>
          <w:instrText xml:space="preserve"> PAGEREF _Toc132115328 \h </w:instrText>
        </w:r>
        <w:r w:rsidR="008E74CE">
          <w:rPr>
            <w:noProof/>
            <w:webHidden/>
          </w:rPr>
        </w:r>
        <w:r w:rsidR="008E74CE">
          <w:rPr>
            <w:noProof/>
            <w:webHidden/>
          </w:rPr>
          <w:fldChar w:fldCharType="separate"/>
        </w:r>
        <w:r w:rsidR="008E74CE">
          <w:rPr>
            <w:noProof/>
            <w:webHidden/>
          </w:rPr>
          <w:t>3</w:t>
        </w:r>
        <w:r w:rsidR="008E74CE">
          <w:rPr>
            <w:noProof/>
            <w:webHidden/>
          </w:rPr>
          <w:fldChar w:fldCharType="end"/>
        </w:r>
      </w:hyperlink>
    </w:p>
    <w:p w14:paraId="6F15FFBB" w14:textId="670E0B1C" w:rsidR="008E74CE" w:rsidRDefault="00C92DCF">
      <w:pPr>
        <w:pStyle w:val="TOC2"/>
        <w:tabs>
          <w:tab w:val="left" w:pos="1050"/>
          <w:tab w:val="right" w:leader="dot" w:pos="8296"/>
        </w:tabs>
        <w:rPr>
          <w:noProof/>
        </w:rPr>
      </w:pPr>
      <w:hyperlink w:anchor="_Toc132115329" w:history="1">
        <w:r w:rsidR="008E74CE" w:rsidRPr="00326577">
          <w:rPr>
            <w:rStyle w:val="af4"/>
            <w:noProof/>
          </w:rPr>
          <w:t>2.1</w:t>
        </w:r>
        <w:r w:rsidR="008E74CE">
          <w:rPr>
            <w:noProof/>
          </w:rPr>
          <w:tab/>
        </w:r>
        <w:r w:rsidR="008E74CE" w:rsidRPr="00326577">
          <w:rPr>
            <w:rStyle w:val="af4"/>
            <w:noProof/>
          </w:rPr>
          <w:t>Rust</w:t>
        </w:r>
        <w:r w:rsidR="008E74CE" w:rsidRPr="00326577">
          <w:rPr>
            <w:rStyle w:val="af4"/>
            <w:rFonts w:hint="eastAsia"/>
            <w:noProof/>
          </w:rPr>
          <w:t>的历史</w:t>
        </w:r>
        <w:r w:rsidR="008E74CE">
          <w:rPr>
            <w:noProof/>
            <w:webHidden/>
          </w:rPr>
          <w:tab/>
        </w:r>
        <w:r w:rsidR="008E74CE">
          <w:rPr>
            <w:noProof/>
            <w:webHidden/>
          </w:rPr>
          <w:fldChar w:fldCharType="begin"/>
        </w:r>
        <w:r w:rsidR="008E74CE">
          <w:rPr>
            <w:noProof/>
            <w:webHidden/>
          </w:rPr>
          <w:instrText xml:space="preserve"> PAGEREF _Toc132115329 \h </w:instrText>
        </w:r>
        <w:r w:rsidR="008E74CE">
          <w:rPr>
            <w:noProof/>
            <w:webHidden/>
          </w:rPr>
        </w:r>
        <w:r w:rsidR="008E74CE">
          <w:rPr>
            <w:noProof/>
            <w:webHidden/>
          </w:rPr>
          <w:fldChar w:fldCharType="separate"/>
        </w:r>
        <w:r w:rsidR="008E74CE">
          <w:rPr>
            <w:noProof/>
            <w:webHidden/>
          </w:rPr>
          <w:t>3</w:t>
        </w:r>
        <w:r w:rsidR="008E74CE">
          <w:rPr>
            <w:noProof/>
            <w:webHidden/>
          </w:rPr>
          <w:fldChar w:fldCharType="end"/>
        </w:r>
      </w:hyperlink>
    </w:p>
    <w:p w14:paraId="3A009B20" w14:textId="6DF83D55" w:rsidR="008E74CE" w:rsidRDefault="00C92DCF">
      <w:pPr>
        <w:pStyle w:val="TOC2"/>
        <w:tabs>
          <w:tab w:val="left" w:pos="1050"/>
          <w:tab w:val="right" w:leader="dot" w:pos="8296"/>
        </w:tabs>
        <w:rPr>
          <w:noProof/>
        </w:rPr>
      </w:pPr>
      <w:hyperlink w:anchor="_Toc132115330" w:history="1">
        <w:r w:rsidR="008E74CE" w:rsidRPr="00326577">
          <w:rPr>
            <w:rStyle w:val="af4"/>
            <w:noProof/>
          </w:rPr>
          <w:t>2.2</w:t>
        </w:r>
        <w:r w:rsidR="008E74CE">
          <w:rPr>
            <w:noProof/>
          </w:rPr>
          <w:tab/>
        </w:r>
        <w:r w:rsidR="008E74CE" w:rsidRPr="00326577">
          <w:rPr>
            <w:rStyle w:val="af4"/>
            <w:noProof/>
          </w:rPr>
          <w:t>Rust</w:t>
        </w:r>
        <w:r w:rsidR="008E74CE" w:rsidRPr="00326577">
          <w:rPr>
            <w:rStyle w:val="af4"/>
            <w:rFonts w:hint="eastAsia"/>
            <w:noProof/>
          </w:rPr>
          <w:t>的语言特性</w:t>
        </w:r>
        <w:r w:rsidR="008E74CE">
          <w:rPr>
            <w:noProof/>
            <w:webHidden/>
          </w:rPr>
          <w:tab/>
        </w:r>
        <w:r w:rsidR="008E74CE">
          <w:rPr>
            <w:noProof/>
            <w:webHidden/>
          </w:rPr>
          <w:fldChar w:fldCharType="begin"/>
        </w:r>
        <w:r w:rsidR="008E74CE">
          <w:rPr>
            <w:noProof/>
            <w:webHidden/>
          </w:rPr>
          <w:instrText xml:space="preserve"> PAGEREF _Toc132115330 \h </w:instrText>
        </w:r>
        <w:r w:rsidR="008E74CE">
          <w:rPr>
            <w:noProof/>
            <w:webHidden/>
          </w:rPr>
        </w:r>
        <w:r w:rsidR="008E74CE">
          <w:rPr>
            <w:noProof/>
            <w:webHidden/>
          </w:rPr>
          <w:fldChar w:fldCharType="separate"/>
        </w:r>
        <w:r w:rsidR="008E74CE">
          <w:rPr>
            <w:noProof/>
            <w:webHidden/>
          </w:rPr>
          <w:t>3</w:t>
        </w:r>
        <w:r w:rsidR="008E74CE">
          <w:rPr>
            <w:noProof/>
            <w:webHidden/>
          </w:rPr>
          <w:fldChar w:fldCharType="end"/>
        </w:r>
      </w:hyperlink>
    </w:p>
    <w:p w14:paraId="444BED92" w14:textId="18C6CAE8" w:rsidR="008E74CE" w:rsidRDefault="00C92DCF">
      <w:pPr>
        <w:pStyle w:val="TOC3"/>
        <w:tabs>
          <w:tab w:val="left" w:pos="1680"/>
          <w:tab w:val="right" w:leader="dot" w:pos="8296"/>
        </w:tabs>
        <w:rPr>
          <w:noProof/>
        </w:rPr>
      </w:pPr>
      <w:hyperlink w:anchor="_Toc132115331" w:history="1">
        <w:r w:rsidR="008E74CE" w:rsidRPr="00326577">
          <w:rPr>
            <w:rStyle w:val="af4"/>
            <w:noProof/>
          </w:rPr>
          <w:t>2.2.1</w:t>
        </w:r>
        <w:r w:rsidR="008E74CE">
          <w:rPr>
            <w:noProof/>
          </w:rPr>
          <w:tab/>
        </w:r>
        <w:r w:rsidR="008E74CE" w:rsidRPr="00326577">
          <w:rPr>
            <w:rStyle w:val="af4"/>
            <w:rFonts w:hint="eastAsia"/>
            <w:noProof/>
          </w:rPr>
          <w:t>内存安全：所有权与生命周期</w:t>
        </w:r>
        <w:r w:rsidR="008E74CE">
          <w:rPr>
            <w:noProof/>
            <w:webHidden/>
          </w:rPr>
          <w:tab/>
        </w:r>
        <w:r w:rsidR="008E74CE">
          <w:rPr>
            <w:noProof/>
            <w:webHidden/>
          </w:rPr>
          <w:fldChar w:fldCharType="begin"/>
        </w:r>
        <w:r w:rsidR="008E74CE">
          <w:rPr>
            <w:noProof/>
            <w:webHidden/>
          </w:rPr>
          <w:instrText xml:space="preserve"> PAGEREF _Toc132115331 \h </w:instrText>
        </w:r>
        <w:r w:rsidR="008E74CE">
          <w:rPr>
            <w:noProof/>
            <w:webHidden/>
          </w:rPr>
        </w:r>
        <w:r w:rsidR="008E74CE">
          <w:rPr>
            <w:noProof/>
            <w:webHidden/>
          </w:rPr>
          <w:fldChar w:fldCharType="separate"/>
        </w:r>
        <w:r w:rsidR="008E74CE">
          <w:rPr>
            <w:noProof/>
            <w:webHidden/>
          </w:rPr>
          <w:t>3</w:t>
        </w:r>
        <w:r w:rsidR="008E74CE">
          <w:rPr>
            <w:noProof/>
            <w:webHidden/>
          </w:rPr>
          <w:fldChar w:fldCharType="end"/>
        </w:r>
      </w:hyperlink>
    </w:p>
    <w:p w14:paraId="2FE5D6CD" w14:textId="0A9561ED" w:rsidR="008E74CE" w:rsidRDefault="00C92DCF">
      <w:pPr>
        <w:pStyle w:val="TOC3"/>
        <w:tabs>
          <w:tab w:val="left" w:pos="1680"/>
          <w:tab w:val="right" w:leader="dot" w:pos="8296"/>
        </w:tabs>
        <w:rPr>
          <w:noProof/>
        </w:rPr>
      </w:pPr>
      <w:hyperlink w:anchor="_Toc132115332" w:history="1">
        <w:r w:rsidR="008E74CE" w:rsidRPr="00326577">
          <w:rPr>
            <w:rStyle w:val="af4"/>
            <w:noProof/>
          </w:rPr>
          <w:t>2.2.2</w:t>
        </w:r>
        <w:r w:rsidR="008E74CE">
          <w:rPr>
            <w:noProof/>
          </w:rPr>
          <w:tab/>
        </w:r>
        <w:r w:rsidR="008E74CE" w:rsidRPr="00326577">
          <w:rPr>
            <w:rStyle w:val="af4"/>
            <w:rFonts w:hint="eastAsia"/>
            <w:noProof/>
          </w:rPr>
          <w:t>抽象特性：</w:t>
        </w:r>
        <w:r w:rsidR="008E74CE" w:rsidRPr="00326577">
          <w:rPr>
            <w:rStyle w:val="af4"/>
            <w:noProof/>
          </w:rPr>
          <w:t>Rust</w:t>
        </w:r>
        <w:r w:rsidR="008E74CE" w:rsidRPr="00326577">
          <w:rPr>
            <w:rStyle w:val="af4"/>
            <w:rFonts w:hint="eastAsia"/>
            <w:noProof/>
          </w:rPr>
          <w:t>的面向对象特性与函数式编程</w:t>
        </w:r>
        <w:r w:rsidR="008E74CE">
          <w:rPr>
            <w:noProof/>
            <w:webHidden/>
          </w:rPr>
          <w:tab/>
        </w:r>
        <w:r w:rsidR="008E74CE">
          <w:rPr>
            <w:noProof/>
            <w:webHidden/>
          </w:rPr>
          <w:fldChar w:fldCharType="begin"/>
        </w:r>
        <w:r w:rsidR="008E74CE">
          <w:rPr>
            <w:noProof/>
            <w:webHidden/>
          </w:rPr>
          <w:instrText xml:space="preserve"> PAGEREF _Toc132115332 \h </w:instrText>
        </w:r>
        <w:r w:rsidR="008E74CE">
          <w:rPr>
            <w:noProof/>
            <w:webHidden/>
          </w:rPr>
        </w:r>
        <w:r w:rsidR="008E74CE">
          <w:rPr>
            <w:noProof/>
            <w:webHidden/>
          </w:rPr>
          <w:fldChar w:fldCharType="separate"/>
        </w:r>
        <w:r w:rsidR="008E74CE">
          <w:rPr>
            <w:noProof/>
            <w:webHidden/>
          </w:rPr>
          <w:t>4</w:t>
        </w:r>
        <w:r w:rsidR="008E74CE">
          <w:rPr>
            <w:noProof/>
            <w:webHidden/>
          </w:rPr>
          <w:fldChar w:fldCharType="end"/>
        </w:r>
      </w:hyperlink>
    </w:p>
    <w:p w14:paraId="1F6E4B5E" w14:textId="48366E5C" w:rsidR="008E74CE" w:rsidRDefault="00C92DCF">
      <w:pPr>
        <w:pStyle w:val="TOC3"/>
        <w:tabs>
          <w:tab w:val="left" w:pos="1680"/>
          <w:tab w:val="right" w:leader="dot" w:pos="8296"/>
        </w:tabs>
        <w:rPr>
          <w:noProof/>
        </w:rPr>
      </w:pPr>
      <w:hyperlink w:anchor="_Toc132115333" w:history="1">
        <w:r w:rsidR="008E74CE" w:rsidRPr="00326577">
          <w:rPr>
            <w:rStyle w:val="af4"/>
            <w:noProof/>
          </w:rPr>
          <w:t>2.2.3</w:t>
        </w:r>
        <w:r w:rsidR="008E74CE">
          <w:rPr>
            <w:noProof/>
          </w:rPr>
          <w:tab/>
        </w:r>
        <w:r w:rsidR="008E74CE" w:rsidRPr="00326577">
          <w:rPr>
            <w:rStyle w:val="af4"/>
            <w:rFonts w:hint="eastAsia"/>
            <w:noProof/>
          </w:rPr>
          <w:t>并发特性：基于</w:t>
        </w:r>
        <w:r w:rsidR="008E74CE" w:rsidRPr="00326577">
          <w:rPr>
            <w:rStyle w:val="af4"/>
            <w:noProof/>
          </w:rPr>
          <w:t>OS</w:t>
        </w:r>
        <w:r w:rsidR="008E74CE" w:rsidRPr="00326577">
          <w:rPr>
            <w:rStyle w:val="af4"/>
            <w:rFonts w:hint="eastAsia"/>
            <w:noProof/>
          </w:rPr>
          <w:t>线程的并发编程、异步编程与可扩展并发编程</w:t>
        </w:r>
        <w:r w:rsidR="008E74CE">
          <w:rPr>
            <w:noProof/>
            <w:webHidden/>
          </w:rPr>
          <w:tab/>
        </w:r>
        <w:r w:rsidR="008E74CE">
          <w:rPr>
            <w:noProof/>
            <w:webHidden/>
          </w:rPr>
          <w:fldChar w:fldCharType="begin"/>
        </w:r>
        <w:r w:rsidR="008E74CE">
          <w:rPr>
            <w:noProof/>
            <w:webHidden/>
          </w:rPr>
          <w:instrText xml:space="preserve"> PAGEREF _Toc132115333 \h </w:instrText>
        </w:r>
        <w:r w:rsidR="008E74CE">
          <w:rPr>
            <w:noProof/>
            <w:webHidden/>
          </w:rPr>
        </w:r>
        <w:r w:rsidR="008E74CE">
          <w:rPr>
            <w:noProof/>
            <w:webHidden/>
          </w:rPr>
          <w:fldChar w:fldCharType="separate"/>
        </w:r>
        <w:r w:rsidR="008E74CE">
          <w:rPr>
            <w:noProof/>
            <w:webHidden/>
          </w:rPr>
          <w:t>5</w:t>
        </w:r>
        <w:r w:rsidR="008E74CE">
          <w:rPr>
            <w:noProof/>
            <w:webHidden/>
          </w:rPr>
          <w:fldChar w:fldCharType="end"/>
        </w:r>
      </w:hyperlink>
    </w:p>
    <w:p w14:paraId="654E2745" w14:textId="080E2309" w:rsidR="008E74CE" w:rsidRDefault="00C92DCF">
      <w:pPr>
        <w:pStyle w:val="TOC1"/>
        <w:tabs>
          <w:tab w:val="left" w:pos="1050"/>
          <w:tab w:val="right" w:leader="dot" w:pos="8296"/>
        </w:tabs>
        <w:rPr>
          <w:noProof/>
        </w:rPr>
      </w:pPr>
      <w:hyperlink w:anchor="_Toc132115334" w:history="1">
        <w:r w:rsidR="008E74CE" w:rsidRPr="00326577">
          <w:rPr>
            <w:rStyle w:val="af4"/>
            <w:rFonts w:hint="eastAsia"/>
            <w:noProof/>
          </w:rPr>
          <w:t>第</w:t>
        </w:r>
        <w:r w:rsidR="008E74CE" w:rsidRPr="00326577">
          <w:rPr>
            <w:rStyle w:val="af4"/>
            <w:rFonts w:hint="eastAsia"/>
            <w:noProof/>
          </w:rPr>
          <w:t>3</w:t>
        </w:r>
        <w:r w:rsidR="008E74CE" w:rsidRPr="00326577">
          <w:rPr>
            <w:rStyle w:val="af4"/>
            <w:rFonts w:hint="eastAsia"/>
            <w:noProof/>
          </w:rPr>
          <w:t>章</w:t>
        </w:r>
        <w:r w:rsidR="008E74CE">
          <w:rPr>
            <w:noProof/>
          </w:rPr>
          <w:tab/>
        </w:r>
        <w:r w:rsidR="008E74CE" w:rsidRPr="00326577">
          <w:rPr>
            <w:rStyle w:val="af4"/>
            <w:rFonts w:hint="eastAsia"/>
            <w:noProof/>
          </w:rPr>
          <w:t>蓄水池算法的过程与证明</w:t>
        </w:r>
        <w:r w:rsidR="008E74CE">
          <w:rPr>
            <w:noProof/>
            <w:webHidden/>
          </w:rPr>
          <w:tab/>
        </w:r>
        <w:r w:rsidR="008E74CE">
          <w:rPr>
            <w:noProof/>
            <w:webHidden/>
          </w:rPr>
          <w:fldChar w:fldCharType="begin"/>
        </w:r>
        <w:r w:rsidR="008E74CE">
          <w:rPr>
            <w:noProof/>
            <w:webHidden/>
          </w:rPr>
          <w:instrText xml:space="preserve"> PAGEREF _Toc132115334 \h </w:instrText>
        </w:r>
        <w:r w:rsidR="008E74CE">
          <w:rPr>
            <w:noProof/>
            <w:webHidden/>
          </w:rPr>
        </w:r>
        <w:r w:rsidR="008E74CE">
          <w:rPr>
            <w:noProof/>
            <w:webHidden/>
          </w:rPr>
          <w:fldChar w:fldCharType="separate"/>
        </w:r>
        <w:r w:rsidR="008E74CE">
          <w:rPr>
            <w:noProof/>
            <w:webHidden/>
          </w:rPr>
          <w:t>7</w:t>
        </w:r>
        <w:r w:rsidR="008E74CE">
          <w:rPr>
            <w:noProof/>
            <w:webHidden/>
          </w:rPr>
          <w:fldChar w:fldCharType="end"/>
        </w:r>
      </w:hyperlink>
    </w:p>
    <w:p w14:paraId="02455EE8" w14:textId="35247D3C" w:rsidR="008E74CE" w:rsidRDefault="00C92DCF">
      <w:pPr>
        <w:pStyle w:val="TOC2"/>
        <w:tabs>
          <w:tab w:val="left" w:pos="1050"/>
          <w:tab w:val="right" w:leader="dot" w:pos="8296"/>
        </w:tabs>
        <w:rPr>
          <w:noProof/>
        </w:rPr>
      </w:pPr>
      <w:hyperlink w:anchor="_Toc132115335" w:history="1">
        <w:r w:rsidR="008E74CE" w:rsidRPr="00326577">
          <w:rPr>
            <w:rStyle w:val="af4"/>
            <w:noProof/>
          </w:rPr>
          <w:t>3.1</w:t>
        </w:r>
        <w:r w:rsidR="008E74CE">
          <w:rPr>
            <w:noProof/>
          </w:rPr>
          <w:tab/>
        </w:r>
        <w:r w:rsidR="008E74CE" w:rsidRPr="00326577">
          <w:rPr>
            <w:rStyle w:val="af4"/>
            <w:rFonts w:hint="eastAsia"/>
            <w:noProof/>
          </w:rPr>
          <w:t>朴素蓄水池算法</w:t>
        </w:r>
        <w:r w:rsidR="008E74CE">
          <w:rPr>
            <w:noProof/>
            <w:webHidden/>
          </w:rPr>
          <w:tab/>
        </w:r>
        <w:r w:rsidR="008E74CE">
          <w:rPr>
            <w:noProof/>
            <w:webHidden/>
          </w:rPr>
          <w:fldChar w:fldCharType="begin"/>
        </w:r>
        <w:r w:rsidR="008E74CE">
          <w:rPr>
            <w:noProof/>
            <w:webHidden/>
          </w:rPr>
          <w:instrText xml:space="preserve"> PAGEREF _Toc132115335 \h </w:instrText>
        </w:r>
        <w:r w:rsidR="008E74CE">
          <w:rPr>
            <w:noProof/>
            <w:webHidden/>
          </w:rPr>
        </w:r>
        <w:r w:rsidR="008E74CE">
          <w:rPr>
            <w:noProof/>
            <w:webHidden/>
          </w:rPr>
          <w:fldChar w:fldCharType="separate"/>
        </w:r>
        <w:r w:rsidR="008E74CE">
          <w:rPr>
            <w:noProof/>
            <w:webHidden/>
          </w:rPr>
          <w:t>7</w:t>
        </w:r>
        <w:r w:rsidR="008E74CE">
          <w:rPr>
            <w:noProof/>
            <w:webHidden/>
          </w:rPr>
          <w:fldChar w:fldCharType="end"/>
        </w:r>
      </w:hyperlink>
    </w:p>
    <w:p w14:paraId="3A569FC8" w14:textId="70C85A43" w:rsidR="008E74CE" w:rsidRDefault="00C92DCF">
      <w:pPr>
        <w:pStyle w:val="TOC3"/>
        <w:tabs>
          <w:tab w:val="left" w:pos="1680"/>
          <w:tab w:val="right" w:leader="dot" w:pos="8296"/>
        </w:tabs>
        <w:rPr>
          <w:noProof/>
        </w:rPr>
      </w:pPr>
      <w:hyperlink w:anchor="_Toc132115336" w:history="1">
        <w:r w:rsidR="008E74CE" w:rsidRPr="00326577">
          <w:rPr>
            <w:rStyle w:val="af4"/>
            <w:noProof/>
          </w:rPr>
          <w:t>3.1.1</w:t>
        </w:r>
        <w:r w:rsidR="008E74CE">
          <w:rPr>
            <w:noProof/>
          </w:rPr>
          <w:tab/>
        </w:r>
        <w:r w:rsidR="008E74CE" w:rsidRPr="00326577">
          <w:rPr>
            <w:rStyle w:val="af4"/>
            <w:rFonts w:hint="eastAsia"/>
            <w:noProof/>
          </w:rPr>
          <w:t>算法过程</w:t>
        </w:r>
        <w:r w:rsidR="008E74CE">
          <w:rPr>
            <w:noProof/>
            <w:webHidden/>
          </w:rPr>
          <w:tab/>
        </w:r>
        <w:r w:rsidR="008E74CE">
          <w:rPr>
            <w:noProof/>
            <w:webHidden/>
          </w:rPr>
          <w:fldChar w:fldCharType="begin"/>
        </w:r>
        <w:r w:rsidR="008E74CE">
          <w:rPr>
            <w:noProof/>
            <w:webHidden/>
          </w:rPr>
          <w:instrText xml:space="preserve"> PAGEREF _Toc132115336 \h </w:instrText>
        </w:r>
        <w:r w:rsidR="008E74CE">
          <w:rPr>
            <w:noProof/>
            <w:webHidden/>
          </w:rPr>
        </w:r>
        <w:r w:rsidR="008E74CE">
          <w:rPr>
            <w:noProof/>
            <w:webHidden/>
          </w:rPr>
          <w:fldChar w:fldCharType="separate"/>
        </w:r>
        <w:r w:rsidR="008E74CE">
          <w:rPr>
            <w:noProof/>
            <w:webHidden/>
          </w:rPr>
          <w:t>7</w:t>
        </w:r>
        <w:r w:rsidR="008E74CE">
          <w:rPr>
            <w:noProof/>
            <w:webHidden/>
          </w:rPr>
          <w:fldChar w:fldCharType="end"/>
        </w:r>
      </w:hyperlink>
    </w:p>
    <w:p w14:paraId="283C89A9" w14:textId="5541DE93" w:rsidR="008E74CE" w:rsidRDefault="00C92DCF">
      <w:pPr>
        <w:pStyle w:val="TOC3"/>
        <w:tabs>
          <w:tab w:val="left" w:pos="1680"/>
          <w:tab w:val="right" w:leader="dot" w:pos="8296"/>
        </w:tabs>
        <w:rPr>
          <w:noProof/>
        </w:rPr>
      </w:pPr>
      <w:hyperlink w:anchor="_Toc132115337" w:history="1">
        <w:r w:rsidR="008E74CE" w:rsidRPr="00326577">
          <w:rPr>
            <w:rStyle w:val="af4"/>
            <w:noProof/>
          </w:rPr>
          <w:t>3.1.2</w:t>
        </w:r>
        <w:r w:rsidR="008E74CE">
          <w:rPr>
            <w:noProof/>
          </w:rPr>
          <w:tab/>
        </w:r>
        <w:r w:rsidR="008E74CE" w:rsidRPr="00326577">
          <w:rPr>
            <w:rStyle w:val="af4"/>
            <w:rFonts w:hint="eastAsia"/>
            <w:noProof/>
          </w:rPr>
          <w:t>算法证明</w:t>
        </w:r>
        <w:r w:rsidR="008E74CE">
          <w:rPr>
            <w:noProof/>
            <w:webHidden/>
          </w:rPr>
          <w:tab/>
        </w:r>
        <w:r w:rsidR="008E74CE">
          <w:rPr>
            <w:noProof/>
            <w:webHidden/>
          </w:rPr>
          <w:fldChar w:fldCharType="begin"/>
        </w:r>
        <w:r w:rsidR="008E74CE">
          <w:rPr>
            <w:noProof/>
            <w:webHidden/>
          </w:rPr>
          <w:instrText xml:space="preserve"> PAGEREF _Toc132115337 \h </w:instrText>
        </w:r>
        <w:r w:rsidR="008E74CE">
          <w:rPr>
            <w:noProof/>
            <w:webHidden/>
          </w:rPr>
        </w:r>
        <w:r w:rsidR="008E74CE">
          <w:rPr>
            <w:noProof/>
            <w:webHidden/>
          </w:rPr>
          <w:fldChar w:fldCharType="separate"/>
        </w:r>
        <w:r w:rsidR="008E74CE">
          <w:rPr>
            <w:noProof/>
            <w:webHidden/>
          </w:rPr>
          <w:t>8</w:t>
        </w:r>
        <w:r w:rsidR="008E74CE">
          <w:rPr>
            <w:noProof/>
            <w:webHidden/>
          </w:rPr>
          <w:fldChar w:fldCharType="end"/>
        </w:r>
      </w:hyperlink>
    </w:p>
    <w:p w14:paraId="3579E63F" w14:textId="7B507277" w:rsidR="008E74CE" w:rsidRDefault="00C92DCF">
      <w:pPr>
        <w:pStyle w:val="TOC2"/>
        <w:tabs>
          <w:tab w:val="left" w:pos="1050"/>
          <w:tab w:val="right" w:leader="dot" w:pos="8296"/>
        </w:tabs>
        <w:rPr>
          <w:noProof/>
        </w:rPr>
      </w:pPr>
      <w:hyperlink w:anchor="_Toc132115338" w:history="1">
        <w:r w:rsidR="008E74CE" w:rsidRPr="00326577">
          <w:rPr>
            <w:rStyle w:val="af4"/>
            <w:noProof/>
          </w:rPr>
          <w:t>3.2</w:t>
        </w:r>
        <w:r w:rsidR="008E74CE">
          <w:rPr>
            <w:noProof/>
          </w:rPr>
          <w:tab/>
        </w:r>
        <w:r w:rsidR="008E74CE" w:rsidRPr="00326577">
          <w:rPr>
            <w:rStyle w:val="af4"/>
            <w:rFonts w:hint="eastAsia"/>
            <w:noProof/>
          </w:rPr>
          <w:t>并行蓄水池算法</w:t>
        </w:r>
        <w:r w:rsidR="008E74CE">
          <w:rPr>
            <w:noProof/>
            <w:webHidden/>
          </w:rPr>
          <w:tab/>
        </w:r>
        <w:r w:rsidR="008E74CE">
          <w:rPr>
            <w:noProof/>
            <w:webHidden/>
          </w:rPr>
          <w:fldChar w:fldCharType="begin"/>
        </w:r>
        <w:r w:rsidR="008E74CE">
          <w:rPr>
            <w:noProof/>
            <w:webHidden/>
          </w:rPr>
          <w:instrText xml:space="preserve"> PAGEREF _Toc132115338 \h </w:instrText>
        </w:r>
        <w:r w:rsidR="008E74CE">
          <w:rPr>
            <w:noProof/>
            <w:webHidden/>
          </w:rPr>
        </w:r>
        <w:r w:rsidR="008E74CE">
          <w:rPr>
            <w:noProof/>
            <w:webHidden/>
          </w:rPr>
          <w:fldChar w:fldCharType="separate"/>
        </w:r>
        <w:r w:rsidR="008E74CE">
          <w:rPr>
            <w:noProof/>
            <w:webHidden/>
          </w:rPr>
          <w:t>9</w:t>
        </w:r>
        <w:r w:rsidR="008E74CE">
          <w:rPr>
            <w:noProof/>
            <w:webHidden/>
          </w:rPr>
          <w:fldChar w:fldCharType="end"/>
        </w:r>
      </w:hyperlink>
    </w:p>
    <w:p w14:paraId="2082CE2A" w14:textId="281ACBFB" w:rsidR="008E74CE" w:rsidRDefault="00C92DCF">
      <w:pPr>
        <w:pStyle w:val="TOC3"/>
        <w:tabs>
          <w:tab w:val="left" w:pos="1680"/>
          <w:tab w:val="right" w:leader="dot" w:pos="8296"/>
        </w:tabs>
        <w:rPr>
          <w:noProof/>
        </w:rPr>
      </w:pPr>
      <w:hyperlink w:anchor="_Toc132115339" w:history="1">
        <w:r w:rsidR="008E74CE" w:rsidRPr="00326577">
          <w:rPr>
            <w:rStyle w:val="af4"/>
            <w:noProof/>
          </w:rPr>
          <w:t>3.2.1</w:t>
        </w:r>
        <w:r w:rsidR="008E74CE">
          <w:rPr>
            <w:noProof/>
          </w:rPr>
          <w:tab/>
        </w:r>
        <w:r w:rsidR="008E74CE" w:rsidRPr="00326577">
          <w:rPr>
            <w:rStyle w:val="af4"/>
            <w:rFonts w:hint="eastAsia"/>
            <w:noProof/>
          </w:rPr>
          <w:t>算法流程</w:t>
        </w:r>
        <w:r w:rsidR="008E74CE">
          <w:rPr>
            <w:noProof/>
            <w:webHidden/>
          </w:rPr>
          <w:tab/>
        </w:r>
        <w:r w:rsidR="008E74CE">
          <w:rPr>
            <w:noProof/>
            <w:webHidden/>
          </w:rPr>
          <w:fldChar w:fldCharType="begin"/>
        </w:r>
        <w:r w:rsidR="008E74CE">
          <w:rPr>
            <w:noProof/>
            <w:webHidden/>
          </w:rPr>
          <w:instrText xml:space="preserve"> PAGEREF _Toc132115339 \h </w:instrText>
        </w:r>
        <w:r w:rsidR="008E74CE">
          <w:rPr>
            <w:noProof/>
            <w:webHidden/>
          </w:rPr>
        </w:r>
        <w:r w:rsidR="008E74CE">
          <w:rPr>
            <w:noProof/>
            <w:webHidden/>
          </w:rPr>
          <w:fldChar w:fldCharType="separate"/>
        </w:r>
        <w:r w:rsidR="008E74CE">
          <w:rPr>
            <w:noProof/>
            <w:webHidden/>
          </w:rPr>
          <w:t>9</w:t>
        </w:r>
        <w:r w:rsidR="008E74CE">
          <w:rPr>
            <w:noProof/>
            <w:webHidden/>
          </w:rPr>
          <w:fldChar w:fldCharType="end"/>
        </w:r>
      </w:hyperlink>
    </w:p>
    <w:p w14:paraId="552BDB7A" w14:textId="622CDB93" w:rsidR="008E74CE" w:rsidRDefault="00C92DCF">
      <w:pPr>
        <w:pStyle w:val="TOC3"/>
        <w:tabs>
          <w:tab w:val="left" w:pos="1680"/>
          <w:tab w:val="right" w:leader="dot" w:pos="8296"/>
        </w:tabs>
        <w:rPr>
          <w:noProof/>
        </w:rPr>
      </w:pPr>
      <w:hyperlink w:anchor="_Toc132115340" w:history="1">
        <w:r w:rsidR="008E74CE" w:rsidRPr="00326577">
          <w:rPr>
            <w:rStyle w:val="af4"/>
            <w:noProof/>
          </w:rPr>
          <w:t>3.2.2</w:t>
        </w:r>
        <w:r w:rsidR="008E74CE">
          <w:rPr>
            <w:noProof/>
          </w:rPr>
          <w:tab/>
        </w:r>
        <w:r w:rsidR="008E74CE" w:rsidRPr="00326577">
          <w:rPr>
            <w:rStyle w:val="af4"/>
            <w:rFonts w:hint="eastAsia"/>
            <w:noProof/>
          </w:rPr>
          <w:t>算法证明</w:t>
        </w:r>
        <w:r w:rsidR="008E74CE">
          <w:rPr>
            <w:noProof/>
            <w:webHidden/>
          </w:rPr>
          <w:tab/>
        </w:r>
        <w:r w:rsidR="008E74CE">
          <w:rPr>
            <w:noProof/>
            <w:webHidden/>
          </w:rPr>
          <w:fldChar w:fldCharType="begin"/>
        </w:r>
        <w:r w:rsidR="008E74CE">
          <w:rPr>
            <w:noProof/>
            <w:webHidden/>
          </w:rPr>
          <w:instrText xml:space="preserve"> PAGEREF _Toc132115340 \h </w:instrText>
        </w:r>
        <w:r w:rsidR="008E74CE">
          <w:rPr>
            <w:noProof/>
            <w:webHidden/>
          </w:rPr>
        </w:r>
        <w:r w:rsidR="008E74CE">
          <w:rPr>
            <w:noProof/>
            <w:webHidden/>
          </w:rPr>
          <w:fldChar w:fldCharType="separate"/>
        </w:r>
        <w:r w:rsidR="008E74CE">
          <w:rPr>
            <w:noProof/>
            <w:webHidden/>
          </w:rPr>
          <w:t>10</w:t>
        </w:r>
        <w:r w:rsidR="008E74CE">
          <w:rPr>
            <w:noProof/>
            <w:webHidden/>
          </w:rPr>
          <w:fldChar w:fldCharType="end"/>
        </w:r>
      </w:hyperlink>
    </w:p>
    <w:p w14:paraId="0E8FB655" w14:textId="2984556F" w:rsidR="008E74CE" w:rsidRDefault="00C92DCF">
      <w:pPr>
        <w:pStyle w:val="TOC1"/>
        <w:tabs>
          <w:tab w:val="left" w:pos="1050"/>
          <w:tab w:val="right" w:leader="dot" w:pos="8296"/>
        </w:tabs>
        <w:rPr>
          <w:noProof/>
        </w:rPr>
      </w:pPr>
      <w:hyperlink w:anchor="_Toc132115341" w:history="1">
        <w:r w:rsidR="008E74CE" w:rsidRPr="00326577">
          <w:rPr>
            <w:rStyle w:val="af4"/>
            <w:rFonts w:hint="eastAsia"/>
            <w:noProof/>
          </w:rPr>
          <w:t>第</w:t>
        </w:r>
        <w:r w:rsidR="008E74CE" w:rsidRPr="00326577">
          <w:rPr>
            <w:rStyle w:val="af4"/>
            <w:rFonts w:hint="eastAsia"/>
            <w:noProof/>
          </w:rPr>
          <w:t>4</w:t>
        </w:r>
        <w:r w:rsidR="008E74CE" w:rsidRPr="00326577">
          <w:rPr>
            <w:rStyle w:val="af4"/>
            <w:rFonts w:hint="eastAsia"/>
            <w:noProof/>
          </w:rPr>
          <w:t>章</w:t>
        </w:r>
        <w:r w:rsidR="008E74CE">
          <w:rPr>
            <w:noProof/>
          </w:rPr>
          <w:tab/>
        </w:r>
        <w:r w:rsidR="008E74CE" w:rsidRPr="00326577">
          <w:rPr>
            <w:rStyle w:val="af4"/>
            <w:rFonts w:hint="eastAsia"/>
            <w:noProof/>
          </w:rPr>
          <w:t>基于</w:t>
        </w:r>
        <w:r w:rsidR="008E74CE" w:rsidRPr="00326577">
          <w:rPr>
            <w:rStyle w:val="af4"/>
            <w:noProof/>
          </w:rPr>
          <w:t>Java</w:t>
        </w:r>
        <w:r w:rsidR="008E74CE" w:rsidRPr="00326577">
          <w:rPr>
            <w:rStyle w:val="af4"/>
            <w:rFonts w:hint="eastAsia"/>
            <w:noProof/>
          </w:rPr>
          <w:t>的蓄水池算法实现</w:t>
        </w:r>
        <w:r w:rsidR="008E74CE">
          <w:rPr>
            <w:noProof/>
            <w:webHidden/>
          </w:rPr>
          <w:tab/>
        </w:r>
        <w:r w:rsidR="008E74CE">
          <w:rPr>
            <w:noProof/>
            <w:webHidden/>
          </w:rPr>
          <w:fldChar w:fldCharType="begin"/>
        </w:r>
        <w:r w:rsidR="008E74CE">
          <w:rPr>
            <w:noProof/>
            <w:webHidden/>
          </w:rPr>
          <w:instrText xml:space="preserve"> PAGEREF _Toc132115341 \h </w:instrText>
        </w:r>
        <w:r w:rsidR="008E74CE">
          <w:rPr>
            <w:noProof/>
            <w:webHidden/>
          </w:rPr>
        </w:r>
        <w:r w:rsidR="008E74CE">
          <w:rPr>
            <w:noProof/>
            <w:webHidden/>
          </w:rPr>
          <w:fldChar w:fldCharType="separate"/>
        </w:r>
        <w:r w:rsidR="008E74CE">
          <w:rPr>
            <w:noProof/>
            <w:webHidden/>
          </w:rPr>
          <w:t>12</w:t>
        </w:r>
        <w:r w:rsidR="008E74CE">
          <w:rPr>
            <w:noProof/>
            <w:webHidden/>
          </w:rPr>
          <w:fldChar w:fldCharType="end"/>
        </w:r>
      </w:hyperlink>
    </w:p>
    <w:p w14:paraId="3A529AA5" w14:textId="39DA97C2" w:rsidR="008E74CE" w:rsidRDefault="00C92DCF">
      <w:pPr>
        <w:pStyle w:val="TOC2"/>
        <w:tabs>
          <w:tab w:val="left" w:pos="1050"/>
          <w:tab w:val="right" w:leader="dot" w:pos="8296"/>
        </w:tabs>
        <w:rPr>
          <w:noProof/>
        </w:rPr>
      </w:pPr>
      <w:hyperlink w:anchor="_Toc132115342" w:history="1">
        <w:r w:rsidR="008E74CE" w:rsidRPr="00326577">
          <w:rPr>
            <w:rStyle w:val="af4"/>
            <w:noProof/>
          </w:rPr>
          <w:t>4.1</w:t>
        </w:r>
        <w:r w:rsidR="008E74CE">
          <w:rPr>
            <w:noProof/>
          </w:rPr>
          <w:tab/>
        </w:r>
        <w:r w:rsidR="008E74CE" w:rsidRPr="00326577">
          <w:rPr>
            <w:rStyle w:val="af4"/>
            <w:rFonts w:hint="eastAsia"/>
            <w:noProof/>
          </w:rPr>
          <w:t>利用阻塞队列协调线程的合作</w:t>
        </w:r>
        <w:r w:rsidR="008E74CE">
          <w:rPr>
            <w:noProof/>
            <w:webHidden/>
          </w:rPr>
          <w:tab/>
        </w:r>
        <w:r w:rsidR="008E74CE">
          <w:rPr>
            <w:noProof/>
            <w:webHidden/>
          </w:rPr>
          <w:fldChar w:fldCharType="begin"/>
        </w:r>
        <w:r w:rsidR="008E74CE">
          <w:rPr>
            <w:noProof/>
            <w:webHidden/>
          </w:rPr>
          <w:instrText xml:space="preserve"> PAGEREF _Toc132115342 \h </w:instrText>
        </w:r>
        <w:r w:rsidR="008E74CE">
          <w:rPr>
            <w:noProof/>
            <w:webHidden/>
          </w:rPr>
        </w:r>
        <w:r w:rsidR="008E74CE">
          <w:rPr>
            <w:noProof/>
            <w:webHidden/>
          </w:rPr>
          <w:fldChar w:fldCharType="separate"/>
        </w:r>
        <w:r w:rsidR="008E74CE">
          <w:rPr>
            <w:noProof/>
            <w:webHidden/>
          </w:rPr>
          <w:t>12</w:t>
        </w:r>
        <w:r w:rsidR="008E74CE">
          <w:rPr>
            <w:noProof/>
            <w:webHidden/>
          </w:rPr>
          <w:fldChar w:fldCharType="end"/>
        </w:r>
      </w:hyperlink>
    </w:p>
    <w:p w14:paraId="0E037586" w14:textId="74ED107E" w:rsidR="008E74CE" w:rsidRDefault="00C92DCF">
      <w:pPr>
        <w:pStyle w:val="TOC3"/>
        <w:tabs>
          <w:tab w:val="left" w:pos="1680"/>
          <w:tab w:val="right" w:leader="dot" w:pos="8296"/>
        </w:tabs>
        <w:rPr>
          <w:noProof/>
        </w:rPr>
      </w:pPr>
      <w:hyperlink w:anchor="_Toc132115343" w:history="1">
        <w:r w:rsidR="008E74CE" w:rsidRPr="00326577">
          <w:rPr>
            <w:rStyle w:val="af4"/>
            <w:noProof/>
          </w:rPr>
          <w:t>4.1.1</w:t>
        </w:r>
        <w:r w:rsidR="008E74CE">
          <w:rPr>
            <w:noProof/>
          </w:rPr>
          <w:tab/>
        </w:r>
        <w:r w:rsidR="008E74CE" w:rsidRPr="00326577">
          <w:rPr>
            <w:rStyle w:val="af4"/>
            <w:rFonts w:hint="eastAsia"/>
            <w:noProof/>
          </w:rPr>
          <w:t>以合并线程是否全部结束为依据</w:t>
        </w:r>
        <w:r w:rsidR="008E74CE">
          <w:rPr>
            <w:noProof/>
            <w:webHidden/>
          </w:rPr>
          <w:tab/>
        </w:r>
        <w:r w:rsidR="008E74CE">
          <w:rPr>
            <w:noProof/>
            <w:webHidden/>
          </w:rPr>
          <w:fldChar w:fldCharType="begin"/>
        </w:r>
        <w:r w:rsidR="008E74CE">
          <w:rPr>
            <w:noProof/>
            <w:webHidden/>
          </w:rPr>
          <w:instrText xml:space="preserve"> PAGEREF _Toc132115343 \h </w:instrText>
        </w:r>
        <w:r w:rsidR="008E74CE">
          <w:rPr>
            <w:noProof/>
            <w:webHidden/>
          </w:rPr>
        </w:r>
        <w:r w:rsidR="008E74CE">
          <w:rPr>
            <w:noProof/>
            <w:webHidden/>
          </w:rPr>
          <w:fldChar w:fldCharType="separate"/>
        </w:r>
        <w:r w:rsidR="008E74CE">
          <w:rPr>
            <w:noProof/>
            <w:webHidden/>
          </w:rPr>
          <w:t>13</w:t>
        </w:r>
        <w:r w:rsidR="008E74CE">
          <w:rPr>
            <w:noProof/>
            <w:webHidden/>
          </w:rPr>
          <w:fldChar w:fldCharType="end"/>
        </w:r>
      </w:hyperlink>
    </w:p>
    <w:p w14:paraId="35C05765" w14:textId="3DB2C210" w:rsidR="008E74CE" w:rsidRDefault="00C92DCF">
      <w:pPr>
        <w:pStyle w:val="TOC3"/>
        <w:tabs>
          <w:tab w:val="left" w:pos="1680"/>
          <w:tab w:val="right" w:leader="dot" w:pos="8296"/>
        </w:tabs>
        <w:rPr>
          <w:noProof/>
        </w:rPr>
      </w:pPr>
      <w:hyperlink w:anchor="_Toc132115344" w:history="1">
        <w:r w:rsidR="008E74CE" w:rsidRPr="00326577">
          <w:rPr>
            <w:rStyle w:val="af4"/>
            <w:noProof/>
          </w:rPr>
          <w:t>4.1.2</w:t>
        </w:r>
        <w:r w:rsidR="008E74CE">
          <w:rPr>
            <w:noProof/>
          </w:rPr>
          <w:tab/>
        </w:r>
        <w:r w:rsidR="008E74CE" w:rsidRPr="00326577">
          <w:rPr>
            <w:rStyle w:val="af4"/>
            <w:rFonts w:hint="eastAsia"/>
            <w:noProof/>
          </w:rPr>
          <w:t>以合并任务的完成次数为依据</w:t>
        </w:r>
        <w:r w:rsidR="008E74CE">
          <w:rPr>
            <w:noProof/>
            <w:webHidden/>
          </w:rPr>
          <w:tab/>
        </w:r>
        <w:r w:rsidR="008E74CE">
          <w:rPr>
            <w:noProof/>
            <w:webHidden/>
          </w:rPr>
          <w:fldChar w:fldCharType="begin"/>
        </w:r>
        <w:r w:rsidR="008E74CE">
          <w:rPr>
            <w:noProof/>
            <w:webHidden/>
          </w:rPr>
          <w:instrText xml:space="preserve"> PAGEREF _Toc132115344 \h </w:instrText>
        </w:r>
        <w:r w:rsidR="008E74CE">
          <w:rPr>
            <w:noProof/>
            <w:webHidden/>
          </w:rPr>
        </w:r>
        <w:r w:rsidR="008E74CE">
          <w:rPr>
            <w:noProof/>
            <w:webHidden/>
          </w:rPr>
          <w:fldChar w:fldCharType="separate"/>
        </w:r>
        <w:r w:rsidR="008E74CE">
          <w:rPr>
            <w:noProof/>
            <w:webHidden/>
          </w:rPr>
          <w:t>13</w:t>
        </w:r>
        <w:r w:rsidR="008E74CE">
          <w:rPr>
            <w:noProof/>
            <w:webHidden/>
          </w:rPr>
          <w:fldChar w:fldCharType="end"/>
        </w:r>
      </w:hyperlink>
    </w:p>
    <w:p w14:paraId="2EE57CA2" w14:textId="3BBE2D35" w:rsidR="008E74CE" w:rsidRDefault="00C92DCF">
      <w:pPr>
        <w:pStyle w:val="TOC2"/>
        <w:tabs>
          <w:tab w:val="left" w:pos="1050"/>
          <w:tab w:val="right" w:leader="dot" w:pos="8296"/>
        </w:tabs>
        <w:rPr>
          <w:noProof/>
        </w:rPr>
      </w:pPr>
      <w:hyperlink w:anchor="_Toc132115345" w:history="1">
        <w:r w:rsidR="008E74CE" w:rsidRPr="00326577">
          <w:rPr>
            <w:rStyle w:val="af4"/>
            <w:noProof/>
          </w:rPr>
          <w:t>4.2</w:t>
        </w:r>
        <w:r w:rsidR="008E74CE">
          <w:rPr>
            <w:noProof/>
          </w:rPr>
          <w:tab/>
        </w:r>
        <w:r w:rsidR="008E74CE" w:rsidRPr="00326577">
          <w:rPr>
            <w:rStyle w:val="af4"/>
            <w:rFonts w:hint="eastAsia"/>
            <w:noProof/>
          </w:rPr>
          <w:t>代码组织</w:t>
        </w:r>
        <w:r w:rsidR="008E74CE">
          <w:rPr>
            <w:noProof/>
            <w:webHidden/>
          </w:rPr>
          <w:tab/>
        </w:r>
        <w:r w:rsidR="008E74CE">
          <w:rPr>
            <w:noProof/>
            <w:webHidden/>
          </w:rPr>
          <w:fldChar w:fldCharType="begin"/>
        </w:r>
        <w:r w:rsidR="008E74CE">
          <w:rPr>
            <w:noProof/>
            <w:webHidden/>
          </w:rPr>
          <w:instrText xml:space="preserve"> PAGEREF _Toc132115345 \h </w:instrText>
        </w:r>
        <w:r w:rsidR="008E74CE">
          <w:rPr>
            <w:noProof/>
            <w:webHidden/>
          </w:rPr>
        </w:r>
        <w:r w:rsidR="008E74CE">
          <w:rPr>
            <w:noProof/>
            <w:webHidden/>
          </w:rPr>
          <w:fldChar w:fldCharType="separate"/>
        </w:r>
        <w:r w:rsidR="008E74CE">
          <w:rPr>
            <w:noProof/>
            <w:webHidden/>
          </w:rPr>
          <w:t>14</w:t>
        </w:r>
        <w:r w:rsidR="008E74CE">
          <w:rPr>
            <w:noProof/>
            <w:webHidden/>
          </w:rPr>
          <w:fldChar w:fldCharType="end"/>
        </w:r>
      </w:hyperlink>
    </w:p>
    <w:p w14:paraId="34EB1C82" w14:textId="792BF9AE" w:rsidR="008E74CE" w:rsidRDefault="00C92DCF">
      <w:pPr>
        <w:pStyle w:val="TOC3"/>
        <w:tabs>
          <w:tab w:val="left" w:pos="1680"/>
          <w:tab w:val="right" w:leader="dot" w:pos="8296"/>
        </w:tabs>
        <w:rPr>
          <w:noProof/>
        </w:rPr>
      </w:pPr>
      <w:hyperlink w:anchor="_Toc132115346" w:history="1">
        <w:r w:rsidR="008E74CE" w:rsidRPr="00326577">
          <w:rPr>
            <w:rStyle w:val="af4"/>
            <w:noProof/>
          </w:rPr>
          <w:t>4.2.1</w:t>
        </w:r>
        <w:r w:rsidR="008E74CE">
          <w:rPr>
            <w:noProof/>
          </w:rPr>
          <w:tab/>
        </w:r>
        <w:r w:rsidR="008E74CE" w:rsidRPr="00326577">
          <w:rPr>
            <w:rStyle w:val="af4"/>
            <w:noProof/>
          </w:rPr>
          <w:t>SimpleReservoir&lt;T&gt;</w:t>
        </w:r>
        <w:r w:rsidR="008E74CE" w:rsidRPr="00326577">
          <w:rPr>
            <w:rStyle w:val="af4"/>
            <w:rFonts w:hint="eastAsia"/>
            <w:noProof/>
          </w:rPr>
          <w:t>类</w:t>
        </w:r>
        <w:r w:rsidR="008E74CE">
          <w:rPr>
            <w:noProof/>
            <w:webHidden/>
          </w:rPr>
          <w:tab/>
        </w:r>
        <w:r w:rsidR="008E74CE">
          <w:rPr>
            <w:noProof/>
            <w:webHidden/>
          </w:rPr>
          <w:fldChar w:fldCharType="begin"/>
        </w:r>
        <w:r w:rsidR="008E74CE">
          <w:rPr>
            <w:noProof/>
            <w:webHidden/>
          </w:rPr>
          <w:instrText xml:space="preserve"> PAGEREF _Toc132115346 \h </w:instrText>
        </w:r>
        <w:r w:rsidR="008E74CE">
          <w:rPr>
            <w:noProof/>
            <w:webHidden/>
          </w:rPr>
        </w:r>
        <w:r w:rsidR="008E74CE">
          <w:rPr>
            <w:noProof/>
            <w:webHidden/>
          </w:rPr>
          <w:fldChar w:fldCharType="separate"/>
        </w:r>
        <w:r w:rsidR="008E74CE">
          <w:rPr>
            <w:noProof/>
            <w:webHidden/>
          </w:rPr>
          <w:t>15</w:t>
        </w:r>
        <w:r w:rsidR="008E74CE">
          <w:rPr>
            <w:noProof/>
            <w:webHidden/>
          </w:rPr>
          <w:fldChar w:fldCharType="end"/>
        </w:r>
      </w:hyperlink>
    </w:p>
    <w:p w14:paraId="3AB16FE8" w14:textId="4DF4AA6E" w:rsidR="008E74CE" w:rsidRDefault="00C92DCF">
      <w:pPr>
        <w:pStyle w:val="TOC3"/>
        <w:tabs>
          <w:tab w:val="left" w:pos="1680"/>
          <w:tab w:val="right" w:leader="dot" w:pos="8296"/>
        </w:tabs>
        <w:rPr>
          <w:noProof/>
        </w:rPr>
      </w:pPr>
      <w:hyperlink w:anchor="_Toc132115347" w:history="1">
        <w:r w:rsidR="008E74CE" w:rsidRPr="00326577">
          <w:rPr>
            <w:rStyle w:val="af4"/>
            <w:noProof/>
          </w:rPr>
          <w:t>4.2.2</w:t>
        </w:r>
        <w:r w:rsidR="008E74CE">
          <w:rPr>
            <w:noProof/>
          </w:rPr>
          <w:tab/>
        </w:r>
        <w:r w:rsidR="008E74CE" w:rsidRPr="00326577">
          <w:rPr>
            <w:rStyle w:val="af4"/>
            <w:noProof/>
          </w:rPr>
          <w:t>SampleResult&lt;T&gt;</w:t>
        </w:r>
        <w:r w:rsidR="008E74CE" w:rsidRPr="00326577">
          <w:rPr>
            <w:rStyle w:val="af4"/>
            <w:rFonts w:hint="eastAsia"/>
            <w:noProof/>
          </w:rPr>
          <w:t>类</w:t>
        </w:r>
        <w:r w:rsidR="008E74CE">
          <w:rPr>
            <w:noProof/>
            <w:webHidden/>
          </w:rPr>
          <w:tab/>
        </w:r>
        <w:r w:rsidR="008E74CE">
          <w:rPr>
            <w:noProof/>
            <w:webHidden/>
          </w:rPr>
          <w:fldChar w:fldCharType="begin"/>
        </w:r>
        <w:r w:rsidR="008E74CE">
          <w:rPr>
            <w:noProof/>
            <w:webHidden/>
          </w:rPr>
          <w:instrText xml:space="preserve"> PAGEREF _Toc132115347 \h </w:instrText>
        </w:r>
        <w:r w:rsidR="008E74CE">
          <w:rPr>
            <w:noProof/>
            <w:webHidden/>
          </w:rPr>
        </w:r>
        <w:r w:rsidR="008E74CE">
          <w:rPr>
            <w:noProof/>
            <w:webHidden/>
          </w:rPr>
          <w:fldChar w:fldCharType="separate"/>
        </w:r>
        <w:r w:rsidR="008E74CE">
          <w:rPr>
            <w:noProof/>
            <w:webHidden/>
          </w:rPr>
          <w:t>15</w:t>
        </w:r>
        <w:r w:rsidR="008E74CE">
          <w:rPr>
            <w:noProof/>
            <w:webHidden/>
          </w:rPr>
          <w:fldChar w:fldCharType="end"/>
        </w:r>
      </w:hyperlink>
    </w:p>
    <w:p w14:paraId="441EF877" w14:textId="648E043B" w:rsidR="008E74CE" w:rsidRDefault="00C92DCF">
      <w:pPr>
        <w:pStyle w:val="TOC3"/>
        <w:tabs>
          <w:tab w:val="left" w:pos="1680"/>
          <w:tab w:val="right" w:leader="dot" w:pos="8296"/>
        </w:tabs>
        <w:rPr>
          <w:noProof/>
        </w:rPr>
      </w:pPr>
      <w:hyperlink w:anchor="_Toc132115348" w:history="1">
        <w:r w:rsidR="008E74CE" w:rsidRPr="00326577">
          <w:rPr>
            <w:rStyle w:val="af4"/>
            <w:noProof/>
          </w:rPr>
          <w:t>4.2.3</w:t>
        </w:r>
        <w:r w:rsidR="008E74CE">
          <w:rPr>
            <w:noProof/>
          </w:rPr>
          <w:tab/>
        </w:r>
        <w:r w:rsidR="008E74CE" w:rsidRPr="00326577">
          <w:rPr>
            <w:rStyle w:val="af4"/>
            <w:noProof/>
          </w:rPr>
          <w:t>SamplerHandle&lt;T&gt;</w:t>
        </w:r>
        <w:r w:rsidR="008E74CE" w:rsidRPr="00326577">
          <w:rPr>
            <w:rStyle w:val="af4"/>
            <w:rFonts w:hint="eastAsia"/>
            <w:noProof/>
          </w:rPr>
          <w:t>类</w:t>
        </w:r>
        <w:r w:rsidR="008E74CE">
          <w:rPr>
            <w:noProof/>
            <w:webHidden/>
          </w:rPr>
          <w:tab/>
        </w:r>
        <w:r w:rsidR="008E74CE">
          <w:rPr>
            <w:noProof/>
            <w:webHidden/>
          </w:rPr>
          <w:fldChar w:fldCharType="begin"/>
        </w:r>
        <w:r w:rsidR="008E74CE">
          <w:rPr>
            <w:noProof/>
            <w:webHidden/>
          </w:rPr>
          <w:instrText xml:space="preserve"> PAGEREF _Toc132115348 \h </w:instrText>
        </w:r>
        <w:r w:rsidR="008E74CE">
          <w:rPr>
            <w:noProof/>
            <w:webHidden/>
          </w:rPr>
        </w:r>
        <w:r w:rsidR="008E74CE">
          <w:rPr>
            <w:noProof/>
            <w:webHidden/>
          </w:rPr>
          <w:fldChar w:fldCharType="separate"/>
        </w:r>
        <w:r w:rsidR="008E74CE">
          <w:rPr>
            <w:noProof/>
            <w:webHidden/>
          </w:rPr>
          <w:t>16</w:t>
        </w:r>
        <w:r w:rsidR="008E74CE">
          <w:rPr>
            <w:noProof/>
            <w:webHidden/>
          </w:rPr>
          <w:fldChar w:fldCharType="end"/>
        </w:r>
      </w:hyperlink>
    </w:p>
    <w:p w14:paraId="732EB742" w14:textId="55AB2DA7" w:rsidR="008E74CE" w:rsidRDefault="00C92DCF">
      <w:pPr>
        <w:pStyle w:val="TOC3"/>
        <w:tabs>
          <w:tab w:val="left" w:pos="1680"/>
          <w:tab w:val="right" w:leader="dot" w:pos="8296"/>
        </w:tabs>
        <w:rPr>
          <w:noProof/>
        </w:rPr>
      </w:pPr>
      <w:hyperlink w:anchor="_Toc132115349" w:history="1">
        <w:r w:rsidR="008E74CE" w:rsidRPr="00326577">
          <w:rPr>
            <w:rStyle w:val="af4"/>
            <w:noProof/>
          </w:rPr>
          <w:t>4.2.4</w:t>
        </w:r>
        <w:r w:rsidR="008E74CE">
          <w:rPr>
            <w:noProof/>
          </w:rPr>
          <w:tab/>
        </w:r>
        <w:r w:rsidR="008E74CE" w:rsidRPr="00326577">
          <w:rPr>
            <w:rStyle w:val="af4"/>
            <w:noProof/>
          </w:rPr>
          <w:t>ParallelReservoir&lt;T&gt;</w:t>
        </w:r>
        <w:r w:rsidR="008E74CE" w:rsidRPr="00326577">
          <w:rPr>
            <w:rStyle w:val="af4"/>
            <w:rFonts w:hint="eastAsia"/>
            <w:noProof/>
          </w:rPr>
          <w:t>类</w:t>
        </w:r>
        <w:r w:rsidR="008E74CE">
          <w:rPr>
            <w:noProof/>
            <w:webHidden/>
          </w:rPr>
          <w:tab/>
        </w:r>
        <w:r w:rsidR="008E74CE">
          <w:rPr>
            <w:noProof/>
            <w:webHidden/>
          </w:rPr>
          <w:fldChar w:fldCharType="begin"/>
        </w:r>
        <w:r w:rsidR="008E74CE">
          <w:rPr>
            <w:noProof/>
            <w:webHidden/>
          </w:rPr>
          <w:instrText xml:space="preserve"> PAGEREF _Toc132115349 \h </w:instrText>
        </w:r>
        <w:r w:rsidR="008E74CE">
          <w:rPr>
            <w:noProof/>
            <w:webHidden/>
          </w:rPr>
        </w:r>
        <w:r w:rsidR="008E74CE">
          <w:rPr>
            <w:noProof/>
            <w:webHidden/>
          </w:rPr>
          <w:fldChar w:fldCharType="separate"/>
        </w:r>
        <w:r w:rsidR="008E74CE">
          <w:rPr>
            <w:noProof/>
            <w:webHidden/>
          </w:rPr>
          <w:t>17</w:t>
        </w:r>
        <w:r w:rsidR="008E74CE">
          <w:rPr>
            <w:noProof/>
            <w:webHidden/>
          </w:rPr>
          <w:fldChar w:fldCharType="end"/>
        </w:r>
      </w:hyperlink>
    </w:p>
    <w:p w14:paraId="62394A7F" w14:textId="07F49B8E" w:rsidR="008E74CE" w:rsidRDefault="00C92DCF">
      <w:pPr>
        <w:pStyle w:val="TOC2"/>
        <w:tabs>
          <w:tab w:val="left" w:pos="1050"/>
          <w:tab w:val="right" w:leader="dot" w:pos="8296"/>
        </w:tabs>
        <w:rPr>
          <w:noProof/>
        </w:rPr>
      </w:pPr>
      <w:hyperlink w:anchor="_Toc132115350" w:history="1">
        <w:r w:rsidR="008E74CE" w:rsidRPr="00326577">
          <w:rPr>
            <w:rStyle w:val="af4"/>
            <w:noProof/>
          </w:rPr>
          <w:t>4.3</w:t>
        </w:r>
        <w:r w:rsidR="008E74CE">
          <w:rPr>
            <w:noProof/>
          </w:rPr>
          <w:tab/>
        </w:r>
        <w:r w:rsidR="008E74CE" w:rsidRPr="00326577">
          <w:rPr>
            <w:rStyle w:val="af4"/>
            <w:rFonts w:hint="eastAsia"/>
            <w:noProof/>
          </w:rPr>
          <w:t>代码的正确性验证</w:t>
        </w:r>
        <w:r w:rsidR="008E74CE">
          <w:rPr>
            <w:noProof/>
            <w:webHidden/>
          </w:rPr>
          <w:tab/>
        </w:r>
        <w:r w:rsidR="008E74CE">
          <w:rPr>
            <w:noProof/>
            <w:webHidden/>
          </w:rPr>
          <w:fldChar w:fldCharType="begin"/>
        </w:r>
        <w:r w:rsidR="008E74CE">
          <w:rPr>
            <w:noProof/>
            <w:webHidden/>
          </w:rPr>
          <w:instrText xml:space="preserve"> PAGEREF _Toc132115350 \h </w:instrText>
        </w:r>
        <w:r w:rsidR="008E74CE">
          <w:rPr>
            <w:noProof/>
            <w:webHidden/>
          </w:rPr>
        </w:r>
        <w:r w:rsidR="008E74CE">
          <w:rPr>
            <w:noProof/>
            <w:webHidden/>
          </w:rPr>
          <w:fldChar w:fldCharType="separate"/>
        </w:r>
        <w:r w:rsidR="008E74CE">
          <w:rPr>
            <w:noProof/>
            <w:webHidden/>
          </w:rPr>
          <w:t>19</w:t>
        </w:r>
        <w:r w:rsidR="008E74CE">
          <w:rPr>
            <w:noProof/>
            <w:webHidden/>
          </w:rPr>
          <w:fldChar w:fldCharType="end"/>
        </w:r>
      </w:hyperlink>
    </w:p>
    <w:p w14:paraId="4AEBDD27" w14:textId="74887757" w:rsidR="008E74CE" w:rsidRDefault="00C92DCF">
      <w:pPr>
        <w:pStyle w:val="TOC1"/>
        <w:tabs>
          <w:tab w:val="left" w:pos="1050"/>
          <w:tab w:val="right" w:leader="dot" w:pos="8296"/>
        </w:tabs>
        <w:rPr>
          <w:noProof/>
        </w:rPr>
      </w:pPr>
      <w:hyperlink w:anchor="_Toc132115351" w:history="1">
        <w:r w:rsidR="008E74CE" w:rsidRPr="00326577">
          <w:rPr>
            <w:rStyle w:val="af4"/>
            <w:rFonts w:hint="eastAsia"/>
            <w:noProof/>
          </w:rPr>
          <w:t>第</w:t>
        </w:r>
        <w:r w:rsidR="008E74CE" w:rsidRPr="00326577">
          <w:rPr>
            <w:rStyle w:val="af4"/>
            <w:rFonts w:hint="eastAsia"/>
            <w:noProof/>
          </w:rPr>
          <w:t>5</w:t>
        </w:r>
        <w:r w:rsidR="008E74CE" w:rsidRPr="00326577">
          <w:rPr>
            <w:rStyle w:val="af4"/>
            <w:rFonts w:hint="eastAsia"/>
            <w:noProof/>
          </w:rPr>
          <w:t>章</w:t>
        </w:r>
        <w:r w:rsidR="008E74CE">
          <w:rPr>
            <w:noProof/>
          </w:rPr>
          <w:tab/>
        </w:r>
        <w:r w:rsidR="008E74CE" w:rsidRPr="00326577">
          <w:rPr>
            <w:rStyle w:val="af4"/>
            <w:rFonts w:hint="eastAsia"/>
            <w:noProof/>
          </w:rPr>
          <w:t>基于</w:t>
        </w:r>
        <w:r w:rsidR="008E74CE" w:rsidRPr="00326577">
          <w:rPr>
            <w:rStyle w:val="af4"/>
            <w:noProof/>
          </w:rPr>
          <w:t>Rust</w:t>
        </w:r>
        <w:r w:rsidR="008E74CE" w:rsidRPr="00326577">
          <w:rPr>
            <w:rStyle w:val="af4"/>
            <w:rFonts w:hint="eastAsia"/>
            <w:noProof/>
          </w:rPr>
          <w:t>的蓄水池算法实现</w:t>
        </w:r>
        <w:r w:rsidR="008E74CE">
          <w:rPr>
            <w:noProof/>
            <w:webHidden/>
          </w:rPr>
          <w:tab/>
        </w:r>
        <w:r w:rsidR="008E74CE">
          <w:rPr>
            <w:noProof/>
            <w:webHidden/>
          </w:rPr>
          <w:fldChar w:fldCharType="begin"/>
        </w:r>
        <w:r w:rsidR="008E74CE">
          <w:rPr>
            <w:noProof/>
            <w:webHidden/>
          </w:rPr>
          <w:instrText xml:space="preserve"> PAGEREF _Toc132115351 \h </w:instrText>
        </w:r>
        <w:r w:rsidR="008E74CE">
          <w:rPr>
            <w:noProof/>
            <w:webHidden/>
          </w:rPr>
        </w:r>
        <w:r w:rsidR="008E74CE">
          <w:rPr>
            <w:noProof/>
            <w:webHidden/>
          </w:rPr>
          <w:fldChar w:fldCharType="separate"/>
        </w:r>
        <w:r w:rsidR="008E74CE">
          <w:rPr>
            <w:noProof/>
            <w:webHidden/>
          </w:rPr>
          <w:t>20</w:t>
        </w:r>
        <w:r w:rsidR="008E74CE">
          <w:rPr>
            <w:noProof/>
            <w:webHidden/>
          </w:rPr>
          <w:fldChar w:fldCharType="end"/>
        </w:r>
      </w:hyperlink>
    </w:p>
    <w:p w14:paraId="558FF40A" w14:textId="728365AA" w:rsidR="008E74CE" w:rsidRDefault="00C92DCF">
      <w:pPr>
        <w:pStyle w:val="TOC2"/>
        <w:tabs>
          <w:tab w:val="left" w:pos="1050"/>
          <w:tab w:val="right" w:leader="dot" w:pos="8296"/>
        </w:tabs>
        <w:rPr>
          <w:noProof/>
        </w:rPr>
      </w:pPr>
      <w:hyperlink w:anchor="_Toc132115352" w:history="1">
        <w:r w:rsidR="008E74CE" w:rsidRPr="00326577">
          <w:rPr>
            <w:rStyle w:val="af4"/>
            <w:noProof/>
          </w:rPr>
          <w:t>5.1</w:t>
        </w:r>
        <w:r w:rsidR="008E74CE">
          <w:rPr>
            <w:noProof/>
          </w:rPr>
          <w:tab/>
        </w:r>
        <w:r w:rsidR="008E74CE" w:rsidRPr="00326577">
          <w:rPr>
            <w:rStyle w:val="af4"/>
            <w:rFonts w:hint="eastAsia"/>
            <w:noProof/>
          </w:rPr>
          <w:t>没有继承的</w:t>
        </w:r>
        <w:r w:rsidR="008E74CE" w:rsidRPr="00326577">
          <w:rPr>
            <w:rStyle w:val="af4"/>
            <w:noProof/>
          </w:rPr>
          <w:t>Rust</w:t>
        </w:r>
        <w:r w:rsidR="008E74CE">
          <w:rPr>
            <w:noProof/>
            <w:webHidden/>
          </w:rPr>
          <w:tab/>
        </w:r>
        <w:r w:rsidR="008E74CE">
          <w:rPr>
            <w:noProof/>
            <w:webHidden/>
          </w:rPr>
          <w:fldChar w:fldCharType="begin"/>
        </w:r>
        <w:r w:rsidR="008E74CE">
          <w:rPr>
            <w:noProof/>
            <w:webHidden/>
          </w:rPr>
          <w:instrText xml:space="preserve"> PAGEREF _Toc132115352 \h </w:instrText>
        </w:r>
        <w:r w:rsidR="008E74CE">
          <w:rPr>
            <w:noProof/>
            <w:webHidden/>
          </w:rPr>
        </w:r>
        <w:r w:rsidR="008E74CE">
          <w:rPr>
            <w:noProof/>
            <w:webHidden/>
          </w:rPr>
          <w:fldChar w:fldCharType="separate"/>
        </w:r>
        <w:r w:rsidR="008E74CE">
          <w:rPr>
            <w:noProof/>
            <w:webHidden/>
          </w:rPr>
          <w:t>20</w:t>
        </w:r>
        <w:r w:rsidR="008E74CE">
          <w:rPr>
            <w:noProof/>
            <w:webHidden/>
          </w:rPr>
          <w:fldChar w:fldCharType="end"/>
        </w:r>
      </w:hyperlink>
    </w:p>
    <w:p w14:paraId="0E91F96E" w14:textId="68838EB6" w:rsidR="008E74CE" w:rsidRDefault="00C92DCF">
      <w:pPr>
        <w:pStyle w:val="TOC2"/>
        <w:tabs>
          <w:tab w:val="left" w:pos="1050"/>
          <w:tab w:val="right" w:leader="dot" w:pos="8296"/>
        </w:tabs>
        <w:rPr>
          <w:noProof/>
        </w:rPr>
      </w:pPr>
      <w:hyperlink w:anchor="_Toc132115353" w:history="1">
        <w:r w:rsidR="008E74CE" w:rsidRPr="00326577">
          <w:rPr>
            <w:rStyle w:val="af4"/>
            <w:noProof/>
          </w:rPr>
          <w:t>5.2</w:t>
        </w:r>
        <w:r w:rsidR="008E74CE">
          <w:rPr>
            <w:noProof/>
          </w:rPr>
          <w:tab/>
        </w:r>
        <w:r w:rsidR="008E74CE" w:rsidRPr="00326577">
          <w:rPr>
            <w:rStyle w:val="af4"/>
            <w:noProof/>
          </w:rPr>
          <w:t>Rust</w:t>
        </w:r>
        <w:r w:rsidR="008E74CE" w:rsidRPr="00326577">
          <w:rPr>
            <w:rStyle w:val="af4"/>
            <w:rFonts w:hint="eastAsia"/>
            <w:noProof/>
          </w:rPr>
          <w:t>的类型系统与特性约束</w:t>
        </w:r>
        <w:r w:rsidR="008E74CE">
          <w:rPr>
            <w:noProof/>
            <w:webHidden/>
          </w:rPr>
          <w:tab/>
        </w:r>
        <w:r w:rsidR="008E74CE">
          <w:rPr>
            <w:noProof/>
            <w:webHidden/>
          </w:rPr>
          <w:fldChar w:fldCharType="begin"/>
        </w:r>
        <w:r w:rsidR="008E74CE">
          <w:rPr>
            <w:noProof/>
            <w:webHidden/>
          </w:rPr>
          <w:instrText xml:space="preserve"> PAGEREF _Toc132115353 \h </w:instrText>
        </w:r>
        <w:r w:rsidR="008E74CE">
          <w:rPr>
            <w:noProof/>
            <w:webHidden/>
          </w:rPr>
        </w:r>
        <w:r w:rsidR="008E74CE">
          <w:rPr>
            <w:noProof/>
            <w:webHidden/>
          </w:rPr>
          <w:fldChar w:fldCharType="separate"/>
        </w:r>
        <w:r w:rsidR="008E74CE">
          <w:rPr>
            <w:noProof/>
            <w:webHidden/>
          </w:rPr>
          <w:t>23</w:t>
        </w:r>
        <w:r w:rsidR="008E74CE">
          <w:rPr>
            <w:noProof/>
            <w:webHidden/>
          </w:rPr>
          <w:fldChar w:fldCharType="end"/>
        </w:r>
      </w:hyperlink>
    </w:p>
    <w:p w14:paraId="111AA39E" w14:textId="56FC7CA8" w:rsidR="008E74CE" w:rsidRDefault="00C92DCF">
      <w:pPr>
        <w:pStyle w:val="TOC3"/>
        <w:tabs>
          <w:tab w:val="left" w:pos="1680"/>
          <w:tab w:val="right" w:leader="dot" w:pos="8296"/>
        </w:tabs>
        <w:rPr>
          <w:noProof/>
        </w:rPr>
      </w:pPr>
      <w:hyperlink w:anchor="_Toc132115354" w:history="1">
        <w:r w:rsidR="008E74CE" w:rsidRPr="00326577">
          <w:rPr>
            <w:rStyle w:val="af4"/>
            <w:noProof/>
          </w:rPr>
          <w:t>5.2.1</w:t>
        </w:r>
        <w:r w:rsidR="008E74CE">
          <w:rPr>
            <w:noProof/>
          </w:rPr>
          <w:tab/>
        </w:r>
        <w:r w:rsidR="008E74CE" w:rsidRPr="00326577">
          <w:rPr>
            <w:rStyle w:val="af4"/>
            <w:noProof/>
          </w:rPr>
          <w:t>Clone</w:t>
        </w:r>
        <w:r w:rsidR="008E74CE" w:rsidRPr="00326577">
          <w:rPr>
            <w:rStyle w:val="af4"/>
            <w:rFonts w:hint="eastAsia"/>
            <w:noProof/>
          </w:rPr>
          <w:t>特性</w:t>
        </w:r>
        <w:r w:rsidR="008E74CE">
          <w:rPr>
            <w:noProof/>
            <w:webHidden/>
          </w:rPr>
          <w:tab/>
        </w:r>
        <w:r w:rsidR="008E74CE">
          <w:rPr>
            <w:noProof/>
            <w:webHidden/>
          </w:rPr>
          <w:fldChar w:fldCharType="begin"/>
        </w:r>
        <w:r w:rsidR="008E74CE">
          <w:rPr>
            <w:noProof/>
            <w:webHidden/>
          </w:rPr>
          <w:instrText xml:space="preserve"> PAGEREF _Toc132115354 \h </w:instrText>
        </w:r>
        <w:r w:rsidR="008E74CE">
          <w:rPr>
            <w:noProof/>
            <w:webHidden/>
          </w:rPr>
        </w:r>
        <w:r w:rsidR="008E74CE">
          <w:rPr>
            <w:noProof/>
            <w:webHidden/>
          </w:rPr>
          <w:fldChar w:fldCharType="separate"/>
        </w:r>
        <w:r w:rsidR="008E74CE">
          <w:rPr>
            <w:noProof/>
            <w:webHidden/>
          </w:rPr>
          <w:t>23</w:t>
        </w:r>
        <w:r w:rsidR="008E74CE">
          <w:rPr>
            <w:noProof/>
            <w:webHidden/>
          </w:rPr>
          <w:fldChar w:fldCharType="end"/>
        </w:r>
      </w:hyperlink>
    </w:p>
    <w:p w14:paraId="46038FC8" w14:textId="527FADD0" w:rsidR="008E74CE" w:rsidRDefault="00C92DCF">
      <w:pPr>
        <w:pStyle w:val="TOC3"/>
        <w:tabs>
          <w:tab w:val="left" w:pos="1680"/>
          <w:tab w:val="right" w:leader="dot" w:pos="8296"/>
        </w:tabs>
        <w:rPr>
          <w:noProof/>
        </w:rPr>
      </w:pPr>
      <w:hyperlink w:anchor="_Toc132115355" w:history="1">
        <w:r w:rsidR="008E74CE" w:rsidRPr="00326577">
          <w:rPr>
            <w:rStyle w:val="af4"/>
            <w:noProof/>
          </w:rPr>
          <w:t>5.2.2</w:t>
        </w:r>
        <w:r w:rsidR="008E74CE">
          <w:rPr>
            <w:noProof/>
          </w:rPr>
          <w:tab/>
        </w:r>
        <w:r w:rsidR="008E74CE" w:rsidRPr="00326577">
          <w:rPr>
            <w:rStyle w:val="af4"/>
            <w:noProof/>
          </w:rPr>
          <w:t>Sync</w:t>
        </w:r>
        <w:r w:rsidR="008E74CE" w:rsidRPr="00326577">
          <w:rPr>
            <w:rStyle w:val="af4"/>
            <w:rFonts w:hint="eastAsia"/>
            <w:noProof/>
          </w:rPr>
          <w:t>和</w:t>
        </w:r>
        <w:r w:rsidR="008E74CE" w:rsidRPr="00326577">
          <w:rPr>
            <w:rStyle w:val="af4"/>
            <w:noProof/>
          </w:rPr>
          <w:t>Send</w:t>
        </w:r>
        <w:r w:rsidR="008E74CE" w:rsidRPr="00326577">
          <w:rPr>
            <w:rStyle w:val="af4"/>
            <w:rFonts w:hint="eastAsia"/>
            <w:noProof/>
          </w:rPr>
          <w:t>特征</w:t>
        </w:r>
        <w:r w:rsidR="008E74CE">
          <w:rPr>
            <w:noProof/>
            <w:webHidden/>
          </w:rPr>
          <w:tab/>
        </w:r>
        <w:r w:rsidR="008E74CE">
          <w:rPr>
            <w:noProof/>
            <w:webHidden/>
          </w:rPr>
          <w:fldChar w:fldCharType="begin"/>
        </w:r>
        <w:r w:rsidR="008E74CE">
          <w:rPr>
            <w:noProof/>
            <w:webHidden/>
          </w:rPr>
          <w:instrText xml:space="preserve"> PAGEREF _Toc132115355 \h </w:instrText>
        </w:r>
        <w:r w:rsidR="008E74CE">
          <w:rPr>
            <w:noProof/>
            <w:webHidden/>
          </w:rPr>
        </w:r>
        <w:r w:rsidR="008E74CE">
          <w:rPr>
            <w:noProof/>
            <w:webHidden/>
          </w:rPr>
          <w:fldChar w:fldCharType="separate"/>
        </w:r>
        <w:r w:rsidR="008E74CE">
          <w:rPr>
            <w:noProof/>
            <w:webHidden/>
          </w:rPr>
          <w:t>24</w:t>
        </w:r>
        <w:r w:rsidR="008E74CE">
          <w:rPr>
            <w:noProof/>
            <w:webHidden/>
          </w:rPr>
          <w:fldChar w:fldCharType="end"/>
        </w:r>
      </w:hyperlink>
    </w:p>
    <w:p w14:paraId="11AFCC04" w14:textId="1B9C0926" w:rsidR="008E74CE" w:rsidRDefault="00C92DCF">
      <w:pPr>
        <w:pStyle w:val="TOC2"/>
        <w:tabs>
          <w:tab w:val="left" w:pos="1050"/>
          <w:tab w:val="right" w:leader="dot" w:pos="8296"/>
        </w:tabs>
        <w:rPr>
          <w:noProof/>
        </w:rPr>
      </w:pPr>
      <w:hyperlink w:anchor="_Toc132115356" w:history="1">
        <w:r w:rsidR="008E74CE" w:rsidRPr="00326577">
          <w:rPr>
            <w:rStyle w:val="af4"/>
            <w:noProof/>
          </w:rPr>
          <w:t>5.3</w:t>
        </w:r>
        <w:r w:rsidR="008E74CE">
          <w:rPr>
            <w:noProof/>
          </w:rPr>
          <w:tab/>
        </w:r>
        <w:r w:rsidR="008E74CE" w:rsidRPr="00326577">
          <w:rPr>
            <w:rStyle w:val="af4"/>
            <w:rFonts w:hint="eastAsia"/>
            <w:noProof/>
          </w:rPr>
          <w:t>在</w:t>
        </w:r>
        <w:r w:rsidR="008E74CE" w:rsidRPr="00326577">
          <w:rPr>
            <w:rStyle w:val="af4"/>
            <w:noProof/>
          </w:rPr>
          <w:t>Rust</w:t>
        </w:r>
        <w:r w:rsidR="008E74CE" w:rsidRPr="00326577">
          <w:rPr>
            <w:rStyle w:val="af4"/>
            <w:rFonts w:hint="eastAsia"/>
            <w:noProof/>
          </w:rPr>
          <w:t>中使用消息传递</w:t>
        </w:r>
        <w:r w:rsidR="008E74CE">
          <w:rPr>
            <w:noProof/>
            <w:webHidden/>
          </w:rPr>
          <w:tab/>
        </w:r>
        <w:r w:rsidR="008E74CE">
          <w:rPr>
            <w:noProof/>
            <w:webHidden/>
          </w:rPr>
          <w:fldChar w:fldCharType="begin"/>
        </w:r>
        <w:r w:rsidR="008E74CE">
          <w:rPr>
            <w:noProof/>
            <w:webHidden/>
          </w:rPr>
          <w:instrText xml:space="preserve"> PAGEREF _Toc132115356 \h </w:instrText>
        </w:r>
        <w:r w:rsidR="008E74CE">
          <w:rPr>
            <w:noProof/>
            <w:webHidden/>
          </w:rPr>
        </w:r>
        <w:r w:rsidR="008E74CE">
          <w:rPr>
            <w:noProof/>
            <w:webHidden/>
          </w:rPr>
          <w:fldChar w:fldCharType="separate"/>
        </w:r>
        <w:r w:rsidR="008E74CE">
          <w:rPr>
            <w:noProof/>
            <w:webHidden/>
          </w:rPr>
          <w:t>25</w:t>
        </w:r>
        <w:r w:rsidR="008E74CE">
          <w:rPr>
            <w:noProof/>
            <w:webHidden/>
          </w:rPr>
          <w:fldChar w:fldCharType="end"/>
        </w:r>
      </w:hyperlink>
    </w:p>
    <w:p w14:paraId="20327F8F" w14:textId="39267D92" w:rsidR="008E74CE" w:rsidRDefault="00C92DCF">
      <w:pPr>
        <w:pStyle w:val="TOC3"/>
        <w:tabs>
          <w:tab w:val="left" w:pos="1680"/>
          <w:tab w:val="right" w:leader="dot" w:pos="8296"/>
        </w:tabs>
        <w:rPr>
          <w:noProof/>
        </w:rPr>
      </w:pPr>
      <w:hyperlink w:anchor="_Toc132115357" w:history="1">
        <w:r w:rsidR="008E74CE" w:rsidRPr="00326577">
          <w:rPr>
            <w:rStyle w:val="af4"/>
            <w:noProof/>
          </w:rPr>
          <w:t>5.3.1</w:t>
        </w:r>
        <w:r w:rsidR="008E74CE">
          <w:rPr>
            <w:noProof/>
          </w:rPr>
          <w:tab/>
        </w:r>
        <w:r w:rsidR="008E74CE" w:rsidRPr="00326577">
          <w:rPr>
            <w:rStyle w:val="af4"/>
            <w:rFonts w:hint="eastAsia"/>
            <w:noProof/>
          </w:rPr>
          <w:t>使用标准库中的</w:t>
        </w:r>
        <w:r w:rsidR="008E74CE" w:rsidRPr="00326577">
          <w:rPr>
            <w:rStyle w:val="af4"/>
            <w:noProof/>
          </w:rPr>
          <w:t>mpsc</w:t>
        </w:r>
        <w:r w:rsidR="008E74CE" w:rsidRPr="00326577">
          <w:rPr>
            <w:rStyle w:val="af4"/>
            <w:rFonts w:hint="eastAsia"/>
            <w:noProof/>
          </w:rPr>
          <w:t>异步通道代替阻塞队列</w:t>
        </w:r>
        <w:r w:rsidR="008E74CE">
          <w:rPr>
            <w:noProof/>
            <w:webHidden/>
          </w:rPr>
          <w:tab/>
        </w:r>
        <w:r w:rsidR="008E74CE">
          <w:rPr>
            <w:noProof/>
            <w:webHidden/>
          </w:rPr>
          <w:fldChar w:fldCharType="begin"/>
        </w:r>
        <w:r w:rsidR="008E74CE">
          <w:rPr>
            <w:noProof/>
            <w:webHidden/>
          </w:rPr>
          <w:instrText xml:space="preserve"> PAGEREF _Toc132115357 \h </w:instrText>
        </w:r>
        <w:r w:rsidR="008E74CE">
          <w:rPr>
            <w:noProof/>
            <w:webHidden/>
          </w:rPr>
        </w:r>
        <w:r w:rsidR="008E74CE">
          <w:rPr>
            <w:noProof/>
            <w:webHidden/>
          </w:rPr>
          <w:fldChar w:fldCharType="separate"/>
        </w:r>
        <w:r w:rsidR="008E74CE">
          <w:rPr>
            <w:noProof/>
            <w:webHidden/>
          </w:rPr>
          <w:t>25</w:t>
        </w:r>
        <w:r w:rsidR="008E74CE">
          <w:rPr>
            <w:noProof/>
            <w:webHidden/>
          </w:rPr>
          <w:fldChar w:fldCharType="end"/>
        </w:r>
      </w:hyperlink>
    </w:p>
    <w:p w14:paraId="4C545D13" w14:textId="6DEEFF25" w:rsidR="008E74CE" w:rsidRDefault="00C92DCF">
      <w:pPr>
        <w:pStyle w:val="TOC3"/>
        <w:tabs>
          <w:tab w:val="left" w:pos="1680"/>
          <w:tab w:val="right" w:leader="dot" w:pos="8296"/>
        </w:tabs>
        <w:rPr>
          <w:noProof/>
        </w:rPr>
      </w:pPr>
      <w:hyperlink w:anchor="_Toc132115358" w:history="1">
        <w:r w:rsidR="008E74CE" w:rsidRPr="00326577">
          <w:rPr>
            <w:rStyle w:val="af4"/>
            <w:noProof/>
          </w:rPr>
          <w:t>5.3.2</w:t>
        </w:r>
        <w:r w:rsidR="008E74CE">
          <w:rPr>
            <w:noProof/>
          </w:rPr>
          <w:tab/>
        </w:r>
        <w:r w:rsidR="008E74CE" w:rsidRPr="00326577">
          <w:rPr>
            <w:rStyle w:val="af4"/>
            <w:rFonts w:hint="eastAsia"/>
            <w:noProof/>
          </w:rPr>
          <w:t>利用消息传递更优雅地让线程进行协作</w:t>
        </w:r>
        <w:r w:rsidR="008E74CE">
          <w:rPr>
            <w:noProof/>
            <w:webHidden/>
          </w:rPr>
          <w:tab/>
        </w:r>
        <w:r w:rsidR="008E74CE">
          <w:rPr>
            <w:noProof/>
            <w:webHidden/>
          </w:rPr>
          <w:fldChar w:fldCharType="begin"/>
        </w:r>
        <w:r w:rsidR="008E74CE">
          <w:rPr>
            <w:noProof/>
            <w:webHidden/>
          </w:rPr>
          <w:instrText xml:space="preserve"> PAGEREF _Toc132115358 \h </w:instrText>
        </w:r>
        <w:r w:rsidR="008E74CE">
          <w:rPr>
            <w:noProof/>
            <w:webHidden/>
          </w:rPr>
        </w:r>
        <w:r w:rsidR="008E74CE">
          <w:rPr>
            <w:noProof/>
            <w:webHidden/>
          </w:rPr>
          <w:fldChar w:fldCharType="separate"/>
        </w:r>
        <w:r w:rsidR="008E74CE">
          <w:rPr>
            <w:noProof/>
            <w:webHidden/>
          </w:rPr>
          <w:t>26</w:t>
        </w:r>
        <w:r w:rsidR="008E74CE">
          <w:rPr>
            <w:noProof/>
            <w:webHidden/>
          </w:rPr>
          <w:fldChar w:fldCharType="end"/>
        </w:r>
      </w:hyperlink>
    </w:p>
    <w:p w14:paraId="5B8390B8" w14:textId="7A939B7A" w:rsidR="008E74CE" w:rsidRDefault="00C92DCF">
      <w:pPr>
        <w:pStyle w:val="TOC2"/>
        <w:tabs>
          <w:tab w:val="left" w:pos="1050"/>
          <w:tab w:val="right" w:leader="dot" w:pos="8296"/>
        </w:tabs>
        <w:rPr>
          <w:noProof/>
        </w:rPr>
      </w:pPr>
      <w:hyperlink w:anchor="_Toc132115359" w:history="1">
        <w:r w:rsidR="008E74CE" w:rsidRPr="00326577">
          <w:rPr>
            <w:rStyle w:val="af4"/>
            <w:noProof/>
          </w:rPr>
          <w:t>5.4</w:t>
        </w:r>
        <w:r w:rsidR="008E74CE">
          <w:rPr>
            <w:noProof/>
          </w:rPr>
          <w:tab/>
        </w:r>
        <w:r w:rsidR="008E74CE" w:rsidRPr="00326577">
          <w:rPr>
            <w:rStyle w:val="af4"/>
            <w:noProof/>
          </w:rPr>
          <w:t>Rust</w:t>
        </w:r>
        <w:r w:rsidR="008E74CE" w:rsidRPr="00326577">
          <w:rPr>
            <w:rStyle w:val="af4"/>
            <w:rFonts w:hint="eastAsia"/>
            <w:noProof/>
          </w:rPr>
          <w:t>的错误传递</w:t>
        </w:r>
        <w:r w:rsidR="008E74CE">
          <w:rPr>
            <w:noProof/>
            <w:webHidden/>
          </w:rPr>
          <w:tab/>
        </w:r>
        <w:r w:rsidR="008E74CE">
          <w:rPr>
            <w:noProof/>
            <w:webHidden/>
          </w:rPr>
          <w:fldChar w:fldCharType="begin"/>
        </w:r>
        <w:r w:rsidR="008E74CE">
          <w:rPr>
            <w:noProof/>
            <w:webHidden/>
          </w:rPr>
          <w:instrText xml:space="preserve"> PAGEREF _Toc132115359 \h </w:instrText>
        </w:r>
        <w:r w:rsidR="008E74CE">
          <w:rPr>
            <w:noProof/>
            <w:webHidden/>
          </w:rPr>
        </w:r>
        <w:r w:rsidR="008E74CE">
          <w:rPr>
            <w:noProof/>
            <w:webHidden/>
          </w:rPr>
          <w:fldChar w:fldCharType="separate"/>
        </w:r>
        <w:r w:rsidR="008E74CE">
          <w:rPr>
            <w:noProof/>
            <w:webHidden/>
          </w:rPr>
          <w:t>26</w:t>
        </w:r>
        <w:r w:rsidR="008E74CE">
          <w:rPr>
            <w:noProof/>
            <w:webHidden/>
          </w:rPr>
          <w:fldChar w:fldCharType="end"/>
        </w:r>
      </w:hyperlink>
    </w:p>
    <w:p w14:paraId="6153D57B" w14:textId="24CED4BC" w:rsidR="008E74CE" w:rsidRDefault="00C92DCF">
      <w:pPr>
        <w:pStyle w:val="TOC2"/>
        <w:tabs>
          <w:tab w:val="left" w:pos="1050"/>
          <w:tab w:val="right" w:leader="dot" w:pos="8296"/>
        </w:tabs>
        <w:rPr>
          <w:noProof/>
        </w:rPr>
      </w:pPr>
      <w:hyperlink w:anchor="_Toc132115360" w:history="1">
        <w:r w:rsidR="008E74CE" w:rsidRPr="00326577">
          <w:rPr>
            <w:rStyle w:val="af4"/>
            <w:noProof/>
          </w:rPr>
          <w:t>5.5</w:t>
        </w:r>
        <w:r w:rsidR="008E74CE">
          <w:rPr>
            <w:noProof/>
          </w:rPr>
          <w:tab/>
        </w:r>
        <w:r w:rsidR="008E74CE" w:rsidRPr="00326577">
          <w:rPr>
            <w:rStyle w:val="af4"/>
            <w:noProof/>
          </w:rPr>
          <w:t>Rust</w:t>
        </w:r>
        <w:r w:rsidR="008E74CE" w:rsidRPr="00326577">
          <w:rPr>
            <w:rStyle w:val="af4"/>
            <w:rFonts w:hint="eastAsia"/>
            <w:noProof/>
          </w:rPr>
          <w:t>与</w:t>
        </w:r>
        <w:r w:rsidR="008E74CE" w:rsidRPr="00326577">
          <w:rPr>
            <w:rStyle w:val="af4"/>
            <w:noProof/>
          </w:rPr>
          <w:t>Java</w:t>
        </w:r>
        <w:r w:rsidR="008E74CE" w:rsidRPr="00326577">
          <w:rPr>
            <w:rStyle w:val="af4"/>
            <w:rFonts w:hint="eastAsia"/>
            <w:noProof/>
          </w:rPr>
          <w:t>代码的性能对比</w:t>
        </w:r>
        <w:r w:rsidR="008E74CE">
          <w:rPr>
            <w:noProof/>
            <w:webHidden/>
          </w:rPr>
          <w:tab/>
        </w:r>
        <w:r w:rsidR="008E74CE">
          <w:rPr>
            <w:noProof/>
            <w:webHidden/>
          </w:rPr>
          <w:fldChar w:fldCharType="begin"/>
        </w:r>
        <w:r w:rsidR="008E74CE">
          <w:rPr>
            <w:noProof/>
            <w:webHidden/>
          </w:rPr>
          <w:instrText xml:space="preserve"> PAGEREF _Toc132115360 \h </w:instrText>
        </w:r>
        <w:r w:rsidR="008E74CE">
          <w:rPr>
            <w:noProof/>
            <w:webHidden/>
          </w:rPr>
        </w:r>
        <w:r w:rsidR="008E74CE">
          <w:rPr>
            <w:noProof/>
            <w:webHidden/>
          </w:rPr>
          <w:fldChar w:fldCharType="separate"/>
        </w:r>
        <w:r w:rsidR="008E74CE">
          <w:rPr>
            <w:noProof/>
            <w:webHidden/>
          </w:rPr>
          <w:t>28</w:t>
        </w:r>
        <w:r w:rsidR="008E74CE">
          <w:rPr>
            <w:noProof/>
            <w:webHidden/>
          </w:rPr>
          <w:fldChar w:fldCharType="end"/>
        </w:r>
      </w:hyperlink>
    </w:p>
    <w:p w14:paraId="6831CC70" w14:textId="16E27FEB" w:rsidR="008E74CE" w:rsidRDefault="00C92DCF">
      <w:pPr>
        <w:pStyle w:val="TOC3"/>
        <w:tabs>
          <w:tab w:val="left" w:pos="1680"/>
          <w:tab w:val="right" w:leader="dot" w:pos="8296"/>
        </w:tabs>
        <w:rPr>
          <w:noProof/>
        </w:rPr>
      </w:pPr>
      <w:hyperlink w:anchor="_Toc132115361" w:history="1">
        <w:r w:rsidR="008E74CE" w:rsidRPr="00326577">
          <w:rPr>
            <w:rStyle w:val="af4"/>
            <w:noProof/>
          </w:rPr>
          <w:t>5.5.1</w:t>
        </w:r>
        <w:r w:rsidR="008E74CE">
          <w:rPr>
            <w:noProof/>
          </w:rPr>
          <w:tab/>
        </w:r>
        <w:r w:rsidR="008E74CE" w:rsidRPr="00326577">
          <w:rPr>
            <w:rStyle w:val="af4"/>
            <w:rFonts w:hint="eastAsia"/>
            <w:noProof/>
          </w:rPr>
          <w:t>测试平台与方法</w:t>
        </w:r>
        <w:r w:rsidR="008E74CE">
          <w:rPr>
            <w:noProof/>
            <w:webHidden/>
          </w:rPr>
          <w:tab/>
        </w:r>
        <w:r w:rsidR="008E74CE">
          <w:rPr>
            <w:noProof/>
            <w:webHidden/>
          </w:rPr>
          <w:fldChar w:fldCharType="begin"/>
        </w:r>
        <w:r w:rsidR="008E74CE">
          <w:rPr>
            <w:noProof/>
            <w:webHidden/>
          </w:rPr>
          <w:instrText xml:space="preserve"> PAGEREF _Toc132115361 \h </w:instrText>
        </w:r>
        <w:r w:rsidR="008E74CE">
          <w:rPr>
            <w:noProof/>
            <w:webHidden/>
          </w:rPr>
        </w:r>
        <w:r w:rsidR="008E74CE">
          <w:rPr>
            <w:noProof/>
            <w:webHidden/>
          </w:rPr>
          <w:fldChar w:fldCharType="separate"/>
        </w:r>
        <w:r w:rsidR="008E74CE">
          <w:rPr>
            <w:noProof/>
            <w:webHidden/>
          </w:rPr>
          <w:t>29</w:t>
        </w:r>
        <w:r w:rsidR="008E74CE">
          <w:rPr>
            <w:noProof/>
            <w:webHidden/>
          </w:rPr>
          <w:fldChar w:fldCharType="end"/>
        </w:r>
      </w:hyperlink>
    </w:p>
    <w:p w14:paraId="597CCF16" w14:textId="1FD59E96" w:rsidR="008E74CE" w:rsidRDefault="00C92DCF">
      <w:pPr>
        <w:pStyle w:val="TOC3"/>
        <w:tabs>
          <w:tab w:val="left" w:pos="1680"/>
          <w:tab w:val="right" w:leader="dot" w:pos="8296"/>
        </w:tabs>
        <w:rPr>
          <w:noProof/>
        </w:rPr>
      </w:pPr>
      <w:hyperlink w:anchor="_Toc132115362" w:history="1">
        <w:r w:rsidR="008E74CE" w:rsidRPr="00326577">
          <w:rPr>
            <w:rStyle w:val="af4"/>
            <w:noProof/>
          </w:rPr>
          <w:t>5.5.2</w:t>
        </w:r>
        <w:r w:rsidR="008E74CE">
          <w:rPr>
            <w:noProof/>
          </w:rPr>
          <w:tab/>
        </w:r>
        <w:r w:rsidR="008E74CE" w:rsidRPr="00326577">
          <w:rPr>
            <w:rStyle w:val="af4"/>
            <w:rFonts w:hint="eastAsia"/>
            <w:noProof/>
          </w:rPr>
          <w:t>性能测试结果</w:t>
        </w:r>
        <w:r w:rsidR="008E74CE">
          <w:rPr>
            <w:noProof/>
            <w:webHidden/>
          </w:rPr>
          <w:tab/>
        </w:r>
        <w:r w:rsidR="008E74CE">
          <w:rPr>
            <w:noProof/>
            <w:webHidden/>
          </w:rPr>
          <w:fldChar w:fldCharType="begin"/>
        </w:r>
        <w:r w:rsidR="008E74CE">
          <w:rPr>
            <w:noProof/>
            <w:webHidden/>
          </w:rPr>
          <w:instrText xml:space="preserve"> PAGEREF _Toc132115362 \h </w:instrText>
        </w:r>
        <w:r w:rsidR="008E74CE">
          <w:rPr>
            <w:noProof/>
            <w:webHidden/>
          </w:rPr>
        </w:r>
        <w:r w:rsidR="008E74CE">
          <w:rPr>
            <w:noProof/>
            <w:webHidden/>
          </w:rPr>
          <w:fldChar w:fldCharType="separate"/>
        </w:r>
        <w:r w:rsidR="008E74CE">
          <w:rPr>
            <w:noProof/>
            <w:webHidden/>
          </w:rPr>
          <w:t>29</w:t>
        </w:r>
        <w:r w:rsidR="008E74CE">
          <w:rPr>
            <w:noProof/>
            <w:webHidden/>
          </w:rPr>
          <w:fldChar w:fldCharType="end"/>
        </w:r>
      </w:hyperlink>
    </w:p>
    <w:p w14:paraId="24215623" w14:textId="4F6689CD" w:rsidR="008E74CE" w:rsidRDefault="00C92DCF">
      <w:pPr>
        <w:pStyle w:val="TOC3"/>
        <w:tabs>
          <w:tab w:val="left" w:pos="1680"/>
          <w:tab w:val="right" w:leader="dot" w:pos="8296"/>
        </w:tabs>
        <w:rPr>
          <w:noProof/>
        </w:rPr>
      </w:pPr>
      <w:hyperlink w:anchor="_Toc132115363" w:history="1">
        <w:r w:rsidR="008E74CE" w:rsidRPr="00326577">
          <w:rPr>
            <w:rStyle w:val="af4"/>
            <w:noProof/>
          </w:rPr>
          <w:t>5.5.3</w:t>
        </w:r>
        <w:r w:rsidR="008E74CE">
          <w:rPr>
            <w:noProof/>
          </w:rPr>
          <w:tab/>
        </w:r>
        <w:r w:rsidR="008E74CE" w:rsidRPr="00326577">
          <w:rPr>
            <w:rStyle w:val="af4"/>
            <w:rFonts w:hint="eastAsia"/>
            <w:noProof/>
          </w:rPr>
          <w:t>使用特征对象带来的性能波动</w:t>
        </w:r>
        <w:r w:rsidR="008E74CE">
          <w:rPr>
            <w:noProof/>
            <w:webHidden/>
          </w:rPr>
          <w:tab/>
        </w:r>
        <w:r w:rsidR="008E74CE">
          <w:rPr>
            <w:noProof/>
            <w:webHidden/>
          </w:rPr>
          <w:fldChar w:fldCharType="begin"/>
        </w:r>
        <w:r w:rsidR="008E74CE">
          <w:rPr>
            <w:noProof/>
            <w:webHidden/>
          </w:rPr>
          <w:instrText xml:space="preserve"> PAGEREF _Toc132115363 \h </w:instrText>
        </w:r>
        <w:r w:rsidR="008E74CE">
          <w:rPr>
            <w:noProof/>
            <w:webHidden/>
          </w:rPr>
        </w:r>
        <w:r w:rsidR="008E74CE">
          <w:rPr>
            <w:noProof/>
            <w:webHidden/>
          </w:rPr>
          <w:fldChar w:fldCharType="separate"/>
        </w:r>
        <w:r w:rsidR="008E74CE">
          <w:rPr>
            <w:noProof/>
            <w:webHidden/>
          </w:rPr>
          <w:t>29</w:t>
        </w:r>
        <w:r w:rsidR="008E74CE">
          <w:rPr>
            <w:noProof/>
            <w:webHidden/>
          </w:rPr>
          <w:fldChar w:fldCharType="end"/>
        </w:r>
      </w:hyperlink>
    </w:p>
    <w:p w14:paraId="2DF239B5" w14:textId="08871C05" w:rsidR="008E74CE" w:rsidRDefault="00C92DCF">
      <w:pPr>
        <w:pStyle w:val="TOC1"/>
        <w:tabs>
          <w:tab w:val="left" w:pos="1050"/>
          <w:tab w:val="right" w:leader="dot" w:pos="8296"/>
        </w:tabs>
        <w:rPr>
          <w:noProof/>
        </w:rPr>
      </w:pPr>
      <w:hyperlink w:anchor="_Toc132115364" w:history="1">
        <w:r w:rsidR="008E74CE" w:rsidRPr="00326577">
          <w:rPr>
            <w:rStyle w:val="af4"/>
            <w:rFonts w:hint="eastAsia"/>
            <w:noProof/>
          </w:rPr>
          <w:t>第</w:t>
        </w:r>
        <w:r w:rsidR="008E74CE" w:rsidRPr="00326577">
          <w:rPr>
            <w:rStyle w:val="af4"/>
            <w:rFonts w:hint="eastAsia"/>
            <w:noProof/>
          </w:rPr>
          <w:t>6</w:t>
        </w:r>
        <w:r w:rsidR="008E74CE" w:rsidRPr="00326577">
          <w:rPr>
            <w:rStyle w:val="af4"/>
            <w:rFonts w:hint="eastAsia"/>
            <w:noProof/>
          </w:rPr>
          <w:t>章</w:t>
        </w:r>
        <w:r w:rsidR="008E74CE">
          <w:rPr>
            <w:noProof/>
          </w:rPr>
          <w:tab/>
        </w:r>
        <w:r w:rsidR="008E74CE" w:rsidRPr="00326577">
          <w:rPr>
            <w:rStyle w:val="af4"/>
            <w:rFonts w:hint="eastAsia"/>
            <w:noProof/>
          </w:rPr>
          <w:t>总结</w:t>
        </w:r>
        <w:r w:rsidR="008E74CE">
          <w:rPr>
            <w:noProof/>
            <w:webHidden/>
          </w:rPr>
          <w:tab/>
        </w:r>
        <w:r w:rsidR="008E74CE">
          <w:rPr>
            <w:noProof/>
            <w:webHidden/>
          </w:rPr>
          <w:fldChar w:fldCharType="begin"/>
        </w:r>
        <w:r w:rsidR="008E74CE">
          <w:rPr>
            <w:noProof/>
            <w:webHidden/>
          </w:rPr>
          <w:instrText xml:space="preserve"> PAGEREF _Toc132115364 \h </w:instrText>
        </w:r>
        <w:r w:rsidR="008E74CE">
          <w:rPr>
            <w:noProof/>
            <w:webHidden/>
          </w:rPr>
        </w:r>
        <w:r w:rsidR="008E74CE">
          <w:rPr>
            <w:noProof/>
            <w:webHidden/>
          </w:rPr>
          <w:fldChar w:fldCharType="separate"/>
        </w:r>
        <w:r w:rsidR="008E74CE">
          <w:rPr>
            <w:noProof/>
            <w:webHidden/>
          </w:rPr>
          <w:t>32</w:t>
        </w:r>
        <w:r w:rsidR="008E74CE">
          <w:rPr>
            <w:noProof/>
            <w:webHidden/>
          </w:rPr>
          <w:fldChar w:fldCharType="end"/>
        </w:r>
      </w:hyperlink>
    </w:p>
    <w:p w14:paraId="625A6C52" w14:textId="409CA90C" w:rsidR="00F94BD4" w:rsidRDefault="00316E68" w:rsidP="00CA0810">
      <w:r>
        <w:fldChar w:fldCharType="end"/>
      </w:r>
    </w:p>
    <w:p w14:paraId="4314308F" w14:textId="41FA60FA" w:rsidR="00F94BD4" w:rsidRPr="00CA0810" w:rsidRDefault="00F94BD4" w:rsidP="00CA0810">
      <w:pPr>
        <w:sectPr w:rsidR="00F94BD4" w:rsidRPr="00CA0810" w:rsidSect="00D66A68">
          <w:pgSz w:w="11906" w:h="16838"/>
          <w:pgMar w:top="1440" w:right="1800" w:bottom="1440" w:left="1800" w:header="851" w:footer="992" w:gutter="0"/>
          <w:pgNumType w:fmt="upperRoman"/>
          <w:cols w:space="425"/>
          <w:docGrid w:type="lines" w:linePitch="312"/>
        </w:sectPr>
      </w:pPr>
    </w:p>
    <w:p w14:paraId="38A096C4" w14:textId="7613FC55" w:rsidR="00457786" w:rsidRDefault="00B36280" w:rsidP="00FE0FBE">
      <w:pPr>
        <w:pStyle w:val="10"/>
        <w:spacing w:before="249" w:after="156"/>
      </w:pPr>
      <w:bookmarkStart w:id="5" w:name="_Toc131253743"/>
      <w:bookmarkStart w:id="6" w:name="_Toc132115324"/>
      <w:r w:rsidRPr="001A5952">
        <w:lastRenderedPageBreak/>
        <w:t>绪论</w:t>
      </w:r>
      <w:bookmarkEnd w:id="5"/>
      <w:bookmarkEnd w:id="6"/>
    </w:p>
    <w:p w14:paraId="77C443AF" w14:textId="5EBB95DB" w:rsidR="002220DA" w:rsidRPr="002220DA" w:rsidRDefault="002220DA" w:rsidP="00FE0FBE">
      <w:pPr>
        <w:pStyle w:val="20"/>
      </w:pPr>
      <w:bookmarkStart w:id="7" w:name="_Toc132115325"/>
      <w:r>
        <w:rPr>
          <w:rFonts w:hint="eastAsia"/>
        </w:rPr>
        <w:t>研究背景和意义</w:t>
      </w:r>
      <w:bookmarkEnd w:id="7"/>
    </w:p>
    <w:p w14:paraId="2A630E3C" w14:textId="4880EC35" w:rsidR="00A64460" w:rsidRDefault="00A64460" w:rsidP="00A64460">
      <w:pPr>
        <w:pStyle w:val="a0"/>
        <w:ind w:firstLine="480"/>
      </w:pPr>
      <w:r>
        <w:rPr>
          <w:rFonts w:hint="eastAsia"/>
        </w:rPr>
        <w:t>Rust</w:t>
      </w:r>
      <w:r>
        <w:rPr>
          <w:rFonts w:hint="eastAsia"/>
        </w:rPr>
        <w:t>作为一门新兴</w:t>
      </w:r>
      <w:r w:rsidR="00F15F1D">
        <w:rPr>
          <w:rFonts w:hint="eastAsia"/>
        </w:rPr>
        <w:t>的高级</w:t>
      </w:r>
      <w:r>
        <w:rPr>
          <w:rFonts w:hint="eastAsia"/>
        </w:rPr>
        <w:t>语言，</w:t>
      </w:r>
      <w:r w:rsidR="00D17CF2">
        <w:rPr>
          <w:rFonts w:hint="eastAsia"/>
        </w:rPr>
        <w:t>以其</w:t>
      </w:r>
      <w:r w:rsidR="00F15F1D">
        <w:rPr>
          <w:rFonts w:hint="eastAsia"/>
        </w:rPr>
        <w:t>接近</w:t>
      </w:r>
      <w:r w:rsidR="00F15F1D">
        <w:rPr>
          <w:rFonts w:hint="eastAsia"/>
        </w:rPr>
        <w:t>C</w:t>
      </w:r>
      <w:r w:rsidR="00F15F1D">
        <w:t>/C++</w:t>
      </w:r>
      <w:r w:rsidR="00D17CF2">
        <w:rPr>
          <w:rFonts w:hint="eastAsia"/>
        </w:rPr>
        <w:t>运行效率、</w:t>
      </w:r>
      <w:r w:rsidR="00F15F1D">
        <w:rPr>
          <w:rFonts w:hint="eastAsia"/>
        </w:rPr>
        <w:t>基于</w:t>
      </w:r>
      <w:r w:rsidR="00D17CF2">
        <w:rPr>
          <w:rFonts w:hint="eastAsia"/>
        </w:rPr>
        <w:t>强大的编译器静态检查能力</w:t>
      </w:r>
      <w:r w:rsidR="00F15F1D">
        <w:rPr>
          <w:rFonts w:hint="eastAsia"/>
        </w:rPr>
        <w:t>的</w:t>
      </w:r>
      <w:r w:rsidR="00B8229D">
        <w:rPr>
          <w:rFonts w:hint="eastAsia"/>
        </w:rPr>
        <w:t>内存管理</w:t>
      </w:r>
      <w:r w:rsidR="00D17CF2">
        <w:rPr>
          <w:rFonts w:hint="eastAsia"/>
        </w:rPr>
        <w:t>等特点获得了业内广泛的关注</w:t>
      </w:r>
      <w:r w:rsidR="00B8229D">
        <w:rPr>
          <w:rFonts w:hint="eastAsia"/>
        </w:rPr>
        <w:t>，</w:t>
      </w:r>
      <w:r w:rsidR="00F94BD4">
        <w:rPr>
          <w:rFonts w:hint="eastAsia"/>
        </w:rPr>
        <w:t>并</w:t>
      </w:r>
      <w:r w:rsidR="00B8229D">
        <w:rPr>
          <w:rFonts w:hint="eastAsia"/>
        </w:rPr>
        <w:t>同时</w:t>
      </w:r>
      <w:r w:rsidR="00F94BD4">
        <w:rPr>
          <w:rFonts w:hint="eastAsia"/>
        </w:rPr>
        <w:t>取得</w:t>
      </w:r>
      <w:r w:rsidR="00B8229D">
        <w:rPr>
          <w:rFonts w:hint="eastAsia"/>
        </w:rPr>
        <w:t>了来自学院派和工业界的认可</w:t>
      </w:r>
      <w:r w:rsidR="00F94BD4">
        <w:rPr>
          <w:rFonts w:hint="eastAsia"/>
        </w:rPr>
        <w:t>：</w:t>
      </w:r>
      <w:r w:rsidR="00B8229D">
        <w:t>Linux</w:t>
      </w:r>
      <w:r w:rsidR="00B8229D">
        <w:rPr>
          <w:rFonts w:hint="eastAsia"/>
        </w:rPr>
        <w:t xml:space="preserve"> kernel</w:t>
      </w:r>
      <w:r w:rsidR="00B8229D">
        <w:rPr>
          <w:rFonts w:hint="eastAsia"/>
        </w:rPr>
        <w:t>在</w:t>
      </w:r>
      <w:r w:rsidR="00B8229D">
        <w:rPr>
          <w:rFonts w:hint="eastAsia"/>
        </w:rPr>
        <w:t>6</w:t>
      </w:r>
      <w:r w:rsidR="00B8229D">
        <w:t>.1</w:t>
      </w:r>
      <w:r w:rsidR="00B8229D">
        <w:rPr>
          <w:rFonts w:hint="eastAsia"/>
        </w:rPr>
        <w:t>版本引入了对于</w:t>
      </w:r>
      <w:r w:rsidR="00B8229D">
        <w:rPr>
          <w:rFonts w:hint="eastAsia"/>
        </w:rPr>
        <w:t>Rust</w:t>
      </w:r>
      <w:r w:rsidR="00B8229D">
        <w:rPr>
          <w:rFonts w:hint="eastAsia"/>
        </w:rPr>
        <w:t>编程语言的支持；</w:t>
      </w:r>
      <w:r w:rsidR="00F94BD4">
        <w:rPr>
          <w:rFonts w:hint="eastAsia"/>
        </w:rPr>
        <w:t>同时</w:t>
      </w:r>
      <w:r w:rsidR="00A150E6">
        <w:rPr>
          <w:rFonts w:hint="eastAsia"/>
        </w:rPr>
        <w:t>包括</w:t>
      </w:r>
      <w:r w:rsidR="00A150E6">
        <w:rPr>
          <w:rFonts w:hint="eastAsia"/>
        </w:rPr>
        <w:t>Microsoft</w:t>
      </w:r>
      <w:r w:rsidR="00A150E6">
        <w:rPr>
          <w:rFonts w:hint="eastAsia"/>
        </w:rPr>
        <w:t>在内的</w:t>
      </w:r>
      <w:r w:rsidR="00F94BD4">
        <w:rPr>
          <w:rFonts w:hint="eastAsia"/>
        </w:rPr>
        <w:t>各大厂商也在着手对</w:t>
      </w:r>
      <w:r w:rsidR="00F94BD4">
        <w:rPr>
          <w:rFonts w:hint="eastAsia"/>
        </w:rPr>
        <w:t>Rust</w:t>
      </w:r>
      <w:r w:rsidR="00F94BD4">
        <w:rPr>
          <w:rFonts w:hint="eastAsia"/>
        </w:rPr>
        <w:t>进行技术储备。</w:t>
      </w:r>
    </w:p>
    <w:p w14:paraId="43F68692" w14:textId="6C7BAAAD" w:rsidR="00A150E6" w:rsidRDefault="00982DE2" w:rsidP="00A150E6">
      <w:pPr>
        <w:pStyle w:val="a0"/>
        <w:ind w:firstLine="480"/>
      </w:pPr>
      <w:r>
        <w:rPr>
          <w:rFonts w:hint="eastAsia"/>
        </w:rPr>
        <w:t>作为一门系统级语言，高效的并发处理是</w:t>
      </w:r>
      <w:r>
        <w:rPr>
          <w:rFonts w:hint="eastAsia"/>
        </w:rPr>
        <w:t>Rust</w:t>
      </w:r>
      <w:r>
        <w:rPr>
          <w:rFonts w:hint="eastAsia"/>
        </w:rPr>
        <w:t>的主要目标之一。</w:t>
      </w:r>
      <w:r w:rsidR="00966782">
        <w:rPr>
          <w:rFonts w:hint="eastAsia"/>
        </w:rPr>
        <w:t>R</w:t>
      </w:r>
      <w:r w:rsidR="00966782">
        <w:t>ust</w:t>
      </w:r>
      <w:r w:rsidR="00966782">
        <w:rPr>
          <w:rFonts w:hint="eastAsia"/>
        </w:rPr>
        <w:t>原生支持</w:t>
      </w:r>
      <w:r w:rsidR="00966782">
        <w:rPr>
          <w:rFonts w:hint="eastAsia"/>
        </w:rPr>
        <w:t>OS</w:t>
      </w:r>
      <w:r w:rsidR="00966782">
        <w:rPr>
          <w:rFonts w:hint="eastAsia"/>
        </w:rPr>
        <w:t>线程级的并发编程，并且支持</w:t>
      </w:r>
      <w:r w:rsidR="00966782">
        <w:rPr>
          <w:rFonts w:hint="eastAsia"/>
        </w:rPr>
        <w:t>async</w:t>
      </w:r>
      <w:r w:rsidR="00966782">
        <w:t>/await</w:t>
      </w:r>
      <w:r w:rsidR="00966782">
        <w:rPr>
          <w:rFonts w:hint="eastAsia"/>
        </w:rPr>
        <w:t>并发模型。</w:t>
      </w:r>
      <w:r w:rsidR="00F67236">
        <w:rPr>
          <w:rFonts w:hint="eastAsia"/>
        </w:rPr>
        <w:t>@todo</w:t>
      </w:r>
    </w:p>
    <w:p w14:paraId="5BDF664C" w14:textId="7CF451E4" w:rsidR="002220DA" w:rsidRDefault="002220DA" w:rsidP="00FE0FBE">
      <w:pPr>
        <w:pStyle w:val="20"/>
      </w:pPr>
      <w:bookmarkStart w:id="8" w:name="_Toc132115326"/>
      <w:r>
        <w:rPr>
          <w:rFonts w:hint="eastAsia"/>
        </w:rPr>
        <w:t>研究现状</w:t>
      </w:r>
      <w:bookmarkEnd w:id="8"/>
    </w:p>
    <w:p w14:paraId="1CCC18F5" w14:textId="18B428C6" w:rsidR="00D76C64" w:rsidRDefault="00D76C64" w:rsidP="00A64460">
      <w:pPr>
        <w:pStyle w:val="a0"/>
        <w:ind w:firstLine="480"/>
      </w:pPr>
      <w:r>
        <w:rPr>
          <w:rFonts w:hint="eastAsia"/>
        </w:rPr>
        <w:t>Rust</w:t>
      </w:r>
      <w:r>
        <w:rPr>
          <w:rFonts w:hint="eastAsia"/>
        </w:rPr>
        <w:t>是一门</w:t>
      </w:r>
      <w:r w:rsidR="00AE5997">
        <w:rPr>
          <w:rFonts w:hint="eastAsia"/>
        </w:rPr>
        <w:t>新兴语言，学习</w:t>
      </w:r>
      <w:r w:rsidR="00AE5997">
        <w:rPr>
          <w:rFonts w:hint="eastAsia"/>
        </w:rPr>
        <w:t>Rust</w:t>
      </w:r>
      <w:r w:rsidR="009D4CEB">
        <w:rPr>
          <w:rFonts w:hint="eastAsia"/>
        </w:rPr>
        <w:t>时</w:t>
      </w:r>
      <w:r w:rsidR="00AE5997">
        <w:rPr>
          <w:rFonts w:hint="eastAsia"/>
        </w:rPr>
        <w:t>的主要知识来源是</w:t>
      </w:r>
      <w:r w:rsidR="00AE6049">
        <w:t>GitHub</w:t>
      </w:r>
      <w:r w:rsidR="00AE5997">
        <w:rPr>
          <w:rFonts w:hint="eastAsia"/>
        </w:rPr>
        <w:t>在线</w:t>
      </w:r>
      <w:r w:rsidR="001F08DE">
        <w:rPr>
          <w:rFonts w:hint="eastAsia"/>
        </w:rPr>
        <w:t>开源</w:t>
      </w:r>
      <w:r w:rsidR="009A2FEA">
        <w:rPr>
          <w:rFonts w:hint="eastAsia"/>
        </w:rPr>
        <w:t>官方</w:t>
      </w:r>
      <w:r w:rsidR="00AE5997">
        <w:rPr>
          <w:rFonts w:hint="eastAsia"/>
        </w:rPr>
        <w:t>文档</w:t>
      </w:r>
      <w:r w:rsidR="00AE6049">
        <w:rPr>
          <w:rFonts w:hint="eastAsia"/>
        </w:rPr>
        <w:t>。如</w:t>
      </w:r>
      <w:r w:rsidR="00AE6049">
        <w:rPr>
          <w:rFonts w:hint="eastAsia"/>
        </w:rPr>
        <w:t>Rust</w:t>
      </w:r>
      <w:r w:rsidR="00AE6049">
        <w:rPr>
          <w:rFonts w:hint="eastAsia"/>
        </w:rPr>
        <w:t>语言圣经（中文）</w:t>
      </w:r>
      <w:sdt>
        <w:sdtPr>
          <w:rPr>
            <w:rFonts w:hint="eastAsia"/>
          </w:rPr>
          <w:id w:val="1814215433"/>
          <w:citation/>
        </w:sdtPr>
        <w:sdtEndPr/>
        <w:sdtContent>
          <w:r w:rsidR="00AE6049">
            <w:fldChar w:fldCharType="begin"/>
          </w:r>
          <w:r w:rsidR="00AE6049">
            <w:instrText xml:space="preserve"> </w:instrText>
          </w:r>
          <w:r w:rsidR="00AE6049">
            <w:rPr>
              <w:rFonts w:hint="eastAsia"/>
            </w:rPr>
            <w:instrText>CITATION Rust</w:instrText>
          </w:r>
          <w:r w:rsidR="00AE6049">
            <w:rPr>
              <w:rFonts w:hint="eastAsia"/>
            </w:rPr>
            <w:instrText>语言圣经</w:instrText>
          </w:r>
          <w:r w:rsidR="00AE6049">
            <w:rPr>
              <w:rFonts w:hint="eastAsia"/>
            </w:rPr>
            <w:instrText xml:space="preserve"> \l 2052</w:instrText>
          </w:r>
          <w:r w:rsidR="00AE6049">
            <w:instrText xml:space="preserve"> </w:instrText>
          </w:r>
          <w:r w:rsidR="00AE6049">
            <w:fldChar w:fldCharType="separate"/>
          </w:r>
          <w:r w:rsidR="008E74CE">
            <w:rPr>
              <w:rFonts w:hint="eastAsia"/>
              <w:noProof/>
            </w:rPr>
            <w:t xml:space="preserve"> (RustCourse, 2023)</w:t>
          </w:r>
          <w:r w:rsidR="00AE6049">
            <w:fldChar w:fldCharType="end"/>
          </w:r>
        </w:sdtContent>
      </w:sdt>
      <w:r w:rsidR="00AE6049">
        <w:rPr>
          <w:rFonts w:hint="eastAsia"/>
        </w:rPr>
        <w:t>、</w:t>
      </w:r>
      <w:r w:rsidR="00AE6049">
        <w:rPr>
          <w:rFonts w:hint="eastAsia"/>
        </w:rPr>
        <w:t>T</w:t>
      </w:r>
      <w:r w:rsidR="00AE6049">
        <w:t xml:space="preserve">he </w:t>
      </w:r>
      <w:r w:rsidR="00AE6049">
        <w:rPr>
          <w:rFonts w:hint="eastAsia"/>
        </w:rPr>
        <w:t>Rust</w:t>
      </w:r>
      <w:r w:rsidR="00AE6049">
        <w:t xml:space="preserve"> Programming </w:t>
      </w:r>
      <w:r w:rsidR="00AE6049">
        <w:rPr>
          <w:rFonts w:hint="eastAsia"/>
        </w:rPr>
        <w:t>Language</w:t>
      </w:r>
      <w:r w:rsidR="00AE6049">
        <w:rPr>
          <w:rFonts w:hint="eastAsia"/>
        </w:rPr>
        <w:t>（英文）</w:t>
      </w:r>
      <w:sdt>
        <w:sdtPr>
          <w:rPr>
            <w:rFonts w:hint="eastAsia"/>
          </w:rPr>
          <w:id w:val="565001760"/>
          <w:citation/>
        </w:sdtPr>
        <w:sdtEndPr/>
        <w:sdtContent>
          <w:r w:rsidR="001F08DE">
            <w:fldChar w:fldCharType="begin"/>
          </w:r>
          <w:r w:rsidR="001F08DE">
            <w:instrText xml:space="preserve"> </w:instrText>
          </w:r>
          <w:r w:rsidR="001F08DE">
            <w:rPr>
              <w:rFonts w:hint="eastAsia"/>
            </w:rPr>
            <w:instrText>CITATION RustBook \l 2052</w:instrText>
          </w:r>
          <w:r w:rsidR="001F08DE">
            <w:instrText xml:space="preserve"> </w:instrText>
          </w:r>
          <w:r w:rsidR="001F08DE">
            <w:fldChar w:fldCharType="separate"/>
          </w:r>
          <w:r w:rsidR="008E74CE">
            <w:rPr>
              <w:rFonts w:hint="eastAsia"/>
              <w:noProof/>
            </w:rPr>
            <w:t xml:space="preserve"> (RustBook, 2023)</w:t>
          </w:r>
          <w:r w:rsidR="001F08DE">
            <w:fldChar w:fldCharType="end"/>
          </w:r>
        </w:sdtContent>
      </w:sdt>
      <w:r w:rsidR="00AE6049">
        <w:rPr>
          <w:rFonts w:hint="eastAsia"/>
        </w:rPr>
        <w:t>、</w:t>
      </w:r>
      <w:r w:rsidR="001F08DE" w:rsidRPr="001F08DE">
        <w:t>Asynchronous Programming in Rust</w:t>
      </w:r>
      <w:r w:rsidR="007676A9">
        <w:rPr>
          <w:rFonts w:hint="eastAsia"/>
        </w:rPr>
        <w:t>（英文）</w:t>
      </w:r>
      <w:sdt>
        <w:sdtPr>
          <w:id w:val="1646387603"/>
          <w:citation/>
        </w:sdtPr>
        <w:sdtEndPr/>
        <w:sdtContent>
          <w:r w:rsidR="007676A9">
            <w:fldChar w:fldCharType="begin"/>
          </w:r>
          <w:r w:rsidR="007676A9">
            <w:instrText xml:space="preserve"> </w:instrText>
          </w:r>
          <w:r w:rsidR="007676A9">
            <w:rPr>
              <w:rFonts w:hint="eastAsia"/>
            </w:rPr>
            <w:instrText>CITATION asy23 \l 2052</w:instrText>
          </w:r>
          <w:r w:rsidR="007676A9">
            <w:instrText xml:space="preserve"> </w:instrText>
          </w:r>
          <w:r w:rsidR="007676A9">
            <w:fldChar w:fldCharType="separate"/>
          </w:r>
          <w:r w:rsidR="008E74CE">
            <w:rPr>
              <w:rFonts w:hint="eastAsia"/>
              <w:noProof/>
            </w:rPr>
            <w:t xml:space="preserve"> (async-book, 2023)</w:t>
          </w:r>
          <w:r w:rsidR="007676A9">
            <w:fldChar w:fldCharType="end"/>
          </w:r>
        </w:sdtContent>
      </w:sdt>
      <w:r w:rsidR="007676A9">
        <w:rPr>
          <w:rFonts w:hint="eastAsia"/>
        </w:rPr>
        <w:t>等。</w:t>
      </w:r>
    </w:p>
    <w:p w14:paraId="3134AA70" w14:textId="34B83902" w:rsidR="004518D6" w:rsidRDefault="009D4CEB" w:rsidP="002220DA">
      <w:pPr>
        <w:pStyle w:val="a0"/>
        <w:ind w:firstLine="480"/>
      </w:pPr>
      <w:r>
        <w:rPr>
          <w:rFonts w:hint="eastAsia"/>
        </w:rPr>
        <w:t>对于</w:t>
      </w:r>
      <w:r>
        <w:rPr>
          <w:rFonts w:hint="eastAsia"/>
        </w:rPr>
        <w:t>Rust</w:t>
      </w:r>
      <w:r>
        <w:rPr>
          <w:rFonts w:hint="eastAsia"/>
        </w:rPr>
        <w:t>的研究，能查到的文献</w:t>
      </w:r>
      <w:r w:rsidR="00F67236">
        <w:rPr>
          <w:rFonts w:hint="eastAsia"/>
        </w:rPr>
        <w:t>比较</w:t>
      </w:r>
      <w:r>
        <w:rPr>
          <w:rFonts w:hint="eastAsia"/>
        </w:rPr>
        <w:t>有限。</w:t>
      </w:r>
      <w:r w:rsidR="004518D6">
        <w:rPr>
          <w:rFonts w:hint="eastAsia"/>
        </w:rPr>
        <w:t>但是主要可以分为三类：</w:t>
      </w:r>
    </w:p>
    <w:p w14:paraId="6A36F3B7" w14:textId="03A1DA08" w:rsidR="004518D6" w:rsidRDefault="004518D6" w:rsidP="0080403F">
      <w:pPr>
        <w:pStyle w:val="a0"/>
        <w:numPr>
          <w:ilvl w:val="0"/>
          <w:numId w:val="14"/>
        </w:numPr>
        <w:ind w:firstLineChars="0"/>
      </w:pPr>
      <w:r>
        <w:rPr>
          <w:rFonts w:hint="eastAsia"/>
        </w:rPr>
        <w:t>关于</w:t>
      </w:r>
      <w:r>
        <w:rPr>
          <w:rFonts w:hint="eastAsia"/>
        </w:rPr>
        <w:t>Rust</w:t>
      </w:r>
      <w:r>
        <w:rPr>
          <w:rFonts w:hint="eastAsia"/>
        </w:rPr>
        <w:t>语言正确性的形式化验证。</w:t>
      </w:r>
    </w:p>
    <w:p w14:paraId="1B946059" w14:textId="77777777" w:rsidR="008E340D" w:rsidRDefault="004518D6" w:rsidP="0080403F">
      <w:pPr>
        <w:pStyle w:val="a0"/>
        <w:numPr>
          <w:ilvl w:val="0"/>
          <w:numId w:val="14"/>
        </w:numPr>
        <w:ind w:firstLineChars="0"/>
      </w:pPr>
      <w:r>
        <w:rPr>
          <w:rFonts w:hint="eastAsia"/>
        </w:rPr>
        <w:t>经验主义</w:t>
      </w:r>
      <w:r>
        <w:rPr>
          <w:rFonts w:hint="eastAsia"/>
        </w:rPr>
        <w:t>/</w:t>
      </w:r>
      <w:r>
        <w:rPr>
          <w:rFonts w:hint="eastAsia"/>
        </w:rPr>
        <w:t>实证研究</w:t>
      </w:r>
      <w:r w:rsidR="008E340D">
        <w:rPr>
          <w:rFonts w:hint="eastAsia"/>
        </w:rPr>
        <w:t>。</w:t>
      </w:r>
    </w:p>
    <w:p w14:paraId="51F5C5D1" w14:textId="2C8C4088" w:rsidR="008E340D" w:rsidRDefault="008E340D" w:rsidP="0080403F">
      <w:pPr>
        <w:pStyle w:val="a0"/>
        <w:numPr>
          <w:ilvl w:val="0"/>
          <w:numId w:val="14"/>
        </w:numPr>
        <w:ind w:firstLineChars="0"/>
      </w:pPr>
      <w:r>
        <w:rPr>
          <w:rFonts w:hint="eastAsia"/>
        </w:rPr>
        <w:t>应用</w:t>
      </w:r>
      <w:r>
        <w:rPr>
          <w:rFonts w:hint="eastAsia"/>
        </w:rPr>
        <w:t>Rust</w:t>
      </w:r>
      <w:r>
        <w:rPr>
          <w:rFonts w:hint="eastAsia"/>
        </w:rPr>
        <w:t>进行实际开发</w:t>
      </w:r>
    </w:p>
    <w:p w14:paraId="2B47AAC3" w14:textId="20009011" w:rsidR="002220DA" w:rsidRDefault="009D4CEB" w:rsidP="002220DA">
      <w:pPr>
        <w:pStyle w:val="a0"/>
        <w:ind w:firstLine="480"/>
      </w:pPr>
      <w:proofErr w:type="spellStart"/>
      <w:r>
        <w:rPr>
          <w:rFonts w:hint="eastAsia"/>
        </w:rPr>
        <w:t>Boqin</w:t>
      </w:r>
      <w:proofErr w:type="spellEnd"/>
      <w:r>
        <w:t xml:space="preserve"> </w:t>
      </w:r>
      <w:r>
        <w:rPr>
          <w:rFonts w:hint="eastAsia"/>
        </w:rPr>
        <w:t>Qin</w:t>
      </w:r>
      <w:r>
        <w:rPr>
          <w:rFonts w:hint="eastAsia"/>
        </w:rPr>
        <w:t>等</w:t>
      </w:r>
      <w:sdt>
        <w:sdtPr>
          <w:rPr>
            <w:rFonts w:hint="eastAsia"/>
          </w:rPr>
          <w:id w:val="-1313946310"/>
          <w:citation/>
        </w:sdtPr>
        <w:sdtEndPr/>
        <w:sdtContent>
          <w:r w:rsidR="00A22951">
            <w:fldChar w:fldCharType="begin"/>
          </w:r>
          <w:r w:rsidR="002220DA">
            <w:instrText xml:space="preserve">CITATION Boq20 \l 2052 </w:instrText>
          </w:r>
          <w:r w:rsidR="00A22951">
            <w:fldChar w:fldCharType="separate"/>
          </w:r>
          <w:r w:rsidR="008E74CE">
            <w:rPr>
              <w:noProof/>
            </w:rPr>
            <w:t xml:space="preserve"> </w:t>
          </w:r>
          <w:r w:rsidR="008E74CE">
            <w:rPr>
              <w:rFonts w:hint="eastAsia"/>
              <w:noProof/>
            </w:rPr>
            <w:t>(Boqin Qin, 2020)</w:t>
          </w:r>
          <w:r w:rsidR="00A22951">
            <w:fldChar w:fldCharType="end"/>
          </w:r>
        </w:sdtContent>
      </w:sdt>
      <w:r w:rsidR="008E340D">
        <w:rPr>
          <w:rFonts w:hint="eastAsia"/>
        </w:rPr>
        <w:t>、</w:t>
      </w:r>
      <w:r w:rsidR="00551C88">
        <w:rPr>
          <w:rFonts w:hint="eastAsia"/>
        </w:rPr>
        <w:t>秦伯钦等</w:t>
      </w:r>
      <w:sdt>
        <w:sdtPr>
          <w:rPr>
            <w:rFonts w:hint="eastAsia"/>
          </w:rPr>
          <w:id w:val="580726665"/>
          <w:citation/>
        </w:sdtPr>
        <w:sdtEndPr/>
        <w:sdtContent>
          <w:r w:rsidR="00551C88">
            <w:fldChar w:fldCharType="begin"/>
          </w:r>
          <w:r w:rsidR="00551C88">
            <w:instrText xml:space="preserve"> </w:instrText>
          </w:r>
          <w:r w:rsidR="00551C88">
            <w:rPr>
              <w:rFonts w:hint="eastAsia"/>
            </w:rPr>
            <w:instrText xml:space="preserve">CITATION </w:instrText>
          </w:r>
          <w:r w:rsidR="00551C88">
            <w:rPr>
              <w:rFonts w:hint="eastAsia"/>
            </w:rPr>
            <w:instrText>秦伯钦</w:instrText>
          </w:r>
          <w:r w:rsidR="00551C88">
            <w:rPr>
              <w:rFonts w:hint="eastAsia"/>
            </w:rPr>
            <w:instrText>21 \l 2052</w:instrText>
          </w:r>
          <w:r w:rsidR="00551C88">
            <w:instrText xml:space="preserve"> </w:instrText>
          </w:r>
          <w:r w:rsidR="00551C88">
            <w:fldChar w:fldCharType="separate"/>
          </w:r>
          <w:r w:rsidR="008E74CE">
            <w:rPr>
              <w:rFonts w:hint="eastAsia"/>
              <w:noProof/>
            </w:rPr>
            <w:t xml:space="preserve"> (</w:t>
          </w:r>
          <w:r w:rsidR="008E74CE">
            <w:rPr>
              <w:rFonts w:hint="eastAsia"/>
              <w:noProof/>
            </w:rPr>
            <w:t>秦伯钦</w:t>
          </w:r>
          <w:r w:rsidR="008E74CE">
            <w:rPr>
              <w:rFonts w:hint="eastAsia"/>
              <w:noProof/>
            </w:rPr>
            <w:t>, 2021)</w:t>
          </w:r>
          <w:r w:rsidR="00551C88">
            <w:fldChar w:fldCharType="end"/>
          </w:r>
        </w:sdtContent>
      </w:sdt>
      <w:r w:rsidR="00DC1AB6">
        <w:rPr>
          <w:rFonts w:hint="eastAsia"/>
        </w:rPr>
        <w:t>以及</w:t>
      </w:r>
      <w:r w:rsidR="00C45FF7" w:rsidRPr="00C45FF7">
        <w:t>Zemin Yu</w:t>
      </w:r>
      <w:r w:rsidR="00C45FF7">
        <w:rPr>
          <w:rFonts w:hint="eastAsia"/>
        </w:rPr>
        <w:t>等</w:t>
      </w:r>
      <w:sdt>
        <w:sdtPr>
          <w:rPr>
            <w:rFonts w:hint="eastAsia"/>
          </w:rPr>
          <w:id w:val="2102904489"/>
          <w:citation/>
        </w:sdtPr>
        <w:sdtEndPr/>
        <w:sdtContent>
          <w:r w:rsidR="00A22951">
            <w:fldChar w:fldCharType="begin"/>
          </w:r>
          <w:r w:rsidR="002220DA">
            <w:instrText xml:space="preserve">CITATION Zem19 \l 2052 </w:instrText>
          </w:r>
          <w:r w:rsidR="00A22951">
            <w:fldChar w:fldCharType="separate"/>
          </w:r>
          <w:r w:rsidR="008E74CE">
            <w:rPr>
              <w:noProof/>
            </w:rPr>
            <w:t xml:space="preserve"> </w:t>
          </w:r>
          <w:r w:rsidR="008E74CE">
            <w:rPr>
              <w:rFonts w:hint="eastAsia"/>
              <w:noProof/>
            </w:rPr>
            <w:t>(Zemin Yu, 2019)</w:t>
          </w:r>
          <w:r w:rsidR="00A22951">
            <w:fldChar w:fldCharType="end"/>
          </w:r>
        </w:sdtContent>
      </w:sdt>
      <w:r w:rsidR="00C45FF7">
        <w:rPr>
          <w:rFonts w:hint="eastAsia"/>
        </w:rPr>
        <w:t>则对于</w:t>
      </w:r>
      <w:r w:rsidR="00C45FF7">
        <w:rPr>
          <w:rFonts w:hint="eastAsia"/>
        </w:rPr>
        <w:t>Rust</w:t>
      </w:r>
      <w:r w:rsidR="00C45FF7">
        <w:rPr>
          <w:rFonts w:hint="eastAsia"/>
        </w:rPr>
        <w:t>在并行编程、</w:t>
      </w:r>
      <w:r w:rsidR="008E340D">
        <w:rPr>
          <w:rFonts w:hint="eastAsia"/>
        </w:rPr>
        <w:t>u</w:t>
      </w:r>
      <w:r w:rsidR="00C45FF7">
        <w:rPr>
          <w:rFonts w:hint="eastAsia"/>
        </w:rPr>
        <w:t>nsafe</w:t>
      </w:r>
      <w:r w:rsidR="00C45FF7">
        <w:rPr>
          <w:rFonts w:hint="eastAsia"/>
        </w:rPr>
        <w:t>代码段等实践中的安全问题进行了基于代码分析的经验主义</w:t>
      </w:r>
      <w:r w:rsidR="00A22951">
        <w:rPr>
          <w:rFonts w:hint="eastAsia"/>
        </w:rPr>
        <w:t>/</w:t>
      </w:r>
      <w:r w:rsidR="00A22951">
        <w:rPr>
          <w:rFonts w:hint="eastAsia"/>
        </w:rPr>
        <w:t>实证</w:t>
      </w:r>
      <w:r w:rsidR="00C45FF7">
        <w:rPr>
          <w:rFonts w:hint="eastAsia"/>
        </w:rPr>
        <w:t>研究</w:t>
      </w:r>
      <w:r w:rsidR="0080403F">
        <w:rPr>
          <w:rFonts w:hint="eastAsia"/>
        </w:rPr>
        <w:t>。其中秦伯钦等还基于研究成果</w:t>
      </w:r>
      <w:r w:rsidR="008E340D">
        <w:rPr>
          <w:rFonts w:hint="eastAsia"/>
        </w:rPr>
        <w:t>；牛聚川等提出并实现了一种</w:t>
      </w:r>
      <w:r w:rsidR="008E340D" w:rsidRPr="005F40A3">
        <w:rPr>
          <w:rFonts w:hint="eastAsia"/>
        </w:rPr>
        <w:t>融合模糊测试和形式化验证的</w:t>
      </w:r>
      <w:r w:rsidR="008E340D">
        <w:rPr>
          <w:rFonts w:hint="eastAsia"/>
        </w:rPr>
        <w:t>Rust</w:t>
      </w:r>
      <w:r w:rsidR="008E340D" w:rsidRPr="005F40A3">
        <w:rPr>
          <w:rFonts w:hint="eastAsia"/>
        </w:rPr>
        <w:t>测试工具</w:t>
      </w:r>
      <w:sdt>
        <w:sdtPr>
          <w:rPr>
            <w:rFonts w:hint="eastAsia"/>
          </w:rPr>
          <w:id w:val="4718178"/>
          <w:citation/>
        </w:sdtPr>
        <w:sdtEndPr/>
        <w:sdtContent>
          <w:r w:rsidR="008E340D">
            <w:fldChar w:fldCharType="begin"/>
          </w:r>
          <w:r w:rsidR="008E340D">
            <w:instrText xml:space="preserve"> </w:instrText>
          </w:r>
          <w:r w:rsidR="008E340D">
            <w:rPr>
              <w:rFonts w:hint="eastAsia"/>
            </w:rPr>
            <w:instrText xml:space="preserve">CITATION </w:instrText>
          </w:r>
          <w:r w:rsidR="008E340D">
            <w:rPr>
              <w:rFonts w:hint="eastAsia"/>
            </w:rPr>
            <w:instrText>牛聚川</w:instrText>
          </w:r>
          <w:r w:rsidR="008E340D">
            <w:rPr>
              <w:rFonts w:hint="eastAsia"/>
            </w:rPr>
            <w:instrText xml:space="preserve"> \l 2052</w:instrText>
          </w:r>
          <w:r w:rsidR="008E340D">
            <w:instrText xml:space="preserve"> </w:instrText>
          </w:r>
          <w:r w:rsidR="008E340D">
            <w:fldChar w:fldCharType="separate"/>
          </w:r>
          <w:r w:rsidR="008E74CE">
            <w:rPr>
              <w:rFonts w:hint="eastAsia"/>
              <w:noProof/>
            </w:rPr>
            <w:t xml:space="preserve"> (</w:t>
          </w:r>
          <w:r w:rsidR="008E74CE">
            <w:rPr>
              <w:rFonts w:hint="eastAsia"/>
              <w:noProof/>
            </w:rPr>
            <w:t>牛聚川</w:t>
          </w:r>
          <w:r w:rsidR="008E74CE">
            <w:rPr>
              <w:rFonts w:hint="eastAsia"/>
              <w:noProof/>
            </w:rPr>
            <w:t>, 2022)</w:t>
          </w:r>
          <w:r w:rsidR="008E340D">
            <w:fldChar w:fldCharType="end"/>
          </w:r>
        </w:sdtContent>
      </w:sdt>
      <w:r w:rsidR="008E340D">
        <w:rPr>
          <w:rFonts w:hint="eastAsia"/>
        </w:rPr>
        <w:t>；</w:t>
      </w:r>
      <w:r w:rsidR="008E340D" w:rsidRPr="005F40A3">
        <w:rPr>
          <w:rFonts w:hint="eastAsia"/>
        </w:rPr>
        <w:t>王烁程</w:t>
      </w:r>
      <w:r w:rsidR="008E340D">
        <w:rPr>
          <w:rFonts w:hint="eastAsia"/>
        </w:rPr>
        <w:t>等</w:t>
      </w:r>
      <w:r w:rsidR="008E340D" w:rsidRPr="005F40A3">
        <w:rPr>
          <w:rFonts w:hint="eastAsia"/>
        </w:rPr>
        <w:t>提出了基于</w:t>
      </w:r>
      <w:r w:rsidR="008E340D" w:rsidRPr="005F40A3">
        <w:rPr>
          <w:rFonts w:hint="eastAsia"/>
        </w:rPr>
        <w:t>Rust Async/Await</w:t>
      </w:r>
      <w:r w:rsidR="008E340D" w:rsidRPr="005F40A3">
        <w:rPr>
          <w:rFonts w:hint="eastAsia"/>
        </w:rPr>
        <w:t>的基于协程的飞地内部调度方案</w:t>
      </w:r>
      <w:r w:rsidR="008E340D">
        <w:rPr>
          <w:rFonts w:hint="eastAsia"/>
        </w:rPr>
        <w:t>，</w:t>
      </w:r>
      <w:r w:rsidR="008E340D" w:rsidRPr="005F40A3">
        <w:rPr>
          <w:rFonts w:hint="eastAsia"/>
        </w:rPr>
        <w:t>并设计</w:t>
      </w:r>
      <w:r w:rsidR="008E340D">
        <w:rPr>
          <w:rFonts w:hint="eastAsia"/>
        </w:rPr>
        <w:t>了</w:t>
      </w:r>
      <w:r w:rsidR="008E340D" w:rsidRPr="005F40A3">
        <w:rPr>
          <w:rFonts w:hint="eastAsia"/>
        </w:rPr>
        <w:t>调度机制</w:t>
      </w:r>
      <w:sdt>
        <w:sdtPr>
          <w:rPr>
            <w:rFonts w:hint="eastAsia"/>
          </w:rPr>
          <w:id w:val="-297376463"/>
          <w:citation/>
        </w:sdtPr>
        <w:sdtEndPr/>
        <w:sdtContent>
          <w:r w:rsidR="008E340D">
            <w:fldChar w:fldCharType="begin"/>
          </w:r>
          <w:r w:rsidR="008E340D">
            <w:instrText xml:space="preserve"> </w:instrText>
          </w:r>
          <w:r w:rsidR="008E340D">
            <w:rPr>
              <w:rFonts w:hint="eastAsia"/>
            </w:rPr>
            <w:instrText xml:space="preserve">CITATION </w:instrText>
          </w:r>
          <w:r w:rsidR="008E340D">
            <w:rPr>
              <w:rFonts w:hint="eastAsia"/>
            </w:rPr>
            <w:instrText>王烁程</w:instrText>
          </w:r>
          <w:r w:rsidR="008E340D">
            <w:rPr>
              <w:rFonts w:hint="eastAsia"/>
            </w:rPr>
            <w:instrText>21 \l 2052</w:instrText>
          </w:r>
          <w:r w:rsidR="008E340D">
            <w:instrText xml:space="preserve"> </w:instrText>
          </w:r>
          <w:r w:rsidR="008E340D">
            <w:fldChar w:fldCharType="separate"/>
          </w:r>
          <w:r w:rsidR="008E74CE">
            <w:rPr>
              <w:rFonts w:hint="eastAsia"/>
              <w:noProof/>
            </w:rPr>
            <w:t xml:space="preserve"> (</w:t>
          </w:r>
          <w:r w:rsidR="008E74CE">
            <w:rPr>
              <w:rFonts w:hint="eastAsia"/>
              <w:noProof/>
            </w:rPr>
            <w:t>王烁程</w:t>
          </w:r>
          <w:r w:rsidR="008E74CE">
            <w:rPr>
              <w:rFonts w:hint="eastAsia"/>
              <w:noProof/>
            </w:rPr>
            <w:t>, 2021)</w:t>
          </w:r>
          <w:r w:rsidR="008E340D">
            <w:fldChar w:fldCharType="end"/>
          </w:r>
        </w:sdtContent>
      </w:sdt>
      <w:r w:rsidR="009734C7">
        <w:rPr>
          <w:rFonts w:hint="eastAsia"/>
        </w:rPr>
        <w:t>。</w:t>
      </w:r>
      <w:r w:rsidR="00F67236">
        <w:rPr>
          <w:rFonts w:hint="eastAsia"/>
        </w:rPr>
        <w:t>@todo</w:t>
      </w:r>
    </w:p>
    <w:p w14:paraId="70B13697" w14:textId="55C90E65" w:rsidR="002220DA" w:rsidRDefault="002220DA" w:rsidP="00FE0FBE">
      <w:pPr>
        <w:pStyle w:val="20"/>
      </w:pPr>
      <w:bookmarkStart w:id="9" w:name="_Toc132115327"/>
      <w:r>
        <w:rPr>
          <w:rFonts w:hint="eastAsia"/>
        </w:rPr>
        <w:lastRenderedPageBreak/>
        <w:t>研究成果</w:t>
      </w:r>
      <w:bookmarkEnd w:id="9"/>
    </w:p>
    <w:p w14:paraId="388DB217" w14:textId="32B8B291" w:rsidR="002220DA" w:rsidRPr="00A150E6" w:rsidRDefault="009A2FEA" w:rsidP="00A150E6">
      <w:pPr>
        <w:pStyle w:val="a0"/>
        <w:ind w:firstLine="480"/>
      </w:pPr>
      <w:r>
        <w:rPr>
          <w:rFonts w:hint="eastAsia"/>
        </w:rPr>
        <w:t>本文为对</w:t>
      </w:r>
      <w:r>
        <w:rPr>
          <w:rFonts w:hint="eastAsia"/>
        </w:rPr>
        <w:t>Rust</w:t>
      </w:r>
      <w:r w:rsidR="004518D6">
        <w:rPr>
          <w:rFonts w:hint="eastAsia"/>
        </w:rPr>
        <w:t>并发开发的实证研究。</w:t>
      </w:r>
      <w:r w:rsidR="00A150E6">
        <w:rPr>
          <w:rFonts w:hint="eastAsia"/>
        </w:rPr>
        <w:t>在</w:t>
      </w:r>
      <w:r w:rsidR="00A150E6">
        <w:fldChar w:fldCharType="begin"/>
      </w:r>
      <w:r w:rsidR="00A150E6">
        <w:instrText xml:space="preserve"> </w:instrText>
      </w:r>
      <w:r w:rsidR="00A150E6">
        <w:rPr>
          <w:rFonts w:hint="eastAsia"/>
        </w:rPr>
        <w:instrText>REF _Ref131367826 \r \h</w:instrText>
      </w:r>
      <w:r w:rsidR="00A150E6">
        <w:instrText xml:space="preserve"> </w:instrText>
      </w:r>
      <w:r w:rsidR="00A150E6">
        <w:fldChar w:fldCharType="separate"/>
      </w:r>
      <w:r w:rsidR="008E74CE">
        <w:rPr>
          <w:rFonts w:hint="eastAsia"/>
        </w:rPr>
        <w:t>第</w:t>
      </w:r>
      <w:r w:rsidR="008E74CE">
        <w:rPr>
          <w:rFonts w:hint="eastAsia"/>
        </w:rPr>
        <w:t>2</w:t>
      </w:r>
      <w:r w:rsidR="008E74CE">
        <w:rPr>
          <w:rFonts w:hint="eastAsia"/>
        </w:rPr>
        <w:t>章</w:t>
      </w:r>
      <w:r w:rsidR="00A150E6">
        <w:fldChar w:fldCharType="end"/>
      </w:r>
      <w:r w:rsidR="00A150E6">
        <w:rPr>
          <w:rFonts w:hint="eastAsia"/>
        </w:rPr>
        <w:t>中笔者将对</w:t>
      </w:r>
      <w:r w:rsidR="00A150E6">
        <w:rPr>
          <w:rFonts w:hint="eastAsia"/>
        </w:rPr>
        <w:t>Rust</w:t>
      </w:r>
      <w:r w:rsidR="00A150E6">
        <w:rPr>
          <w:rFonts w:hint="eastAsia"/>
        </w:rPr>
        <w:t>的基本特性进行介绍。</w:t>
      </w:r>
    </w:p>
    <w:p w14:paraId="709D1699" w14:textId="54283268" w:rsidR="005F40A3" w:rsidRDefault="002220DA" w:rsidP="009A2FEA">
      <w:pPr>
        <w:pStyle w:val="a0"/>
        <w:ind w:firstLine="480"/>
      </w:pPr>
      <w:r>
        <w:rPr>
          <w:rFonts w:hint="eastAsia"/>
        </w:rPr>
        <w:t>为了从语言特性、抽象层次、并发性能等层面对比新兴的</w:t>
      </w:r>
      <w:r>
        <w:rPr>
          <w:rFonts w:hint="eastAsia"/>
        </w:rPr>
        <w:t>Rust</w:t>
      </w:r>
      <w:r>
        <w:rPr>
          <w:rFonts w:hint="eastAsia"/>
        </w:rPr>
        <w:t>语言和传统的</w:t>
      </w:r>
      <w:r>
        <w:rPr>
          <w:rFonts w:hint="eastAsia"/>
        </w:rPr>
        <w:t>Java</w:t>
      </w:r>
      <w:r>
        <w:rPr>
          <w:rFonts w:hint="eastAsia"/>
        </w:rPr>
        <w:t>语言，本论文中选择了“蓄水池取样算法”这样一个高并发的算法，并分别用</w:t>
      </w:r>
      <w:r>
        <w:rPr>
          <w:rFonts w:hint="eastAsia"/>
        </w:rPr>
        <w:t>Java</w:t>
      </w:r>
      <w:r>
        <w:rPr>
          <w:rFonts w:hint="eastAsia"/>
        </w:rPr>
        <w:t>语言</w:t>
      </w:r>
      <w:r w:rsidR="004518D6">
        <w:rPr>
          <w:rFonts w:hint="eastAsia"/>
        </w:rPr>
        <w:t>的线程库</w:t>
      </w:r>
      <w:r>
        <w:rPr>
          <w:rFonts w:hint="eastAsia"/>
        </w:rPr>
        <w:t>（</w:t>
      </w:r>
      <w:r>
        <w:fldChar w:fldCharType="begin"/>
      </w:r>
      <w:r>
        <w:instrText xml:space="preserve"> </w:instrText>
      </w:r>
      <w:r>
        <w:rPr>
          <w:rFonts w:hint="eastAsia"/>
        </w:rPr>
        <w:instrText>REF _Ref131367875 \r \h</w:instrText>
      </w:r>
      <w:r>
        <w:instrText xml:space="preserve"> </w:instrText>
      </w:r>
      <w:r>
        <w:fldChar w:fldCharType="separate"/>
      </w:r>
      <w:r w:rsidR="008E74CE">
        <w:rPr>
          <w:rFonts w:hint="eastAsia"/>
        </w:rPr>
        <w:t>第</w:t>
      </w:r>
      <w:r w:rsidR="008E74CE">
        <w:rPr>
          <w:rFonts w:hint="eastAsia"/>
        </w:rPr>
        <w:t>3</w:t>
      </w:r>
      <w:r w:rsidR="008E74CE">
        <w:rPr>
          <w:rFonts w:hint="eastAsia"/>
        </w:rPr>
        <w:t>章</w:t>
      </w:r>
      <w:r>
        <w:fldChar w:fldCharType="end"/>
      </w:r>
      <w:r>
        <w:rPr>
          <w:rFonts w:hint="eastAsia"/>
        </w:rPr>
        <w:t>）和</w:t>
      </w:r>
      <w:r>
        <w:rPr>
          <w:rFonts w:hint="eastAsia"/>
        </w:rPr>
        <w:t>Rust</w:t>
      </w:r>
      <w:r>
        <w:rPr>
          <w:rFonts w:hint="eastAsia"/>
        </w:rPr>
        <w:t>语言</w:t>
      </w:r>
      <w:r w:rsidR="004518D6">
        <w:rPr>
          <w:rFonts w:hint="eastAsia"/>
        </w:rPr>
        <w:t>OS</w:t>
      </w:r>
      <w:proofErr w:type="gramStart"/>
      <w:r w:rsidR="004518D6">
        <w:rPr>
          <w:rFonts w:hint="eastAsia"/>
        </w:rPr>
        <w:t>线程级</w:t>
      </w:r>
      <w:proofErr w:type="gramEnd"/>
      <w:r w:rsidR="004518D6">
        <w:rPr>
          <w:rFonts w:hint="eastAsia"/>
        </w:rPr>
        <w:t>的并发模型</w:t>
      </w:r>
      <w:r>
        <w:rPr>
          <w:rFonts w:hint="eastAsia"/>
        </w:rPr>
        <w:t>（</w:t>
      </w:r>
      <w:r>
        <w:fldChar w:fldCharType="begin"/>
      </w:r>
      <w:r>
        <w:instrText xml:space="preserve"> </w:instrText>
      </w:r>
      <w:r>
        <w:rPr>
          <w:rFonts w:hint="eastAsia"/>
        </w:rPr>
        <w:instrText>REF _Ref131367888 \r \h</w:instrText>
      </w:r>
      <w:r>
        <w:instrText xml:space="preserve"> </w:instrText>
      </w:r>
      <w:r>
        <w:fldChar w:fldCharType="separate"/>
      </w:r>
      <w:r w:rsidR="008E74CE">
        <w:rPr>
          <w:rFonts w:hint="eastAsia"/>
        </w:rPr>
        <w:t>第</w:t>
      </w:r>
      <w:r w:rsidR="008E74CE">
        <w:rPr>
          <w:rFonts w:hint="eastAsia"/>
        </w:rPr>
        <w:t>5</w:t>
      </w:r>
      <w:r w:rsidR="008E74CE">
        <w:rPr>
          <w:rFonts w:hint="eastAsia"/>
        </w:rPr>
        <w:t>章</w:t>
      </w:r>
      <w:r>
        <w:fldChar w:fldCharType="end"/>
      </w:r>
      <w:r>
        <w:rPr>
          <w:rFonts w:hint="eastAsia"/>
        </w:rPr>
        <w:t>）对其进行了实现，并据此比较二者在各层面上的差异。</w:t>
      </w:r>
      <w:r w:rsidR="00F67236">
        <w:rPr>
          <w:rFonts w:hint="eastAsia"/>
        </w:rPr>
        <w:t>@todo</w:t>
      </w:r>
    </w:p>
    <w:p w14:paraId="675DCB9F" w14:textId="77777777" w:rsidR="003C505B" w:rsidRDefault="003C505B" w:rsidP="003C505B">
      <w:pPr>
        <w:pStyle w:val="a0"/>
        <w:ind w:firstLineChars="83" w:firstLine="199"/>
      </w:pPr>
    </w:p>
    <w:p w14:paraId="19D0073F" w14:textId="794BADF7" w:rsidR="003C505B" w:rsidRDefault="003C505B" w:rsidP="003C505B">
      <w:pPr>
        <w:pStyle w:val="a0"/>
        <w:ind w:firstLineChars="83" w:firstLine="199"/>
        <w:sectPr w:rsidR="003C505B" w:rsidSect="00D66A68">
          <w:headerReference w:type="default" r:id="rId12"/>
          <w:footerReference w:type="default" r:id="rId13"/>
          <w:pgSz w:w="11906" w:h="16838"/>
          <w:pgMar w:top="1440" w:right="1800" w:bottom="1440" w:left="1800" w:header="851" w:footer="992" w:gutter="0"/>
          <w:pgNumType w:start="1"/>
          <w:cols w:space="425"/>
          <w:docGrid w:type="lines" w:linePitch="312"/>
        </w:sectPr>
      </w:pPr>
    </w:p>
    <w:p w14:paraId="2E7E021D" w14:textId="1818491E" w:rsidR="00D863F8" w:rsidRDefault="00D863F8" w:rsidP="00FE0FBE">
      <w:pPr>
        <w:pStyle w:val="10"/>
        <w:spacing w:before="249" w:after="156"/>
      </w:pPr>
      <w:bookmarkStart w:id="10" w:name="_Toc131253744"/>
      <w:bookmarkStart w:id="11" w:name="_Ref131367826"/>
      <w:bookmarkStart w:id="12" w:name="_Toc132115328"/>
      <w:r>
        <w:rPr>
          <w:rFonts w:hint="eastAsia"/>
        </w:rPr>
        <w:lastRenderedPageBreak/>
        <w:t>Rust</w:t>
      </w:r>
      <w:r>
        <w:rPr>
          <w:rFonts w:hint="eastAsia"/>
        </w:rPr>
        <w:t>及其</w:t>
      </w:r>
      <w:r w:rsidR="00732B55">
        <w:rPr>
          <w:rFonts w:hint="eastAsia"/>
        </w:rPr>
        <w:t>语言</w:t>
      </w:r>
      <w:r>
        <w:rPr>
          <w:rFonts w:hint="eastAsia"/>
        </w:rPr>
        <w:t>特性概述</w:t>
      </w:r>
      <w:bookmarkEnd w:id="10"/>
      <w:bookmarkEnd w:id="11"/>
      <w:bookmarkEnd w:id="12"/>
    </w:p>
    <w:p w14:paraId="7ADB73A8" w14:textId="3AB60C48" w:rsidR="00F35811" w:rsidRDefault="00F35811" w:rsidP="00FE0FBE">
      <w:pPr>
        <w:pStyle w:val="20"/>
      </w:pPr>
      <w:bookmarkStart w:id="13" w:name="_Toc132115329"/>
      <w:r>
        <w:rPr>
          <w:rFonts w:hint="eastAsia"/>
        </w:rPr>
        <w:t>Rust</w:t>
      </w:r>
      <w:r>
        <w:rPr>
          <w:rFonts w:hint="eastAsia"/>
        </w:rPr>
        <w:t>的历史</w:t>
      </w:r>
      <w:bookmarkEnd w:id="13"/>
    </w:p>
    <w:p w14:paraId="47DF91D0" w14:textId="2B1105D9" w:rsidR="00D00AE7" w:rsidRDefault="00551C88" w:rsidP="00D00AE7">
      <w:pPr>
        <w:pStyle w:val="a0"/>
        <w:ind w:firstLine="480"/>
      </w:pPr>
      <w:r>
        <w:rPr>
          <w:rFonts w:hint="eastAsia"/>
        </w:rPr>
        <w:t>Rust</w:t>
      </w:r>
      <w:r>
        <w:rPr>
          <w:rFonts w:hint="eastAsia"/>
        </w:rPr>
        <w:t>是一种</w:t>
      </w:r>
      <w:r w:rsidR="00F35811">
        <w:rPr>
          <w:rFonts w:hint="eastAsia"/>
        </w:rPr>
        <w:t>由</w:t>
      </w:r>
      <w:r w:rsidR="00F35811">
        <w:rPr>
          <w:rFonts w:hint="eastAsia"/>
        </w:rPr>
        <w:t>Graydon</w:t>
      </w:r>
      <w:r w:rsidR="00F35811">
        <w:t xml:space="preserve"> </w:t>
      </w:r>
      <w:r w:rsidR="00F35811">
        <w:rPr>
          <w:rFonts w:hint="eastAsia"/>
        </w:rPr>
        <w:t>Hoare</w:t>
      </w:r>
      <w:r w:rsidR="00F35811">
        <w:rPr>
          <w:rFonts w:hint="eastAsia"/>
        </w:rPr>
        <w:t>设计，</w:t>
      </w:r>
      <w:r w:rsidR="00F35811">
        <w:rPr>
          <w:rFonts w:hint="eastAsia"/>
        </w:rPr>
        <w:t>Mozilla</w:t>
      </w:r>
      <w:r w:rsidR="00F35811">
        <w:rPr>
          <w:rFonts w:hint="eastAsia"/>
        </w:rPr>
        <w:t>支持的的高级编程语言。由</w:t>
      </w:r>
      <w:r w:rsidR="00F35811">
        <w:rPr>
          <w:rFonts w:hint="eastAsia"/>
        </w:rPr>
        <w:t>Mozilla</w:t>
      </w:r>
      <w:r w:rsidR="00F35811">
        <w:rPr>
          <w:rFonts w:hint="eastAsia"/>
        </w:rPr>
        <w:t>于</w:t>
      </w:r>
      <w:r w:rsidR="00F35811">
        <w:t>2010</w:t>
      </w:r>
      <w:r w:rsidR="00F35811">
        <w:rPr>
          <w:rFonts w:hint="eastAsia"/>
        </w:rPr>
        <w:t>年正式发布</w:t>
      </w:r>
      <w:r w:rsidR="00126393">
        <w:rPr>
          <w:rFonts w:hint="eastAsia"/>
        </w:rPr>
        <w:t>，于</w:t>
      </w:r>
      <w:r w:rsidR="00126393">
        <w:rPr>
          <w:rFonts w:hint="eastAsia"/>
        </w:rPr>
        <w:t>2</w:t>
      </w:r>
      <w:r w:rsidR="00126393">
        <w:t>015</w:t>
      </w:r>
      <w:r w:rsidR="00126393">
        <w:rPr>
          <w:rFonts w:hint="eastAsia"/>
        </w:rPr>
        <w:t>年发布了第一个稳定版（</w:t>
      </w:r>
      <w:r w:rsidR="00126393">
        <w:t>Rust 1.0 stable release</w:t>
      </w:r>
      <w:r w:rsidR="00126393">
        <w:rPr>
          <w:rFonts w:hint="eastAsia"/>
        </w:rPr>
        <w:t>），并在</w:t>
      </w:r>
      <w:r w:rsidR="00126393">
        <w:rPr>
          <w:rFonts w:hint="eastAsia"/>
        </w:rPr>
        <w:t>2</w:t>
      </w:r>
      <w:r w:rsidR="00126393">
        <w:t>016</w:t>
      </w:r>
      <w:r w:rsidR="00126393">
        <w:rPr>
          <w:rFonts w:hint="eastAsia"/>
        </w:rPr>
        <w:t>年及以后趋于稳定。</w:t>
      </w:r>
      <w:r w:rsidR="00126393">
        <w:rPr>
          <w:rFonts w:hint="eastAsia"/>
        </w:rPr>
        <w:t>Rust</w:t>
      </w:r>
      <w:r w:rsidR="00126393">
        <w:rPr>
          <w:rFonts w:hint="eastAsia"/>
        </w:rPr>
        <w:t>的发展</w:t>
      </w:r>
      <w:r w:rsidR="00F35811">
        <w:rPr>
          <w:rFonts w:hint="eastAsia"/>
        </w:rPr>
        <w:t>经历了</w:t>
      </w:r>
      <w:r w:rsidR="009A2307">
        <w:rPr>
          <w:rFonts w:hint="eastAsia"/>
        </w:rPr>
        <w:t>多次重要迭代，包括引入了特性（</w:t>
      </w:r>
      <w:r w:rsidR="009A2307">
        <w:rPr>
          <w:rFonts w:hint="eastAsia"/>
        </w:rPr>
        <w:t>t</w:t>
      </w:r>
      <w:r w:rsidR="009A2307">
        <w:t>rait</w:t>
      </w:r>
      <w:r w:rsidR="009A2307">
        <w:rPr>
          <w:rFonts w:hint="eastAsia"/>
        </w:rPr>
        <w:t>）、类（</w:t>
      </w:r>
      <w:r w:rsidR="009A2307">
        <w:rPr>
          <w:rFonts w:hint="eastAsia"/>
        </w:rPr>
        <w:t>class</w:t>
      </w:r>
      <w:r w:rsidR="009A2307">
        <w:rPr>
          <w:rFonts w:hint="eastAsia"/>
        </w:rPr>
        <w:t>）、析构函数（</w:t>
      </w:r>
      <w:r w:rsidR="009A2307">
        <w:rPr>
          <w:rFonts w:hint="eastAsia"/>
        </w:rPr>
        <w:t>destructor</w:t>
      </w:r>
      <w:r w:rsidR="009A2307">
        <w:rPr>
          <w:rFonts w:hint="eastAsia"/>
        </w:rPr>
        <w:t>）等语言特性，</w:t>
      </w:r>
      <w:r w:rsidR="00126393">
        <w:rPr>
          <w:rFonts w:hint="eastAsia"/>
        </w:rPr>
        <w:t>以及</w:t>
      </w:r>
      <w:r w:rsidR="00126393">
        <w:rPr>
          <w:rFonts w:hint="eastAsia"/>
        </w:rPr>
        <w:t>Non</w:t>
      </w:r>
      <w:r w:rsidR="00126393">
        <w:t>-</w:t>
      </w:r>
      <w:r w:rsidR="00126393">
        <w:rPr>
          <w:rFonts w:hint="eastAsia"/>
        </w:rPr>
        <w:t>Lexical</w:t>
      </w:r>
      <w:r w:rsidR="00126393">
        <w:t xml:space="preserve"> Lifetime</w:t>
      </w:r>
      <w:r w:rsidR="00126393">
        <w:rPr>
          <w:rFonts w:hint="eastAsia"/>
        </w:rPr>
        <w:t>（</w:t>
      </w:r>
      <w:r w:rsidR="009F392D">
        <w:rPr>
          <w:rFonts w:hint="eastAsia"/>
        </w:rPr>
        <w:t>即</w:t>
      </w:r>
      <w:r w:rsidR="009F392D">
        <w:rPr>
          <w:rFonts w:hint="eastAsia"/>
        </w:rPr>
        <w:t>NLL</w:t>
      </w:r>
      <w:r w:rsidR="009F392D">
        <w:rPr>
          <w:rFonts w:hint="eastAsia"/>
        </w:rPr>
        <w:t>优化，</w:t>
      </w:r>
      <w:r w:rsidR="00126393">
        <w:rPr>
          <w:rFonts w:hint="eastAsia"/>
        </w:rPr>
        <w:t>这种优化专门用于</w:t>
      </w:r>
      <w:r w:rsidR="00126393" w:rsidRPr="00126393">
        <w:rPr>
          <w:rFonts w:hint="eastAsia"/>
        </w:rPr>
        <w:t>找到某个引用在作用域结束前就不再被使用的代码位置</w:t>
      </w:r>
      <w:r w:rsidR="00126393">
        <w:rPr>
          <w:rFonts w:hint="eastAsia"/>
        </w:rPr>
        <w:t>）等编译器优化。</w:t>
      </w:r>
    </w:p>
    <w:p w14:paraId="6B8C1001" w14:textId="766871A3" w:rsidR="00D00AE7" w:rsidRDefault="00D00AE7" w:rsidP="00D00AE7">
      <w:pPr>
        <w:pStyle w:val="a0"/>
        <w:ind w:firstLine="480"/>
      </w:pPr>
      <w:r>
        <w:rPr>
          <w:rFonts w:hint="eastAsia"/>
        </w:rPr>
        <w:t>疫情期间，</w:t>
      </w:r>
      <w:r>
        <w:rPr>
          <w:rFonts w:hint="eastAsia"/>
        </w:rPr>
        <w:t>Mozilla</w:t>
      </w:r>
      <w:r>
        <w:rPr>
          <w:rFonts w:hint="eastAsia"/>
        </w:rPr>
        <w:t>出于成本控制等考虑，解散了</w:t>
      </w:r>
      <w:r>
        <w:rPr>
          <w:rFonts w:hint="eastAsia"/>
        </w:rPr>
        <w:t>Servo</w:t>
      </w:r>
      <w:r w:rsidR="0080403F">
        <w:rPr>
          <w:rFonts w:hint="eastAsia"/>
        </w:rPr>
        <w:t>（</w:t>
      </w:r>
      <w:r>
        <w:rPr>
          <w:rFonts w:hint="eastAsia"/>
        </w:rPr>
        <w:t>一个基于</w:t>
      </w:r>
      <w:r>
        <w:rPr>
          <w:rFonts w:hint="eastAsia"/>
        </w:rPr>
        <w:t>Rust</w:t>
      </w:r>
      <w:r>
        <w:rPr>
          <w:rFonts w:hint="eastAsia"/>
        </w:rPr>
        <w:t>的浏览器引擎</w:t>
      </w:r>
      <w:r w:rsidR="0080403F">
        <w:rPr>
          <w:rFonts w:hint="eastAsia"/>
        </w:rPr>
        <w:t>）的开发小组。小组成员中很多都是</w:t>
      </w:r>
      <w:r w:rsidR="0080403F">
        <w:rPr>
          <w:rFonts w:hint="eastAsia"/>
        </w:rPr>
        <w:t>R</w:t>
      </w:r>
      <w:r w:rsidR="0080403F">
        <w:t>u</w:t>
      </w:r>
      <w:r w:rsidR="0080403F">
        <w:rPr>
          <w:rFonts w:hint="eastAsia"/>
        </w:rPr>
        <w:t>st</w:t>
      </w:r>
      <w:r w:rsidR="0080403F">
        <w:rPr>
          <w:rFonts w:hint="eastAsia"/>
        </w:rPr>
        <w:t>社区的核心成员。这对于</w:t>
      </w:r>
      <w:r w:rsidR="0080403F">
        <w:rPr>
          <w:rFonts w:hint="eastAsia"/>
        </w:rPr>
        <w:t>Rust</w:t>
      </w:r>
      <w:r w:rsidR="0080403F">
        <w:rPr>
          <w:rFonts w:hint="eastAsia"/>
        </w:rPr>
        <w:t>的发展产生了很大冲击。但令人欣慰的是，</w:t>
      </w:r>
      <w:r w:rsidR="0080403F">
        <w:rPr>
          <w:rFonts w:hint="eastAsia"/>
        </w:rPr>
        <w:t>2</w:t>
      </w:r>
      <w:r w:rsidR="0080403F">
        <w:t>021</w:t>
      </w:r>
      <w:r w:rsidR="0080403F">
        <w:rPr>
          <w:rFonts w:hint="eastAsia"/>
        </w:rPr>
        <w:t>年</w:t>
      </w:r>
      <w:r w:rsidR="0080403F">
        <w:rPr>
          <w:rFonts w:hint="eastAsia"/>
        </w:rPr>
        <w:t>Rust</w:t>
      </w:r>
      <w:r w:rsidR="0080403F">
        <w:rPr>
          <w:rFonts w:hint="eastAsia"/>
        </w:rPr>
        <w:t>基金会由</w:t>
      </w:r>
      <w:r w:rsidR="0080403F" w:rsidRPr="0080403F">
        <w:t>AWS</w:t>
      </w:r>
      <w:r w:rsidR="0080403F">
        <w:rPr>
          <w:rFonts w:hint="eastAsia"/>
        </w:rPr>
        <w:t>、</w:t>
      </w:r>
      <w:r w:rsidR="0080403F" w:rsidRPr="0080403F">
        <w:t>Huawei</w:t>
      </w:r>
      <w:r w:rsidR="0080403F">
        <w:rPr>
          <w:rFonts w:hint="eastAsia"/>
        </w:rPr>
        <w:t>、</w:t>
      </w:r>
      <w:r w:rsidR="0080403F" w:rsidRPr="0080403F">
        <w:t>Google</w:t>
      </w:r>
      <w:r w:rsidR="0080403F">
        <w:rPr>
          <w:rFonts w:hint="eastAsia"/>
        </w:rPr>
        <w:t>、</w:t>
      </w:r>
      <w:r w:rsidR="0080403F" w:rsidRPr="0080403F">
        <w:t>Microsoft</w:t>
      </w:r>
      <w:r w:rsidR="0080403F">
        <w:rPr>
          <w:rFonts w:hint="eastAsia"/>
        </w:rPr>
        <w:t>、和</w:t>
      </w:r>
      <w:r w:rsidR="0080403F" w:rsidRPr="0080403F">
        <w:t xml:space="preserve"> Mozilla</w:t>
      </w:r>
      <w:r w:rsidR="0080403F">
        <w:rPr>
          <w:rFonts w:hint="eastAsia"/>
        </w:rPr>
        <w:t>等企业宣布注资成立。</w:t>
      </w:r>
      <w:r w:rsidR="00567756">
        <w:t>@</w:t>
      </w:r>
      <w:r w:rsidR="00567756">
        <w:rPr>
          <w:rFonts w:hint="eastAsia"/>
        </w:rPr>
        <w:t>todo</w:t>
      </w:r>
    </w:p>
    <w:p w14:paraId="5231341D" w14:textId="42816486" w:rsidR="00126393" w:rsidRDefault="00126393" w:rsidP="00F30150">
      <w:pPr>
        <w:pStyle w:val="a0"/>
        <w:ind w:firstLine="480"/>
      </w:pPr>
      <w:r>
        <w:rPr>
          <w:rFonts w:hint="eastAsia"/>
        </w:rPr>
        <w:t>本文中使用的</w:t>
      </w:r>
      <w:r>
        <w:rPr>
          <w:rFonts w:hint="eastAsia"/>
        </w:rPr>
        <w:t>Rust</w:t>
      </w:r>
      <w:r>
        <w:rPr>
          <w:rFonts w:hint="eastAsia"/>
        </w:rPr>
        <w:t>版本是</w:t>
      </w:r>
      <w:r>
        <w:t>rustc 1.67.1</w:t>
      </w:r>
      <w:r>
        <w:rPr>
          <w:rFonts w:hint="eastAsia"/>
        </w:rPr>
        <w:t>。</w:t>
      </w:r>
    </w:p>
    <w:p w14:paraId="3519A1DE" w14:textId="3757BA8C" w:rsidR="009A2307" w:rsidRDefault="009A2307" w:rsidP="00FE0FBE">
      <w:pPr>
        <w:pStyle w:val="20"/>
      </w:pPr>
      <w:bookmarkStart w:id="14" w:name="_Toc132115330"/>
      <w:r>
        <w:rPr>
          <w:rFonts w:hint="eastAsia"/>
        </w:rPr>
        <w:t>Rust</w:t>
      </w:r>
      <w:r>
        <w:rPr>
          <w:rFonts w:hint="eastAsia"/>
        </w:rPr>
        <w:t>的</w:t>
      </w:r>
      <w:r w:rsidR="00FD1FF4">
        <w:rPr>
          <w:rFonts w:hint="eastAsia"/>
        </w:rPr>
        <w:t>语言</w:t>
      </w:r>
      <w:r>
        <w:rPr>
          <w:rFonts w:hint="eastAsia"/>
        </w:rPr>
        <w:t>特性</w:t>
      </w:r>
      <w:bookmarkEnd w:id="14"/>
    </w:p>
    <w:p w14:paraId="3B9C5205" w14:textId="4E2B296A" w:rsidR="000E549D" w:rsidRPr="000E549D" w:rsidRDefault="000E549D" w:rsidP="000E549D">
      <w:pPr>
        <w:pStyle w:val="a0"/>
        <w:ind w:firstLine="480"/>
      </w:pPr>
      <w:r>
        <w:rPr>
          <w:rFonts w:hint="eastAsia"/>
        </w:rPr>
        <w:t>尽管</w:t>
      </w:r>
      <w:r>
        <w:rPr>
          <w:rFonts w:hint="eastAsia"/>
        </w:rPr>
        <w:t>Rust</w:t>
      </w:r>
      <w:r>
        <w:rPr>
          <w:rFonts w:hint="eastAsia"/>
        </w:rPr>
        <w:t>与</w:t>
      </w:r>
      <w:r>
        <w:rPr>
          <w:rFonts w:hint="eastAsia"/>
        </w:rPr>
        <w:t>C</w:t>
      </w:r>
      <w:r>
        <w:t>/C++</w:t>
      </w:r>
      <w:r>
        <w:rPr>
          <w:rFonts w:hint="eastAsia"/>
        </w:rPr>
        <w:t>、</w:t>
      </w:r>
      <w:r>
        <w:rPr>
          <w:rFonts w:hint="eastAsia"/>
        </w:rPr>
        <w:t>Java</w:t>
      </w:r>
      <w:r>
        <w:rPr>
          <w:rFonts w:hint="eastAsia"/>
        </w:rPr>
        <w:t>具有很强的相似性</w:t>
      </w:r>
      <w:r w:rsidR="009F392D">
        <w:rPr>
          <w:rFonts w:hint="eastAsia"/>
        </w:rPr>
        <w:t>，但其优秀的安全性和抽象能力来自于</w:t>
      </w:r>
      <w:r w:rsidR="009F392D">
        <w:rPr>
          <w:rFonts w:hint="eastAsia"/>
        </w:rPr>
        <w:t>Rust</w:t>
      </w:r>
      <w:r w:rsidR="009F392D">
        <w:rPr>
          <w:rFonts w:hint="eastAsia"/>
        </w:rPr>
        <w:t>的一些设计良好的语言特性。</w:t>
      </w:r>
    </w:p>
    <w:p w14:paraId="161D15C9" w14:textId="2D018842" w:rsidR="009A2307" w:rsidRPr="00614FA2" w:rsidRDefault="009A2307" w:rsidP="00FE0FBE">
      <w:pPr>
        <w:pStyle w:val="3"/>
      </w:pPr>
      <w:bookmarkStart w:id="15" w:name="_Toc132115331"/>
      <w:r w:rsidRPr="00614FA2">
        <w:rPr>
          <w:rFonts w:hint="eastAsia"/>
        </w:rPr>
        <w:t>内存安全</w:t>
      </w:r>
      <w:r w:rsidR="000E549D">
        <w:rPr>
          <w:rFonts w:hint="eastAsia"/>
        </w:rPr>
        <w:t>：所有权与生命周期</w:t>
      </w:r>
      <w:bookmarkEnd w:id="15"/>
    </w:p>
    <w:p w14:paraId="5077395D" w14:textId="77480B41" w:rsidR="00F30150" w:rsidRDefault="00F35811" w:rsidP="00F30150">
      <w:pPr>
        <w:pStyle w:val="a0"/>
        <w:ind w:firstLine="480"/>
      </w:pPr>
      <w:r>
        <w:rPr>
          <w:rFonts w:hint="eastAsia"/>
        </w:rPr>
        <w:t>Rust</w:t>
      </w:r>
      <w:r>
        <w:rPr>
          <w:rFonts w:hint="eastAsia"/>
        </w:rPr>
        <w:t>非常擅长保证内存安全：这种语言依赖强大的编译器静态检查来保证对于所有的引用都指向内存中的合法资源。这种由编译器负责的静态检查不需要在程序运行时消耗资源</w:t>
      </w:r>
      <w:r w:rsidR="000320A0">
        <w:rPr>
          <w:rFonts w:hint="eastAsia"/>
        </w:rPr>
        <w:t>。</w:t>
      </w:r>
      <w:r>
        <w:rPr>
          <w:rFonts w:hint="eastAsia"/>
        </w:rPr>
        <w:t>无需</w:t>
      </w:r>
      <w:r w:rsidR="000320A0">
        <w:rPr>
          <w:rFonts w:hint="eastAsia"/>
        </w:rPr>
        <w:t>Java</w:t>
      </w:r>
      <w:r w:rsidR="000320A0">
        <w:rPr>
          <w:rFonts w:hint="eastAsia"/>
        </w:rPr>
        <w:t>、</w:t>
      </w:r>
      <w:r w:rsidR="000320A0">
        <w:rPr>
          <w:rFonts w:hint="eastAsia"/>
        </w:rPr>
        <w:t>Go</w:t>
      </w:r>
      <w:r w:rsidR="000320A0">
        <w:rPr>
          <w:rFonts w:hint="eastAsia"/>
        </w:rPr>
        <w:t>等语言的垃圾回收（</w:t>
      </w:r>
      <w:r w:rsidR="000320A0">
        <w:rPr>
          <w:rFonts w:hint="eastAsia"/>
        </w:rPr>
        <w:t>GC</w:t>
      </w:r>
      <w:r w:rsidR="000320A0">
        <w:rPr>
          <w:rFonts w:hint="eastAsia"/>
        </w:rPr>
        <w:t>，</w:t>
      </w:r>
      <w:r w:rsidR="000320A0">
        <w:rPr>
          <w:rFonts w:hint="eastAsia"/>
        </w:rPr>
        <w:t>Garbage</w:t>
      </w:r>
      <w:r w:rsidR="000320A0">
        <w:t xml:space="preserve"> </w:t>
      </w:r>
      <w:r w:rsidR="000320A0">
        <w:rPr>
          <w:rFonts w:hint="eastAsia"/>
        </w:rPr>
        <w:t>Collection</w:t>
      </w:r>
      <w:r w:rsidR="000320A0">
        <w:rPr>
          <w:rFonts w:hint="eastAsia"/>
        </w:rPr>
        <w:t>），也不需要像</w:t>
      </w:r>
      <w:r w:rsidR="000320A0">
        <w:rPr>
          <w:rFonts w:hint="eastAsia"/>
        </w:rPr>
        <w:t>C</w:t>
      </w:r>
      <w:r w:rsidR="000320A0">
        <w:t>/C++</w:t>
      </w:r>
      <w:r w:rsidR="000320A0">
        <w:rPr>
          <w:rFonts w:hint="eastAsia"/>
        </w:rPr>
        <w:t>一样手动管理内存。</w:t>
      </w:r>
    </w:p>
    <w:p w14:paraId="5E76BF65" w14:textId="5F2B5560" w:rsidR="000320A0" w:rsidRDefault="000320A0" w:rsidP="00235252">
      <w:pPr>
        <w:pStyle w:val="a0"/>
        <w:ind w:firstLine="480"/>
      </w:pPr>
      <w:r>
        <w:rPr>
          <w:rFonts w:hint="eastAsia"/>
        </w:rPr>
        <w:t>Rust</w:t>
      </w:r>
      <w:r>
        <w:rPr>
          <w:rFonts w:hint="eastAsia"/>
        </w:rPr>
        <w:t>使用所有权来管理</w:t>
      </w:r>
      <w:r w:rsidR="00BA163A">
        <w:rPr>
          <w:rFonts w:hint="eastAsia"/>
        </w:rPr>
        <w:t>内存。简单来说，内存（堆空间）中的每一个资源（值</w:t>
      </w:r>
      <w:r w:rsidR="00235252">
        <w:rPr>
          <w:rFonts w:hint="eastAsia"/>
        </w:rPr>
        <w:t>，</w:t>
      </w:r>
      <w:r w:rsidR="00235252">
        <w:rPr>
          <w:rFonts w:hint="eastAsia"/>
        </w:rPr>
        <w:t>value</w:t>
      </w:r>
      <w:r w:rsidR="00BA163A">
        <w:rPr>
          <w:rFonts w:hint="eastAsia"/>
        </w:rPr>
        <w:t>）都为一个变量</w:t>
      </w:r>
      <w:r w:rsidR="00235252">
        <w:rPr>
          <w:rFonts w:hint="eastAsia"/>
        </w:rPr>
        <w:t>（</w:t>
      </w:r>
      <w:r w:rsidR="00235252">
        <w:t>va</w:t>
      </w:r>
      <w:r w:rsidR="00235252">
        <w:rPr>
          <w:rFonts w:hint="eastAsia"/>
        </w:rPr>
        <w:t>riable</w:t>
      </w:r>
      <w:r w:rsidR="00235252">
        <w:rPr>
          <w:rFonts w:hint="eastAsia"/>
        </w:rPr>
        <w:t>）</w:t>
      </w:r>
      <w:r w:rsidR="00BA163A">
        <w:rPr>
          <w:rFonts w:hint="eastAsia"/>
        </w:rPr>
        <w:t>所拥有，这个变量</w:t>
      </w:r>
      <w:r w:rsidR="002C3E18">
        <w:rPr>
          <w:rFonts w:hint="eastAsia"/>
        </w:rPr>
        <w:t>称</w:t>
      </w:r>
      <w:r w:rsidR="00BA163A">
        <w:rPr>
          <w:rFonts w:hint="eastAsia"/>
        </w:rPr>
        <w:t>为该内存资源的所有者</w:t>
      </w:r>
      <w:r w:rsidR="00235252">
        <w:rPr>
          <w:rFonts w:hint="eastAsia"/>
        </w:rPr>
        <w:t>（</w:t>
      </w:r>
      <w:r w:rsidR="00235252">
        <w:rPr>
          <w:rFonts w:hint="eastAsia"/>
        </w:rPr>
        <w:t xml:space="preserve">owner </w:t>
      </w:r>
      <w:r w:rsidR="00235252">
        <w:t>of the value</w:t>
      </w:r>
      <w:r w:rsidR="00235252">
        <w:rPr>
          <w:rFonts w:hint="eastAsia"/>
        </w:rPr>
        <w:t>）</w:t>
      </w:r>
      <w:r w:rsidR="00BA163A">
        <w:rPr>
          <w:rFonts w:hint="eastAsia"/>
        </w:rPr>
        <w:t>。一个内存资源只能有一个所有者。当所有者离开作用域时，其所拥</w:t>
      </w:r>
      <w:r w:rsidR="00BA163A">
        <w:rPr>
          <w:rFonts w:hint="eastAsia"/>
        </w:rPr>
        <w:lastRenderedPageBreak/>
        <w:t>有的内存资源被释放（</w:t>
      </w:r>
      <w:r w:rsidR="00BA163A">
        <w:rPr>
          <w:rFonts w:hint="eastAsia"/>
        </w:rPr>
        <w:t>drop</w:t>
      </w:r>
      <w:r w:rsidR="00BA163A">
        <w:rPr>
          <w:rFonts w:hint="eastAsia"/>
        </w:rPr>
        <w:t>）。</w:t>
      </w:r>
    </w:p>
    <w:p w14:paraId="2ADD188A" w14:textId="7337D00C" w:rsidR="00BA163A" w:rsidRDefault="00BA163A" w:rsidP="00F30150">
      <w:pPr>
        <w:pStyle w:val="a0"/>
        <w:ind w:firstLine="480"/>
      </w:pPr>
      <w:r>
        <w:rPr>
          <w:rFonts w:hint="eastAsia"/>
        </w:rPr>
        <w:t>可以说，</w:t>
      </w:r>
      <w:r>
        <w:rPr>
          <w:rFonts w:hint="eastAsia"/>
        </w:rPr>
        <w:t>Rust</w:t>
      </w:r>
      <w:r w:rsidR="002C3E18">
        <w:rPr>
          <w:rFonts w:hint="eastAsia"/>
        </w:rPr>
        <w:t>通过编译器静态检查的方式，</w:t>
      </w:r>
      <w:r>
        <w:rPr>
          <w:rFonts w:hint="eastAsia"/>
        </w:rPr>
        <w:t>强制程序员使用了</w:t>
      </w:r>
      <w:r>
        <w:rPr>
          <w:rFonts w:hint="eastAsia"/>
        </w:rPr>
        <w:t>RAII</w:t>
      </w:r>
      <w:r>
        <w:t xml:space="preserve"> </w:t>
      </w:r>
      <w:r>
        <w:rPr>
          <w:rFonts w:hint="eastAsia"/>
        </w:rPr>
        <w:t>（</w:t>
      </w:r>
      <w:r w:rsidRPr="00BA163A">
        <w:t>Resource Acquisition Is Initialization</w:t>
      </w:r>
      <w:r>
        <w:rPr>
          <w:rFonts w:hint="eastAsia"/>
        </w:rPr>
        <w:t>，资源获取就是初始化）的概念。</w:t>
      </w:r>
    </w:p>
    <w:p w14:paraId="3F354842" w14:textId="68E86570" w:rsidR="000E549D" w:rsidRDefault="000E549D" w:rsidP="00F30150">
      <w:pPr>
        <w:pStyle w:val="a0"/>
        <w:ind w:firstLine="480"/>
      </w:pPr>
      <w:r>
        <w:rPr>
          <w:rFonts w:hint="eastAsia"/>
        </w:rPr>
        <w:t>除了所有权</w:t>
      </w:r>
      <w:r w:rsidR="00235252">
        <w:rPr>
          <w:rFonts w:hint="eastAsia"/>
        </w:rPr>
        <w:t>，</w:t>
      </w:r>
      <w:r w:rsidR="00235252">
        <w:rPr>
          <w:rFonts w:hint="eastAsia"/>
        </w:rPr>
        <w:t>Rust</w:t>
      </w:r>
      <w:r w:rsidR="00235252">
        <w:rPr>
          <w:rFonts w:hint="eastAsia"/>
        </w:rPr>
        <w:t>还有生命周期（</w:t>
      </w:r>
      <w:r w:rsidR="00235252">
        <w:t>Lifetime</w:t>
      </w:r>
      <w:r w:rsidR="00235252">
        <w:rPr>
          <w:rFonts w:hint="eastAsia"/>
        </w:rPr>
        <w:t>）的概念。想要使用某个内存资源，除了获得其所有权，还可以对其进行借用，获得指向这个资源的一个不可变或可变的引用。</w:t>
      </w:r>
      <w:r w:rsidR="00235252">
        <w:rPr>
          <w:rFonts w:hint="eastAsia"/>
        </w:rPr>
        <w:t>Rust</w:t>
      </w:r>
      <w:r w:rsidR="00235252">
        <w:rPr>
          <w:rFonts w:hint="eastAsia"/>
        </w:rPr>
        <w:t>编译器会在编译期间检查对内存资源的引用是否会超出拥有这个资源的变量的生命周期，以避免在</w:t>
      </w:r>
      <w:r w:rsidR="006C2DED">
        <w:rPr>
          <w:rFonts w:hint="eastAsia"/>
        </w:rPr>
        <w:t>使用引用时，其对应的资源被错误地提前释放了。</w:t>
      </w:r>
    </w:p>
    <w:p w14:paraId="59438A0B" w14:textId="755E2253" w:rsidR="002C3E18" w:rsidRDefault="002C3E18" w:rsidP="00FE0FBE">
      <w:pPr>
        <w:pStyle w:val="3"/>
      </w:pPr>
      <w:bookmarkStart w:id="16" w:name="_Ref132110586"/>
      <w:bookmarkStart w:id="17" w:name="_Ref132110591"/>
      <w:bookmarkStart w:id="18" w:name="_Toc132115332"/>
      <w:r>
        <w:rPr>
          <w:rFonts w:hint="eastAsia"/>
        </w:rPr>
        <w:t>抽象特性</w:t>
      </w:r>
      <w:r w:rsidR="000E549D">
        <w:rPr>
          <w:rFonts w:hint="eastAsia"/>
        </w:rPr>
        <w:t>：</w:t>
      </w:r>
      <w:r w:rsidR="000E549D">
        <w:rPr>
          <w:rFonts w:hint="eastAsia"/>
        </w:rPr>
        <w:t>Rust</w:t>
      </w:r>
      <w:r w:rsidR="000E549D">
        <w:rPr>
          <w:rFonts w:hint="eastAsia"/>
        </w:rPr>
        <w:t>的面向对象特性与函数式编程</w:t>
      </w:r>
      <w:bookmarkEnd w:id="16"/>
      <w:bookmarkEnd w:id="17"/>
      <w:bookmarkEnd w:id="18"/>
    </w:p>
    <w:p w14:paraId="6EF86E63" w14:textId="4CCEE07E" w:rsidR="002C3E18" w:rsidRDefault="000E549D" w:rsidP="002C3E18">
      <w:pPr>
        <w:pStyle w:val="a0"/>
        <w:ind w:firstLine="480"/>
      </w:pPr>
      <w:r>
        <w:rPr>
          <w:rFonts w:hint="eastAsia"/>
        </w:rPr>
        <w:t>尽管</w:t>
      </w:r>
      <w:r>
        <w:rPr>
          <w:rFonts w:hint="eastAsia"/>
        </w:rPr>
        <w:t>Rust</w:t>
      </w:r>
      <w:r>
        <w:rPr>
          <w:rFonts w:hint="eastAsia"/>
        </w:rPr>
        <w:t>是一个面向对象语言，</w:t>
      </w:r>
      <w:r w:rsidR="002C3E18">
        <w:rPr>
          <w:rFonts w:hint="eastAsia"/>
        </w:rPr>
        <w:t>Rust</w:t>
      </w:r>
      <w:r w:rsidR="002C3E18">
        <w:rPr>
          <w:rFonts w:hint="eastAsia"/>
        </w:rPr>
        <w:t>支持在</w:t>
      </w:r>
      <w:r w:rsidR="00F86F88">
        <w:rPr>
          <w:rFonts w:hint="eastAsia"/>
        </w:rPr>
        <w:t>结构体（</w:t>
      </w:r>
      <w:r w:rsidR="00F86F88">
        <w:rPr>
          <w:rFonts w:hint="eastAsia"/>
        </w:rPr>
        <w:t>struct</w:t>
      </w:r>
      <w:r w:rsidR="00F86F88">
        <w:rPr>
          <w:rFonts w:hint="eastAsia"/>
        </w:rPr>
        <w:t>）</w:t>
      </w:r>
      <w:r w:rsidR="002C3E18">
        <w:rPr>
          <w:rFonts w:hint="eastAsia"/>
        </w:rPr>
        <w:t>中封装一些外部不可见的成员变量和成员函数，但</w:t>
      </w:r>
      <w:r w:rsidR="002C3E18">
        <w:rPr>
          <w:rFonts w:hint="eastAsia"/>
        </w:rPr>
        <w:t>Rust</w:t>
      </w:r>
      <w:r w:rsidR="002C3E18">
        <w:rPr>
          <w:rFonts w:hint="eastAsia"/>
        </w:rPr>
        <w:t>并没有像</w:t>
      </w:r>
      <w:r w:rsidR="002C3E18">
        <w:rPr>
          <w:rFonts w:hint="eastAsia"/>
        </w:rPr>
        <w:t>C/</w:t>
      </w:r>
      <w:r w:rsidR="002C3E18">
        <w:t>C++</w:t>
      </w:r>
      <w:r w:rsidR="002C3E18">
        <w:rPr>
          <w:rFonts w:hint="eastAsia"/>
        </w:rPr>
        <w:t>、</w:t>
      </w:r>
      <w:r w:rsidR="002C3E18">
        <w:rPr>
          <w:rFonts w:hint="eastAsia"/>
        </w:rPr>
        <w:t>Java</w:t>
      </w:r>
      <w:r w:rsidR="002C3E18">
        <w:rPr>
          <w:rFonts w:hint="eastAsia"/>
        </w:rPr>
        <w:t>那样</w:t>
      </w:r>
      <w:r w:rsidR="00F86F88">
        <w:rPr>
          <w:rFonts w:hint="eastAsia"/>
        </w:rPr>
        <w:t>支持类（</w:t>
      </w:r>
      <w:r w:rsidR="00F86F88">
        <w:rPr>
          <w:rFonts w:hint="eastAsia"/>
        </w:rPr>
        <w:t>class</w:t>
      </w:r>
      <w:r w:rsidR="00F86F88">
        <w:rPr>
          <w:rFonts w:hint="eastAsia"/>
        </w:rPr>
        <w:t>）之间的继承。</w:t>
      </w:r>
      <w:r w:rsidR="00F86F88">
        <w:rPr>
          <w:rFonts w:hint="eastAsia"/>
        </w:rPr>
        <w:t>Rust</w:t>
      </w:r>
      <w:r>
        <w:rPr>
          <w:rFonts w:hint="eastAsia"/>
        </w:rPr>
        <w:t>通过</w:t>
      </w:r>
      <w:r w:rsidR="00F86F88">
        <w:rPr>
          <w:rFonts w:hint="eastAsia"/>
        </w:rPr>
        <w:t>为类添加</w:t>
      </w:r>
      <w:r w:rsidR="00732B55">
        <w:rPr>
          <w:rFonts w:hint="eastAsia"/>
        </w:rPr>
        <w:t>特征</w:t>
      </w:r>
      <w:r w:rsidR="00F86F88">
        <w:rPr>
          <w:rFonts w:hint="eastAsia"/>
        </w:rPr>
        <w:t>（</w:t>
      </w:r>
      <w:r w:rsidR="00F86F88">
        <w:rPr>
          <w:rFonts w:hint="eastAsia"/>
        </w:rPr>
        <w:t>trait</w:t>
      </w:r>
      <w:r w:rsidR="00F86F88">
        <w:rPr>
          <w:rFonts w:hint="eastAsia"/>
        </w:rPr>
        <w:t>）的方式支持面向对象编程中的继承和多态。</w:t>
      </w:r>
    </w:p>
    <w:p w14:paraId="04296CF9" w14:textId="3310B2AE" w:rsidR="00F86F88" w:rsidRDefault="00732B55" w:rsidP="002C3E18">
      <w:pPr>
        <w:pStyle w:val="a0"/>
        <w:ind w:firstLine="480"/>
      </w:pPr>
      <w:r>
        <w:rPr>
          <w:rFonts w:hint="eastAsia"/>
        </w:rPr>
        <w:t>特征</w:t>
      </w:r>
      <w:r w:rsidR="00F86F88">
        <w:rPr>
          <w:rFonts w:hint="eastAsia"/>
        </w:rPr>
        <w:t>类似于</w:t>
      </w:r>
      <w:r w:rsidR="00F86F88">
        <w:rPr>
          <w:rFonts w:hint="eastAsia"/>
        </w:rPr>
        <w:t>Java</w:t>
      </w:r>
      <w:r w:rsidR="00F86F88">
        <w:rPr>
          <w:rFonts w:hint="eastAsia"/>
        </w:rPr>
        <w:t>中的接口（</w:t>
      </w:r>
      <w:r w:rsidR="00F86F88">
        <w:rPr>
          <w:rFonts w:hint="eastAsia"/>
        </w:rPr>
        <w:t>interface</w:t>
      </w:r>
      <w:r w:rsidR="00F86F88">
        <w:rPr>
          <w:rFonts w:hint="eastAsia"/>
        </w:rPr>
        <w:t>），</w:t>
      </w:r>
      <w:r w:rsidR="00FF7073">
        <w:rPr>
          <w:rFonts w:hint="eastAsia"/>
        </w:rPr>
        <w:t>特征定义了一组可以被共享的行为，只要实现了特征，你就能使用这组行为。换句话说，</w:t>
      </w:r>
      <w:r w:rsidR="00F86F88">
        <w:rPr>
          <w:rFonts w:hint="eastAsia"/>
        </w:rPr>
        <w:t>拥有某个</w:t>
      </w:r>
      <w:r>
        <w:rPr>
          <w:rFonts w:hint="eastAsia"/>
        </w:rPr>
        <w:t>特征</w:t>
      </w:r>
      <w:r w:rsidR="00F86F88">
        <w:rPr>
          <w:rFonts w:hint="eastAsia"/>
        </w:rPr>
        <w:t>的类</w:t>
      </w:r>
      <w:r w:rsidR="00FF455F">
        <w:rPr>
          <w:rFonts w:hint="eastAsia"/>
        </w:rPr>
        <w:t>需要实现这个</w:t>
      </w:r>
      <w:r>
        <w:rPr>
          <w:rFonts w:hint="eastAsia"/>
        </w:rPr>
        <w:t>特征</w:t>
      </w:r>
      <w:r w:rsidR="00FF455F">
        <w:rPr>
          <w:rFonts w:hint="eastAsia"/>
        </w:rPr>
        <w:t>所定义的方法。</w:t>
      </w:r>
      <w:r>
        <w:rPr>
          <w:rFonts w:hint="eastAsia"/>
        </w:rPr>
        <w:t>特征</w:t>
      </w:r>
      <w:r w:rsidR="00FF455F">
        <w:rPr>
          <w:rFonts w:hint="eastAsia"/>
        </w:rPr>
        <w:t>中也可以定义</w:t>
      </w:r>
      <w:r w:rsidR="005218AC">
        <w:rPr>
          <w:rFonts w:hint="eastAsia"/>
        </w:rPr>
        <w:t>具有默认实现的</w:t>
      </w:r>
      <w:r w:rsidR="00FF455F">
        <w:rPr>
          <w:rFonts w:hint="eastAsia"/>
        </w:rPr>
        <w:t>方法。</w:t>
      </w:r>
      <w:r w:rsidR="00DD37FD">
        <w:rPr>
          <w:rFonts w:hint="eastAsia"/>
        </w:rPr>
        <w:t>通过</w:t>
      </w:r>
      <w:r>
        <w:rPr>
          <w:rFonts w:hint="eastAsia"/>
        </w:rPr>
        <w:t>特征</w:t>
      </w:r>
      <w:r w:rsidR="00DD37FD">
        <w:rPr>
          <w:rFonts w:hint="eastAsia"/>
        </w:rPr>
        <w:t>（</w:t>
      </w:r>
      <w:r w:rsidR="00DD37FD">
        <w:rPr>
          <w:rFonts w:hint="eastAsia"/>
        </w:rPr>
        <w:t>trait</w:t>
      </w:r>
      <w:r w:rsidR="00DD37FD">
        <w:rPr>
          <w:rFonts w:hint="eastAsia"/>
        </w:rPr>
        <w:t>），</w:t>
      </w:r>
      <w:r w:rsidR="00DD37FD">
        <w:rPr>
          <w:rFonts w:hint="eastAsia"/>
        </w:rPr>
        <w:t>Rust</w:t>
      </w:r>
      <w:r w:rsidR="00DD37FD">
        <w:rPr>
          <w:rFonts w:hint="eastAsia"/>
        </w:rPr>
        <w:t>实现了代码的复用，间接地支持了继承。尽管这种方式是比较啰嗦的</w:t>
      </w:r>
      <w:r w:rsidR="005218AC">
        <w:rPr>
          <w:rFonts w:hint="eastAsia"/>
        </w:rPr>
        <w:t>，因为特征虽然支持多态（默认实现的方法中可以调用没有默认实现的方法），但接口默认实现的方法使用起来没有继承方便</w:t>
      </w:r>
      <w:r w:rsidR="0011110F">
        <w:rPr>
          <w:rFonts w:hint="eastAsia"/>
        </w:rPr>
        <w:t>，需要手动为每个拥有特征的类实现特征所定义的方法</w:t>
      </w:r>
      <w:r w:rsidR="00DD37FD">
        <w:rPr>
          <w:rFonts w:hint="eastAsia"/>
        </w:rPr>
        <w:t>。</w:t>
      </w:r>
    </w:p>
    <w:p w14:paraId="4141CB4C" w14:textId="115F1D30" w:rsidR="0070477A" w:rsidRDefault="0070477A" w:rsidP="002C3E18">
      <w:pPr>
        <w:pStyle w:val="a0"/>
        <w:ind w:firstLine="480"/>
      </w:pPr>
      <w:r>
        <w:rPr>
          <w:rFonts w:hint="eastAsia"/>
        </w:rPr>
        <w:t>需要指出的是，一些程序员使用</w:t>
      </w:r>
      <w:r>
        <w:rPr>
          <w:rFonts w:hint="eastAsia"/>
        </w:rPr>
        <w:t>Rust</w:t>
      </w:r>
      <w:r>
        <w:rPr>
          <w:rFonts w:hint="eastAsia"/>
        </w:rPr>
        <w:t>的</w:t>
      </w:r>
      <w:proofErr w:type="spellStart"/>
      <w:r>
        <w:rPr>
          <w:rFonts w:hint="eastAsia"/>
        </w:rPr>
        <w:t>Deref</w:t>
      </w:r>
      <w:proofErr w:type="spellEnd"/>
      <w:r>
        <w:rPr>
          <w:rFonts w:hint="eastAsia"/>
        </w:rPr>
        <w:t>特征来间接地模拟了继承功能。但一些人认为其为一种反模式（背离</w:t>
      </w:r>
      <w:r>
        <w:rPr>
          <w:rFonts w:hint="eastAsia"/>
        </w:rPr>
        <w:t>Rust</w:t>
      </w:r>
      <w:r>
        <w:rPr>
          <w:rFonts w:hint="eastAsia"/>
        </w:rPr>
        <w:t>设计初衷的做法），是一种</w:t>
      </w:r>
      <w:r w:rsidR="00FD5B2A">
        <w:rPr>
          <w:rFonts w:hint="eastAsia"/>
        </w:rPr>
        <w:t>误用</w:t>
      </w:r>
      <w:r>
        <w:rPr>
          <w:rFonts w:hint="eastAsia"/>
        </w:rPr>
        <w:t>编译器特性的错误做法</w:t>
      </w:r>
      <w:sdt>
        <w:sdtPr>
          <w:rPr>
            <w:rFonts w:hint="eastAsia"/>
          </w:rPr>
          <w:id w:val="-1377536128"/>
          <w:citation/>
        </w:sdtPr>
        <w:sdtEndPr/>
        <w:sdtContent>
          <w:r w:rsidR="00FD5B2A">
            <w:fldChar w:fldCharType="begin"/>
          </w:r>
          <w:r w:rsidR="00FD5B2A">
            <w:instrText xml:space="preserve">CITATION sim \l 2052 </w:instrText>
          </w:r>
          <w:r w:rsidR="00FD5B2A">
            <w:fldChar w:fldCharType="separate"/>
          </w:r>
          <w:r w:rsidR="008E74CE">
            <w:rPr>
              <w:noProof/>
            </w:rPr>
            <w:t xml:space="preserve"> </w:t>
          </w:r>
          <w:r w:rsidR="008E74CE">
            <w:rPr>
              <w:rFonts w:hint="eastAsia"/>
              <w:noProof/>
            </w:rPr>
            <w:t>(simonsan, 2023)</w:t>
          </w:r>
          <w:r w:rsidR="00FD5B2A">
            <w:fldChar w:fldCharType="end"/>
          </w:r>
        </w:sdtContent>
      </w:sdt>
      <w:r w:rsidR="0011110F">
        <w:rPr>
          <w:rFonts w:hint="eastAsia"/>
        </w:rPr>
        <w:t>。其问题包括但不限于：只支持单继承、不能继承父类的特征等。</w:t>
      </w:r>
    </w:p>
    <w:p w14:paraId="268488EE" w14:textId="35F16A9B" w:rsidR="00DD37FD" w:rsidRDefault="00FF455F" w:rsidP="00DD37FD">
      <w:pPr>
        <w:pStyle w:val="a0"/>
        <w:ind w:firstLine="480"/>
      </w:pPr>
      <w:r>
        <w:rPr>
          <w:rFonts w:hint="eastAsia"/>
        </w:rPr>
        <w:t>此外，</w:t>
      </w:r>
      <w:r w:rsidR="00732B55">
        <w:rPr>
          <w:rFonts w:hint="eastAsia"/>
        </w:rPr>
        <w:t>特征</w:t>
      </w:r>
      <w:r>
        <w:rPr>
          <w:rFonts w:hint="eastAsia"/>
        </w:rPr>
        <w:t>有标记的功能</w:t>
      </w:r>
      <w:r w:rsidR="00567756">
        <w:rPr>
          <w:rFonts w:hint="eastAsia"/>
        </w:rPr>
        <w:t>（</w:t>
      </w:r>
      <w:r w:rsidR="00567756">
        <w:rPr>
          <w:rFonts w:hint="eastAsia"/>
        </w:rPr>
        <w:t>marker</w:t>
      </w:r>
      <w:r w:rsidR="00567756">
        <w:t xml:space="preserve"> </w:t>
      </w:r>
      <w:r w:rsidR="00567756">
        <w:rPr>
          <w:rFonts w:hint="eastAsia"/>
        </w:rPr>
        <w:t>trait</w:t>
      </w:r>
      <w:r w:rsidR="00567756">
        <w:rPr>
          <w:rFonts w:hint="eastAsia"/>
        </w:rPr>
        <w:t>）</w:t>
      </w:r>
      <w:r>
        <w:rPr>
          <w:rFonts w:hint="eastAsia"/>
        </w:rPr>
        <w:t>。举例来说，</w:t>
      </w:r>
      <w:r>
        <w:rPr>
          <w:rFonts w:hint="eastAsia"/>
        </w:rPr>
        <w:t>Rust</w:t>
      </w:r>
      <w:r>
        <w:rPr>
          <w:rFonts w:hint="eastAsia"/>
        </w:rPr>
        <w:t>多线程编程中，编译器仅允许</w:t>
      </w:r>
      <w:r w:rsidR="00DD37FD">
        <w:rPr>
          <w:rFonts w:hint="eastAsia"/>
        </w:rPr>
        <w:t>在线程之间传递</w:t>
      </w:r>
      <w:r>
        <w:rPr>
          <w:rFonts w:hint="eastAsia"/>
        </w:rPr>
        <w:t>拥有</w:t>
      </w:r>
      <w:r>
        <w:rPr>
          <w:rFonts w:hint="eastAsia"/>
        </w:rPr>
        <w:t>Sync</w:t>
      </w:r>
      <w:r w:rsidR="00732B55">
        <w:rPr>
          <w:rFonts w:hint="eastAsia"/>
        </w:rPr>
        <w:t>特征</w:t>
      </w:r>
      <w:r w:rsidR="00DD37FD">
        <w:rPr>
          <w:rFonts w:hint="eastAsia"/>
        </w:rPr>
        <w:t>的类型的引用；仅允许在线程之间传递拥有</w:t>
      </w:r>
      <w:r w:rsidR="00DD37FD">
        <w:rPr>
          <w:rFonts w:hint="eastAsia"/>
        </w:rPr>
        <w:t>Send</w:t>
      </w:r>
      <w:r w:rsidR="00732B55">
        <w:rPr>
          <w:rFonts w:hint="eastAsia"/>
        </w:rPr>
        <w:t>特征</w:t>
      </w:r>
      <w:r w:rsidR="00DD37FD">
        <w:rPr>
          <w:rFonts w:hint="eastAsia"/>
        </w:rPr>
        <w:t>的类型的所有权。</w:t>
      </w:r>
    </w:p>
    <w:p w14:paraId="2658339C" w14:textId="56DDA117" w:rsidR="00FF455F" w:rsidRDefault="00FF7073" w:rsidP="002C3E18">
      <w:pPr>
        <w:pStyle w:val="a0"/>
        <w:ind w:firstLine="480"/>
      </w:pPr>
      <w:r>
        <w:rPr>
          <w:rFonts w:hint="eastAsia"/>
        </w:rPr>
        <w:t>此外，</w:t>
      </w:r>
      <w:r>
        <w:rPr>
          <w:rFonts w:hint="eastAsia"/>
        </w:rPr>
        <w:t>Rust</w:t>
      </w:r>
      <w:r>
        <w:rPr>
          <w:rFonts w:hint="eastAsia"/>
        </w:rPr>
        <w:t>类型系统还支持特征对象</w:t>
      </w:r>
      <w:r w:rsidR="00AF675F">
        <w:rPr>
          <w:rFonts w:hint="eastAsia"/>
        </w:rPr>
        <w:t>（</w:t>
      </w:r>
      <w:r w:rsidR="00AF675F">
        <w:rPr>
          <w:rFonts w:hint="eastAsia"/>
        </w:rPr>
        <w:t>Trait</w:t>
      </w:r>
      <w:r w:rsidR="00AF675F">
        <w:t xml:space="preserve"> </w:t>
      </w:r>
      <w:r w:rsidR="00AF675F">
        <w:rPr>
          <w:rFonts w:hint="eastAsia"/>
        </w:rPr>
        <w:t>Object</w:t>
      </w:r>
      <w:r w:rsidR="00AF675F">
        <w:rPr>
          <w:rFonts w:hint="eastAsia"/>
        </w:rPr>
        <w:t>）</w:t>
      </w:r>
      <w:r>
        <w:rPr>
          <w:rFonts w:hint="eastAsia"/>
        </w:rPr>
        <w:t>，这是一种动态分发</w:t>
      </w:r>
      <w:r>
        <w:rPr>
          <w:rFonts w:hint="eastAsia"/>
        </w:rPr>
        <w:lastRenderedPageBreak/>
        <w:t>（</w:t>
      </w:r>
      <w:r>
        <w:rPr>
          <w:rFonts w:hint="eastAsia"/>
        </w:rPr>
        <w:t>dynamic</w:t>
      </w:r>
      <w:r>
        <w:t xml:space="preserve"> </w:t>
      </w:r>
      <w:r>
        <w:rPr>
          <w:rFonts w:hint="eastAsia"/>
        </w:rPr>
        <w:t>dispatch</w:t>
      </w:r>
      <w:r>
        <w:rPr>
          <w:rFonts w:hint="eastAsia"/>
        </w:rPr>
        <w:t>）方式的多态。</w:t>
      </w:r>
      <w:r w:rsidR="00AF675F">
        <w:rPr>
          <w:rFonts w:hint="eastAsia"/>
        </w:rPr>
        <w:t>程序员不需要知道一个特征对象的类型究竟是什么，而只需要知道</w:t>
      </w:r>
      <w:r w:rsidR="00412E21">
        <w:rPr>
          <w:rFonts w:hint="eastAsia"/>
        </w:rPr>
        <w:t>这个类型具有哪些特征，具有哪些行为。因此</w:t>
      </w:r>
      <w:r>
        <w:rPr>
          <w:rFonts w:hint="eastAsia"/>
        </w:rPr>
        <w:t>举例来说，函数</w:t>
      </w:r>
      <w:r w:rsidR="00412E21">
        <w:rPr>
          <w:rFonts w:hint="eastAsia"/>
        </w:rPr>
        <w:t>参数可以是</w:t>
      </w:r>
      <w:r>
        <w:rPr>
          <w:rFonts w:hint="eastAsia"/>
        </w:rPr>
        <w:t>一个指向了实现了某种</w:t>
      </w:r>
      <w:r w:rsidR="000E549D">
        <w:rPr>
          <w:rFonts w:hint="eastAsia"/>
        </w:rPr>
        <w:t>特征的类型</w:t>
      </w:r>
      <w:r w:rsidR="001140D8">
        <w:rPr>
          <w:rFonts w:hint="eastAsia"/>
        </w:rPr>
        <w:t>（</w:t>
      </w:r>
      <w:r w:rsidR="000E549D">
        <w:rPr>
          <w:rFonts w:hint="eastAsia"/>
        </w:rPr>
        <w:t>的指针</w:t>
      </w:r>
      <w:r w:rsidR="00D86E24">
        <w:rPr>
          <w:rFonts w:hint="eastAsia"/>
        </w:rPr>
        <w:t>，</w:t>
      </w:r>
      <w:r w:rsidR="00D86E24">
        <w:rPr>
          <w:rFonts w:hint="eastAsia"/>
        </w:rPr>
        <w:t>Box</w:t>
      </w:r>
      <w:r w:rsidR="00D86E24">
        <w:t>&lt;dyn Trait&gt;</w:t>
      </w:r>
      <w:r w:rsidR="001140D8">
        <w:rPr>
          <w:rFonts w:hint="eastAsia"/>
        </w:rPr>
        <w:t>）</w:t>
      </w:r>
      <w:r w:rsidR="00412E21">
        <w:rPr>
          <w:rFonts w:hint="eastAsia"/>
        </w:rPr>
        <w:t>，以使该函数对于不同的类型（但有同样的特征）可以有不同的行为</w:t>
      </w:r>
    </w:p>
    <w:p w14:paraId="729356AC" w14:textId="77777777" w:rsidR="000E549D" w:rsidRDefault="000E549D" w:rsidP="0063427B">
      <w:pPr>
        <w:pStyle w:val="ab"/>
      </w:pPr>
      <w:r w:rsidRPr="000E549D">
        <w:rPr>
          <w:noProof/>
        </w:rPr>
        <w:drawing>
          <wp:inline distT="0" distB="0" distL="0" distR="0" wp14:anchorId="186FC2B0" wp14:editId="349EC6FB">
            <wp:extent cx="5652435" cy="332232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7938" cy="3325555"/>
                    </a:xfrm>
                    <a:prstGeom prst="rect">
                      <a:avLst/>
                    </a:prstGeom>
                    <a:noFill/>
                    <a:ln>
                      <a:noFill/>
                    </a:ln>
                  </pic:spPr>
                </pic:pic>
              </a:graphicData>
            </a:graphic>
          </wp:inline>
        </w:drawing>
      </w:r>
    </w:p>
    <w:p w14:paraId="2791D63F" w14:textId="6D9B51A8" w:rsidR="000E549D" w:rsidRDefault="000E549D" w:rsidP="000E549D">
      <w:pPr>
        <w:pStyle w:val="ac"/>
        <w:rPr>
          <w:noProof/>
        </w:rPr>
      </w:pPr>
      <w:bookmarkStart w:id="19" w:name="_Ref131753465"/>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8E74CE">
        <w:rPr>
          <w:noProof/>
        </w:rPr>
        <w:t>2</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8E74CE">
        <w:rPr>
          <w:noProof/>
        </w:rPr>
        <w:t>1</w:t>
      </w:r>
      <w:r w:rsidR="00633952">
        <w:fldChar w:fldCharType="end"/>
      </w:r>
      <w:bookmarkEnd w:id="19"/>
      <w:r>
        <w:t xml:space="preserve"> </w:t>
      </w:r>
      <w:r>
        <w:rPr>
          <w:rFonts w:hint="eastAsia"/>
        </w:rPr>
        <w:t>由智能指针</w:t>
      </w:r>
      <w:r w:rsidR="00D6328E">
        <w:rPr>
          <w:rFonts w:hint="eastAsia"/>
        </w:rPr>
        <w:t>封装</w:t>
      </w:r>
      <w:r>
        <w:rPr>
          <w:rFonts w:hint="eastAsia"/>
        </w:rPr>
        <w:t>的特征对象</w:t>
      </w:r>
      <w:r>
        <w:rPr>
          <w:rFonts w:hint="eastAsia"/>
        </w:rPr>
        <w:t>Box</w:t>
      </w:r>
      <w:r>
        <w:rPr>
          <w:noProof/>
        </w:rPr>
        <w:t>&lt;dyn Trait&gt;</w:t>
      </w:r>
    </w:p>
    <w:p w14:paraId="29211AE3" w14:textId="3C89CC11" w:rsidR="006C2DED" w:rsidRDefault="003C505B" w:rsidP="003C505B">
      <w:pPr>
        <w:pStyle w:val="a0"/>
        <w:ind w:firstLine="480"/>
      </w:pPr>
      <w:r>
        <w:rPr>
          <w:rFonts w:hint="eastAsia"/>
        </w:rPr>
        <w:t>除此以外，</w:t>
      </w:r>
      <w:r>
        <w:rPr>
          <w:rFonts w:hint="eastAsia"/>
        </w:rPr>
        <w:t>Rust</w:t>
      </w:r>
      <w:r>
        <w:rPr>
          <w:rFonts w:hint="eastAsia"/>
        </w:rPr>
        <w:t>还支持函数式编程。在写</w:t>
      </w:r>
      <w:r>
        <w:rPr>
          <w:rFonts w:hint="eastAsia"/>
        </w:rPr>
        <w:t>Rust</w:t>
      </w:r>
      <w:r>
        <w:rPr>
          <w:rFonts w:hint="eastAsia"/>
        </w:rPr>
        <w:t>代码的时候，程序员可以使用闭包（</w:t>
      </w:r>
      <w:r>
        <w:rPr>
          <w:rFonts w:hint="eastAsia"/>
        </w:rPr>
        <w:t>closure</w:t>
      </w:r>
      <w:r>
        <w:rPr>
          <w:rFonts w:hint="eastAsia"/>
        </w:rPr>
        <w:t>，与</w:t>
      </w:r>
      <w:r>
        <w:rPr>
          <w:rFonts w:hint="eastAsia"/>
        </w:rPr>
        <w:t>Java</w:t>
      </w:r>
      <w:r>
        <w:rPr>
          <w:rFonts w:hint="eastAsia"/>
        </w:rPr>
        <w:t>中的</w:t>
      </w:r>
      <w:r>
        <w:rPr>
          <w:rFonts w:hint="eastAsia"/>
        </w:rPr>
        <w:t>lambda</w:t>
      </w:r>
      <w:r>
        <w:rPr>
          <w:rFonts w:hint="eastAsia"/>
        </w:rPr>
        <w:t>表达式类似）、模式匹配、迭代器等语言特性来简化自己的代码。</w:t>
      </w:r>
    </w:p>
    <w:p w14:paraId="0D6675CE" w14:textId="43EF00E4" w:rsidR="00C50D21" w:rsidRPr="006C2DED" w:rsidRDefault="00C50D21" w:rsidP="003C505B">
      <w:pPr>
        <w:pStyle w:val="a0"/>
        <w:ind w:firstLine="480"/>
      </w:pPr>
      <w:r>
        <w:rPr>
          <w:rFonts w:hint="eastAsia"/>
        </w:rPr>
        <w:t>举例来说，在创建线程时，我们可以使用闭包描述线程的行为，并方便地使用闭包的特性向线程中传递变量的所有权。</w:t>
      </w:r>
    </w:p>
    <w:p w14:paraId="1E95C874" w14:textId="2A7F5A9E" w:rsidR="000E549D" w:rsidRDefault="009F392D" w:rsidP="00FE0FBE">
      <w:pPr>
        <w:pStyle w:val="3"/>
      </w:pPr>
      <w:bookmarkStart w:id="20" w:name="_Toc132115333"/>
      <w:r>
        <w:rPr>
          <w:rFonts w:hint="eastAsia"/>
        </w:rPr>
        <w:t>并发</w:t>
      </w:r>
      <w:r w:rsidR="00567756">
        <w:rPr>
          <w:rFonts w:hint="eastAsia"/>
        </w:rPr>
        <w:t>特性</w:t>
      </w:r>
      <w:r>
        <w:rPr>
          <w:rFonts w:hint="eastAsia"/>
        </w:rPr>
        <w:t>：基于</w:t>
      </w:r>
      <w:r>
        <w:rPr>
          <w:rFonts w:hint="eastAsia"/>
        </w:rPr>
        <w:t>OS</w:t>
      </w:r>
      <w:r>
        <w:rPr>
          <w:rFonts w:hint="eastAsia"/>
        </w:rPr>
        <w:t>线程的并发编程</w:t>
      </w:r>
      <w:r w:rsidR="00567756">
        <w:rPr>
          <w:rFonts w:hint="eastAsia"/>
        </w:rPr>
        <w:t>、</w:t>
      </w:r>
      <w:r>
        <w:rPr>
          <w:rFonts w:hint="eastAsia"/>
        </w:rPr>
        <w:t>异步编程</w:t>
      </w:r>
      <w:r w:rsidR="00567756">
        <w:rPr>
          <w:rFonts w:hint="eastAsia"/>
        </w:rPr>
        <w:t>与可扩展并发编程</w:t>
      </w:r>
      <w:bookmarkEnd w:id="20"/>
    </w:p>
    <w:p w14:paraId="57CACC7A" w14:textId="6CC0E94B" w:rsidR="00EE62A1" w:rsidRDefault="00A37962" w:rsidP="00EE62A1">
      <w:pPr>
        <w:pStyle w:val="a0"/>
        <w:ind w:firstLine="480"/>
      </w:pPr>
      <w:r>
        <w:rPr>
          <w:rFonts w:hint="eastAsia"/>
        </w:rPr>
        <w:t>事实上，</w:t>
      </w:r>
      <w:r>
        <w:rPr>
          <w:rFonts w:hint="eastAsia"/>
        </w:rPr>
        <w:t>Rust</w:t>
      </w:r>
      <w:r>
        <w:rPr>
          <w:rFonts w:hint="eastAsia"/>
        </w:rPr>
        <w:t>的并发特性大部分都不是来源于</w:t>
      </w:r>
      <w:r w:rsidR="00567756">
        <w:rPr>
          <w:rFonts w:hint="eastAsia"/>
        </w:rPr>
        <w:t>Rust</w:t>
      </w:r>
      <w:r w:rsidR="00567756">
        <w:rPr>
          <w:rFonts w:hint="eastAsia"/>
        </w:rPr>
        <w:t>语言本身</w:t>
      </w:r>
      <w:r>
        <w:rPr>
          <w:rFonts w:hint="eastAsia"/>
        </w:rPr>
        <w:t>，而是来自</w:t>
      </w:r>
      <w:r>
        <w:rPr>
          <w:rFonts w:hint="eastAsia"/>
        </w:rPr>
        <w:t>Rust</w:t>
      </w:r>
      <w:r>
        <w:rPr>
          <w:rFonts w:hint="eastAsia"/>
        </w:rPr>
        <w:t>的标准库和第三方库。</w:t>
      </w:r>
      <w:r>
        <w:rPr>
          <w:rFonts w:hint="eastAsia"/>
        </w:rPr>
        <w:t>Rust</w:t>
      </w:r>
      <w:r>
        <w:rPr>
          <w:rFonts w:hint="eastAsia"/>
        </w:rPr>
        <w:t>标准库支持基于</w:t>
      </w:r>
      <w:r>
        <w:rPr>
          <w:rFonts w:hint="eastAsia"/>
        </w:rPr>
        <w:t>OS</w:t>
      </w:r>
      <w:r>
        <w:rPr>
          <w:rFonts w:hint="eastAsia"/>
        </w:rPr>
        <w:t>线程的并发编程，程序员可以创建操作系统级的线程来完成他们的任务。同时，</w:t>
      </w:r>
      <w:r>
        <w:rPr>
          <w:rFonts w:hint="eastAsia"/>
        </w:rPr>
        <w:t>Rust</w:t>
      </w:r>
      <w:r>
        <w:rPr>
          <w:rFonts w:hint="eastAsia"/>
        </w:rPr>
        <w:t>通过语言特性（</w:t>
      </w:r>
      <w:r>
        <w:rPr>
          <w:rFonts w:hint="eastAsia"/>
        </w:rPr>
        <w:t>Trait</w:t>
      </w:r>
      <w:r>
        <w:rPr>
          <w:rFonts w:hint="eastAsia"/>
        </w:rPr>
        <w:t>等）、标准库和第三方库（</w:t>
      </w:r>
      <w:r>
        <w:rPr>
          <w:rFonts w:hint="eastAsia"/>
        </w:rPr>
        <w:t>tokio</w:t>
      </w:r>
      <w:r>
        <w:rPr>
          <w:rFonts w:hint="eastAsia"/>
        </w:rPr>
        <w:t>等）支持</w:t>
      </w:r>
      <w:r>
        <w:rPr>
          <w:rFonts w:hint="eastAsia"/>
        </w:rPr>
        <w:t>async</w:t>
      </w:r>
      <w:r>
        <w:t>/await</w:t>
      </w:r>
      <w:r>
        <w:rPr>
          <w:rFonts w:hint="eastAsia"/>
        </w:rPr>
        <w:t>并发模型。</w:t>
      </w:r>
    </w:p>
    <w:p w14:paraId="3FC2D6C3" w14:textId="2E5A7DF7" w:rsidR="00A37962" w:rsidRDefault="00B63A81" w:rsidP="00EE62A1">
      <w:pPr>
        <w:pStyle w:val="a0"/>
        <w:ind w:firstLine="480"/>
      </w:pPr>
      <w:r>
        <w:rPr>
          <w:rFonts w:hint="eastAsia"/>
        </w:rPr>
        <w:t>本文需要实现的蓄水池算法是一种长时间运行的</w:t>
      </w:r>
      <w:r>
        <w:rPr>
          <w:rFonts w:hint="eastAsia"/>
        </w:rPr>
        <w:t>CPU</w:t>
      </w:r>
      <w:r>
        <w:rPr>
          <w:rFonts w:hint="eastAsia"/>
        </w:rPr>
        <w:t>密集型任务，需要</w:t>
      </w:r>
      <w:r>
        <w:rPr>
          <w:rFonts w:hint="eastAsia"/>
        </w:rPr>
        <w:t>CPU</w:t>
      </w:r>
      <w:r>
        <w:rPr>
          <w:rFonts w:hint="eastAsia"/>
        </w:rPr>
        <w:t>在某个线程持续运行；相比之下，</w:t>
      </w:r>
      <w:r>
        <w:rPr>
          <w:rFonts w:hint="eastAsia"/>
        </w:rPr>
        <w:t>async</w:t>
      </w:r>
      <w:r>
        <w:rPr>
          <w:rFonts w:hint="eastAsia"/>
        </w:rPr>
        <w:t>并发模型可以在一个任务处于</w:t>
      </w:r>
      <w:r>
        <w:rPr>
          <w:rFonts w:hint="eastAsia"/>
        </w:rPr>
        <w:t>IO</w:t>
      </w:r>
      <w:r>
        <w:rPr>
          <w:rFonts w:hint="eastAsia"/>
        </w:rPr>
        <w:t>或</w:t>
      </w:r>
      <w:r>
        <w:rPr>
          <w:rFonts w:hint="eastAsia"/>
        </w:rPr>
        <w:lastRenderedPageBreak/>
        <w:t>者阻塞状态时及时切换到另一个任务，任务切换的开销远小于</w:t>
      </w:r>
      <w:r w:rsidR="00577A21">
        <w:rPr>
          <w:rFonts w:hint="eastAsia"/>
        </w:rPr>
        <w:t>线程切换的开销，</w:t>
      </w:r>
      <w:r w:rsidR="00577A21">
        <w:rPr>
          <w:rFonts w:hint="eastAsia"/>
        </w:rPr>
        <w:t>async</w:t>
      </w:r>
      <w:r w:rsidR="00577A21">
        <w:rPr>
          <w:rFonts w:hint="eastAsia"/>
        </w:rPr>
        <w:t>并发模型更适合服务器场景下的高并发。</w:t>
      </w:r>
    </w:p>
    <w:p w14:paraId="5381FEFC" w14:textId="345B94D9" w:rsidR="00577A21" w:rsidRDefault="00577A21" w:rsidP="00577A21">
      <w:pPr>
        <w:pStyle w:val="a0"/>
        <w:ind w:firstLine="480"/>
      </w:pPr>
      <w:r w:rsidRPr="00577A21">
        <w:rPr>
          <w:rFonts w:hint="eastAsia"/>
        </w:rPr>
        <w:t>事实上</w:t>
      </w:r>
      <w:r w:rsidRPr="00577A21">
        <w:rPr>
          <w:rFonts w:hint="eastAsia"/>
        </w:rPr>
        <w:t xml:space="preserve">, async </w:t>
      </w:r>
      <w:r w:rsidRPr="00577A21">
        <w:rPr>
          <w:rFonts w:hint="eastAsia"/>
        </w:rPr>
        <w:t>底层也是基于线程实现，但是它基于线程封装了一个运行时，可以将多个任务映射到少量线程上，然后将线程切换变成了任务切换，后者仅仅是内存中的访问，因此要高效的多。</w:t>
      </w:r>
      <w:sdt>
        <w:sdtPr>
          <w:rPr>
            <w:rFonts w:hint="eastAsia"/>
          </w:rPr>
          <w:id w:val="1151099212"/>
          <w:citation/>
        </w:sdtPr>
        <w:sdtEndPr/>
        <w:sdtContent>
          <w:r>
            <w:fldChar w:fldCharType="begin"/>
          </w:r>
          <w:r>
            <w:instrText xml:space="preserve"> </w:instrText>
          </w:r>
          <w:r>
            <w:rPr>
              <w:rFonts w:hint="eastAsia"/>
            </w:rPr>
            <w:instrText>CITATION Rust</w:instrText>
          </w:r>
          <w:r>
            <w:rPr>
              <w:rFonts w:hint="eastAsia"/>
            </w:rPr>
            <w:instrText>语言圣经</w:instrText>
          </w:r>
          <w:r>
            <w:rPr>
              <w:rFonts w:hint="eastAsia"/>
            </w:rPr>
            <w:instrText xml:space="preserve"> \l 2052</w:instrText>
          </w:r>
          <w:r>
            <w:instrText xml:space="preserve"> </w:instrText>
          </w:r>
          <w:r>
            <w:fldChar w:fldCharType="separate"/>
          </w:r>
          <w:r w:rsidR="008E74CE">
            <w:rPr>
              <w:rFonts w:hint="eastAsia"/>
              <w:noProof/>
            </w:rPr>
            <w:t xml:space="preserve"> (RustCourse, 2023)</w:t>
          </w:r>
          <w:r>
            <w:fldChar w:fldCharType="end"/>
          </w:r>
        </w:sdtContent>
      </w:sdt>
    </w:p>
    <w:p w14:paraId="047EFC1B" w14:textId="3E383107" w:rsidR="00577A21" w:rsidRPr="00577A21" w:rsidRDefault="00577A21" w:rsidP="00577A21">
      <w:pPr>
        <w:pStyle w:val="a0"/>
        <w:ind w:firstLine="480"/>
      </w:pPr>
      <w:r>
        <w:rPr>
          <w:rFonts w:hint="eastAsia"/>
        </w:rPr>
        <w:t>同时，</w:t>
      </w:r>
      <w:r>
        <w:rPr>
          <w:rFonts w:hint="eastAsia"/>
        </w:rPr>
        <w:t>Rust</w:t>
      </w:r>
      <w:r>
        <w:rPr>
          <w:rFonts w:hint="eastAsia"/>
        </w:rPr>
        <w:t>的异步编程暂时存在着一些兼容性问题，并且因为</w:t>
      </w:r>
      <w:r>
        <w:rPr>
          <w:rFonts w:hint="eastAsia"/>
        </w:rPr>
        <w:t>async</w:t>
      </w:r>
      <w:r>
        <w:rPr>
          <w:rFonts w:hint="eastAsia"/>
        </w:rPr>
        <w:t>和社区开发的运行时依旧在不断革新而有着更高的维护成本。当然，</w:t>
      </w:r>
      <w:r>
        <w:rPr>
          <w:rFonts w:hint="eastAsia"/>
        </w:rPr>
        <w:t>Rust</w:t>
      </w:r>
      <w:r>
        <w:rPr>
          <w:rFonts w:hint="eastAsia"/>
        </w:rPr>
        <w:t>也有成熟的异步编程的第三方库：</w:t>
      </w:r>
      <w:r>
        <w:rPr>
          <w:rFonts w:hint="eastAsia"/>
        </w:rPr>
        <w:t>tokio</w:t>
      </w:r>
      <w:r>
        <w:rPr>
          <w:rFonts w:hint="eastAsia"/>
        </w:rPr>
        <w:t>。</w:t>
      </w:r>
    </w:p>
    <w:p w14:paraId="4E47AB8A" w14:textId="3658AC87" w:rsidR="00577A21" w:rsidRDefault="00577A21" w:rsidP="00EE62A1">
      <w:pPr>
        <w:pStyle w:val="a0"/>
        <w:ind w:firstLine="480"/>
      </w:pPr>
      <w:r>
        <w:rPr>
          <w:rFonts w:hint="eastAsia"/>
        </w:rPr>
        <w:t>基于以上事实，本文选用</w:t>
      </w:r>
      <w:r>
        <w:rPr>
          <w:rFonts w:hint="eastAsia"/>
        </w:rPr>
        <w:t>OS</w:t>
      </w:r>
      <w:r>
        <w:rPr>
          <w:rFonts w:hint="eastAsia"/>
        </w:rPr>
        <w:t>多线程的并发模型实现蓄水池算法。</w:t>
      </w:r>
      <w:r>
        <w:rPr>
          <w:rFonts w:hint="eastAsia"/>
        </w:rPr>
        <w:t>@todo</w:t>
      </w:r>
    </w:p>
    <w:p w14:paraId="02DF9109" w14:textId="01C3D3BF" w:rsidR="00577A21" w:rsidRPr="00577A21" w:rsidRDefault="008D531C" w:rsidP="00EE62A1">
      <w:pPr>
        <w:pStyle w:val="a0"/>
        <w:ind w:firstLine="480"/>
      </w:pPr>
      <w:r>
        <w:rPr>
          <w:rFonts w:hint="eastAsia"/>
        </w:rPr>
        <w:t>此外，</w:t>
      </w:r>
      <w:r>
        <w:rPr>
          <w:rFonts w:hint="eastAsia"/>
        </w:rPr>
        <w:t>Rust</w:t>
      </w:r>
      <w:r>
        <w:rPr>
          <w:rFonts w:hint="eastAsia"/>
        </w:rPr>
        <w:t>语言本身支持可扩展的并发编程。在</w:t>
      </w:r>
      <w:r w:rsidR="00711025">
        <w:rPr>
          <w:rFonts w:hint="eastAsia"/>
        </w:rPr>
        <w:t>s</w:t>
      </w:r>
      <w:r w:rsidR="00711025">
        <w:t>td::marker</w:t>
      </w:r>
      <w:r w:rsidR="00711025">
        <w:rPr>
          <w:rFonts w:hint="eastAsia"/>
        </w:rPr>
        <w:t>中有两个标记特征（</w:t>
      </w:r>
      <w:r w:rsidR="00711025">
        <w:rPr>
          <w:rFonts w:hint="eastAsia"/>
        </w:rPr>
        <w:t>m</w:t>
      </w:r>
      <w:r w:rsidR="00711025">
        <w:t>arker trait</w:t>
      </w:r>
      <w:r w:rsidR="00711025">
        <w:rPr>
          <w:rFonts w:hint="eastAsia"/>
        </w:rPr>
        <w:t>）：</w:t>
      </w:r>
      <w:r w:rsidR="00711025">
        <w:rPr>
          <w:rFonts w:hint="eastAsia"/>
        </w:rPr>
        <w:t>Send</w:t>
      </w:r>
      <w:r w:rsidR="00711025">
        <w:rPr>
          <w:rFonts w:hint="eastAsia"/>
        </w:rPr>
        <w:t>和</w:t>
      </w:r>
      <w:r w:rsidR="00711025">
        <w:rPr>
          <w:rFonts w:hint="eastAsia"/>
        </w:rPr>
        <w:t>Sync</w:t>
      </w:r>
      <w:r w:rsidR="00711025">
        <w:rPr>
          <w:rFonts w:hint="eastAsia"/>
        </w:rPr>
        <w:t>。</w:t>
      </w:r>
      <w:r w:rsidR="00711025">
        <w:rPr>
          <w:rFonts w:hint="eastAsia"/>
        </w:rPr>
        <w:t>Rust</w:t>
      </w:r>
      <w:r w:rsidR="00711025">
        <w:rPr>
          <w:rFonts w:hint="eastAsia"/>
        </w:rPr>
        <w:t>编译器的类型检查和特征系统仅允许在线程之间传递拥有</w:t>
      </w:r>
      <w:r w:rsidR="00711025">
        <w:rPr>
          <w:rFonts w:hint="eastAsia"/>
        </w:rPr>
        <w:t>Send</w:t>
      </w:r>
      <w:r w:rsidR="00711025">
        <w:rPr>
          <w:rFonts w:hint="eastAsia"/>
        </w:rPr>
        <w:t>特征的类型的所有权；仅允许在多个线程中通过引用访问拥有</w:t>
      </w:r>
      <w:r w:rsidR="00711025">
        <w:rPr>
          <w:rFonts w:hint="eastAsia"/>
        </w:rPr>
        <w:t>Sync</w:t>
      </w:r>
      <w:r w:rsidR="00711025">
        <w:rPr>
          <w:rFonts w:hint="eastAsia"/>
        </w:rPr>
        <w:t>特征的类型。</w:t>
      </w:r>
      <w:r w:rsidR="008B0F7D">
        <w:rPr>
          <w:rFonts w:hint="eastAsia"/>
        </w:rPr>
        <w:t>在这两个标记特征的基础上，我们可以扩展标准库和第三方库所提供的并发功能。</w:t>
      </w:r>
    </w:p>
    <w:p w14:paraId="70FF28A6" w14:textId="77777777" w:rsidR="00EE62A1" w:rsidRPr="00EE62A1" w:rsidRDefault="00EE62A1" w:rsidP="00EE62A1">
      <w:pPr>
        <w:pStyle w:val="a0"/>
        <w:ind w:firstLine="480"/>
      </w:pPr>
    </w:p>
    <w:p w14:paraId="4A178095" w14:textId="77777777" w:rsidR="003C505B" w:rsidRDefault="003C505B" w:rsidP="003C505B">
      <w:pPr>
        <w:pStyle w:val="a0"/>
        <w:ind w:firstLineChars="83" w:firstLine="199"/>
        <w:sectPr w:rsidR="003C505B" w:rsidSect="009734C7">
          <w:pgSz w:w="11906" w:h="16838"/>
          <w:pgMar w:top="1440" w:right="1800" w:bottom="1440" w:left="1800" w:header="851" w:footer="992" w:gutter="0"/>
          <w:cols w:space="425"/>
          <w:docGrid w:type="lines" w:linePitch="312"/>
        </w:sectPr>
      </w:pPr>
    </w:p>
    <w:p w14:paraId="33818A0C" w14:textId="3CAA67E6" w:rsidR="001A5952" w:rsidRDefault="00D863F8" w:rsidP="00FE0FBE">
      <w:pPr>
        <w:pStyle w:val="10"/>
        <w:spacing w:before="249" w:after="156"/>
      </w:pPr>
      <w:bookmarkStart w:id="21" w:name="_Toc131253745"/>
      <w:bookmarkStart w:id="22" w:name="_Ref131367875"/>
      <w:bookmarkStart w:id="23" w:name="_Toc132115334"/>
      <w:r>
        <w:rPr>
          <w:rFonts w:hint="eastAsia"/>
        </w:rPr>
        <w:lastRenderedPageBreak/>
        <w:t>蓄水</w:t>
      </w:r>
      <w:r w:rsidR="00316718">
        <w:rPr>
          <w:rFonts w:hint="eastAsia"/>
        </w:rPr>
        <w:t>池算法</w:t>
      </w:r>
      <w:bookmarkEnd w:id="21"/>
      <w:bookmarkEnd w:id="22"/>
      <w:bookmarkEnd w:id="23"/>
    </w:p>
    <w:p w14:paraId="50E88A0C" w14:textId="484B15D5" w:rsidR="007C1D0D" w:rsidRDefault="007C1D0D" w:rsidP="007C1D0D">
      <w:pPr>
        <w:pStyle w:val="a0"/>
        <w:ind w:firstLine="480"/>
      </w:pPr>
      <w:r>
        <w:rPr>
          <w:rFonts w:hint="eastAsia"/>
        </w:rPr>
        <w:t>本章介绍了朴素蓄水池算法的算法过程与证明流程；介绍了基于朴素蓄水池算法的并行蓄水池算法，给出了其流程和证明。</w:t>
      </w:r>
    </w:p>
    <w:p w14:paraId="7B02CFE9" w14:textId="30D7D4B5" w:rsidR="006B01BA" w:rsidRPr="007C1D0D" w:rsidRDefault="006B01BA" w:rsidP="007C1D0D">
      <w:pPr>
        <w:pStyle w:val="a0"/>
        <w:ind w:firstLine="480"/>
      </w:pPr>
      <w:ins w:id="24" w:author="佳民 陆" w:date="2023-04-25T11:05:00Z">
        <w:r>
          <w:rPr>
            <w:rFonts w:hint="eastAsia"/>
          </w:rPr>
          <w:t>介绍一下，并行执行过程中，为了保证它的正确性，需要做</w:t>
        </w:r>
        <w:r>
          <w:rPr>
            <w:rFonts w:hint="eastAsia"/>
          </w:rPr>
          <w:t>*</w:t>
        </w:r>
        <w:r>
          <w:t>**</w:t>
        </w:r>
        <w:r>
          <w:rPr>
            <w:rFonts w:hint="eastAsia"/>
          </w:rPr>
          <w:t>事情，以及在这些处理过程中，对于算法</w:t>
        </w:r>
      </w:ins>
      <w:ins w:id="25" w:author="佳民 陆" w:date="2023-04-25T11:06:00Z">
        <w:r>
          <w:rPr>
            <w:rFonts w:hint="eastAsia"/>
          </w:rPr>
          <w:t>的性能带来</w:t>
        </w:r>
        <w:r>
          <w:rPr>
            <w:rFonts w:hint="eastAsia"/>
          </w:rPr>
          <w:t>*</w:t>
        </w:r>
        <w:r>
          <w:t>**</w:t>
        </w:r>
        <w:r>
          <w:rPr>
            <w:rFonts w:hint="eastAsia"/>
          </w:rPr>
          <w:t>影响。</w:t>
        </w:r>
      </w:ins>
      <w:del w:id="26" w:author="佳民 陆" w:date="2023-04-25T11:05:00Z">
        <w:r w:rsidDel="006B01BA">
          <w:rPr>
            <w:rFonts w:hint="eastAsia"/>
          </w:rPr>
          <w:delText>介</w:delText>
        </w:r>
      </w:del>
    </w:p>
    <w:p w14:paraId="1490E235" w14:textId="14E4CD32" w:rsidR="00316718" w:rsidRDefault="00DA0FEC" w:rsidP="00FE0FBE">
      <w:pPr>
        <w:pStyle w:val="20"/>
      </w:pPr>
      <w:bookmarkStart w:id="27" w:name="_Toc131253746"/>
      <w:bookmarkStart w:id="28" w:name="_Ref131845315"/>
      <w:bookmarkStart w:id="29" w:name="_Ref131845319"/>
      <w:bookmarkStart w:id="30" w:name="_Toc132115335"/>
      <w:r>
        <w:rPr>
          <w:rFonts w:hint="eastAsia"/>
        </w:rPr>
        <w:t>朴素</w:t>
      </w:r>
      <w:r w:rsidR="00A563D2">
        <w:rPr>
          <w:rFonts w:hint="eastAsia"/>
        </w:rPr>
        <w:t>蓄水池算法</w:t>
      </w:r>
      <w:bookmarkEnd w:id="27"/>
      <w:bookmarkEnd w:id="28"/>
      <w:bookmarkEnd w:id="29"/>
      <w:bookmarkEnd w:id="30"/>
    </w:p>
    <w:p w14:paraId="55DA2179" w14:textId="05BF82E0" w:rsidR="00DE2C17" w:rsidRDefault="00FE53F5" w:rsidP="00DE2C17">
      <w:pPr>
        <w:pStyle w:val="a0"/>
        <w:ind w:firstLine="480"/>
      </w:pPr>
      <w:r>
        <w:rPr>
          <w:rFonts w:hint="eastAsia"/>
        </w:rPr>
        <w:t>蓄水池算法是一种抽样算法，它可以用于在数据流（</w:t>
      </w:r>
      <w:r w:rsidR="00B613CF">
        <w:rPr>
          <w:rFonts w:hint="eastAsia"/>
        </w:rPr>
        <w:t>数据流指</w:t>
      </w:r>
      <w:r w:rsidR="00DE2C17">
        <w:rPr>
          <w:rFonts w:hint="eastAsia"/>
        </w:rPr>
        <w:t>只能以实现定好的顺序依次读取的元素序列，假设共有</w:t>
      </w:r>
      <w:r w:rsidR="00DE2C17">
        <w:rPr>
          <w:rFonts w:hint="eastAsia"/>
        </w:rPr>
        <w:t>N</w:t>
      </w:r>
      <w:r w:rsidR="00DE2C17">
        <w:rPr>
          <w:rFonts w:hint="eastAsia"/>
        </w:rPr>
        <w:t>个</w:t>
      </w:r>
      <w:r w:rsidR="00B613CF">
        <w:rPr>
          <w:rFonts w:hint="eastAsia"/>
        </w:rPr>
        <w:t>元素</w:t>
      </w:r>
      <w:r w:rsidR="00DE2C17">
        <w:rPr>
          <w:rFonts w:hint="eastAsia"/>
        </w:rPr>
        <w:t>，</w:t>
      </w:r>
      <w:r w:rsidR="00DE2C17">
        <w:rPr>
          <w:rFonts w:hint="eastAsia"/>
        </w:rPr>
        <w:t>N</w:t>
      </w:r>
      <w:r w:rsidR="00DE2C17">
        <w:rPr>
          <w:rFonts w:hint="eastAsia"/>
        </w:rPr>
        <w:t>是一个很大的数字</w:t>
      </w:r>
      <w:r>
        <w:rPr>
          <w:rFonts w:hint="eastAsia"/>
        </w:rPr>
        <w:t>）中抽取</w:t>
      </w:r>
      <w:r>
        <w:rPr>
          <w:rFonts w:hint="eastAsia"/>
        </w:rPr>
        <w:t>k</w:t>
      </w:r>
      <w:r>
        <w:rPr>
          <w:rFonts w:hint="eastAsia"/>
        </w:rPr>
        <w:t>个</w:t>
      </w:r>
      <w:r w:rsidR="00DE2C17">
        <w:rPr>
          <w:rFonts w:hint="eastAsia"/>
        </w:rPr>
        <w:t>元素</w:t>
      </w:r>
      <w:r>
        <w:rPr>
          <w:rFonts w:hint="eastAsia"/>
        </w:rPr>
        <w:t>，</w:t>
      </w:r>
      <w:r w:rsidR="00A563D2">
        <w:rPr>
          <w:rFonts w:hint="eastAsia"/>
        </w:rPr>
        <w:t>并</w:t>
      </w:r>
      <w:r>
        <w:rPr>
          <w:rFonts w:hint="eastAsia"/>
        </w:rPr>
        <w:t>确保数据流中</w:t>
      </w:r>
      <w:r w:rsidR="00DE2C17">
        <w:rPr>
          <w:rFonts w:hint="eastAsia"/>
        </w:rPr>
        <w:t>的每一个元素可以以相同的概率被抽取到。其时间复杂度为</w:t>
      </w:r>
      <m:oMath>
        <m:r>
          <w:rPr>
            <w:rFonts w:ascii="Cambria Math" w:hAnsi="Cambria Math" w:hint="eastAsia"/>
          </w:rPr>
          <m:t>O</m:t>
        </m:r>
        <m:r>
          <w:rPr>
            <w:rFonts w:ascii="Cambria Math" w:hAnsi="Cambria Math"/>
          </w:rPr>
          <m:t>(N)</m:t>
        </m:r>
      </m:oMath>
      <w:r w:rsidR="00DE2C17">
        <w:rPr>
          <w:rFonts w:hint="eastAsia"/>
        </w:rPr>
        <w:t>，空间复杂度为</w:t>
      </w:r>
      <m:oMath>
        <m:r>
          <w:rPr>
            <w:rFonts w:ascii="Cambria Math" w:hAnsi="Cambria Math"/>
          </w:rPr>
          <m:t>O(k)</m:t>
        </m:r>
      </m:oMath>
      <w:r w:rsidR="00DE2C17">
        <w:rPr>
          <w:rFonts w:hint="eastAsia"/>
        </w:rPr>
        <w:t>。</w:t>
      </w:r>
    </w:p>
    <w:p w14:paraId="2877A07F" w14:textId="69F95239" w:rsidR="00DE2C17" w:rsidRDefault="00DE2C17" w:rsidP="00DE2C17">
      <w:pPr>
        <w:pStyle w:val="a0"/>
        <w:ind w:firstLine="480"/>
        <w:rPr>
          <w:ins w:id="31" w:author="佳民 陆" w:date="2023-04-25T11:08:00Z"/>
        </w:rPr>
      </w:pPr>
      <w:r>
        <w:rPr>
          <w:rFonts w:hint="eastAsia"/>
        </w:rPr>
        <w:t>简单说，</w:t>
      </w:r>
      <w:r w:rsidR="00DA0FEC">
        <w:rPr>
          <w:rFonts w:hint="eastAsia"/>
        </w:rPr>
        <w:t>朴素</w:t>
      </w:r>
      <w:r>
        <w:rPr>
          <w:rFonts w:hint="eastAsia"/>
        </w:rPr>
        <w:t>蓄水池算法维护一个长度为</w:t>
      </w:r>
      <w:r>
        <w:rPr>
          <w:rFonts w:hint="eastAsia"/>
        </w:rPr>
        <w:t>k</w:t>
      </w:r>
      <w:r>
        <w:rPr>
          <w:rFonts w:hint="eastAsia"/>
        </w:rPr>
        <w:t>的</w:t>
      </w:r>
      <w:r w:rsidR="00534F80">
        <w:rPr>
          <w:rFonts w:hint="eastAsia"/>
        </w:rPr>
        <w:t>数组</w:t>
      </w:r>
      <w:r>
        <w:rPr>
          <w:rFonts w:hint="eastAsia"/>
        </w:rPr>
        <w:t>（</w:t>
      </w:r>
      <w:r>
        <w:rPr>
          <w:rFonts w:hint="eastAsia"/>
        </w:rPr>
        <w:t>v</w:t>
      </w:r>
      <w:r>
        <w:t>ector</w:t>
      </w:r>
      <w:r>
        <w:rPr>
          <w:rFonts w:hint="eastAsia"/>
        </w:rPr>
        <w:t>）。对于每一个数据流</w:t>
      </w:r>
      <w:r w:rsidR="00A563D2">
        <w:rPr>
          <w:rFonts w:hint="eastAsia"/>
        </w:rPr>
        <w:t>中的元素，以一定的概率决定其是否被采样。倘若决定采样，则用这个元素</w:t>
      </w:r>
      <w:r w:rsidR="00534F80">
        <w:rPr>
          <w:rFonts w:hint="eastAsia"/>
        </w:rPr>
        <w:t>随机</w:t>
      </w:r>
      <w:r w:rsidR="00A563D2">
        <w:rPr>
          <w:rFonts w:hint="eastAsia"/>
        </w:rPr>
        <w:t>替换</w:t>
      </w:r>
      <w:r w:rsidR="00534F80">
        <w:rPr>
          <w:rFonts w:hint="eastAsia"/>
        </w:rPr>
        <w:t>数组</w:t>
      </w:r>
      <w:r w:rsidR="00A563D2">
        <w:rPr>
          <w:rFonts w:hint="eastAsia"/>
        </w:rPr>
        <w:t>中的一个元素。</w:t>
      </w:r>
    </w:p>
    <w:p w14:paraId="7086ABAD" w14:textId="734281FE" w:rsidR="00112834" w:rsidRPr="00E7108B" w:rsidRDefault="00112834" w:rsidP="00DE2C17">
      <w:pPr>
        <w:pStyle w:val="a0"/>
        <w:ind w:firstLine="482"/>
        <w:rPr>
          <w:b/>
          <w:bCs/>
          <w:rPrChange w:id="32" w:author="佳民 陆" w:date="2023-04-25T11:09:00Z">
            <w:rPr/>
          </w:rPrChange>
        </w:rPr>
      </w:pPr>
      <w:ins w:id="33" w:author="佳民 陆" w:date="2023-04-25T11:08:00Z">
        <w:r w:rsidRPr="00E7108B">
          <w:rPr>
            <w:rFonts w:hint="eastAsia"/>
            <w:b/>
            <w:bCs/>
            <w:rPrChange w:id="34" w:author="佳民 陆" w:date="2023-04-25T11:09:00Z">
              <w:rPr>
                <w:rFonts w:hint="eastAsia"/>
              </w:rPr>
            </w:rPrChange>
          </w:rPr>
          <w:t>加个图例，来更生动地解释这个算法。</w:t>
        </w:r>
      </w:ins>
    </w:p>
    <w:p w14:paraId="7B83ACDF" w14:textId="0192446C" w:rsidR="00A563D2" w:rsidRDefault="00A563D2" w:rsidP="00FE0FBE">
      <w:pPr>
        <w:pStyle w:val="3"/>
      </w:pPr>
      <w:bookmarkStart w:id="35" w:name="_Toc132115336"/>
      <w:r>
        <w:rPr>
          <w:rFonts w:hint="eastAsia"/>
        </w:rPr>
        <w:t>算法过程</w:t>
      </w:r>
      <w:bookmarkEnd w:id="35"/>
    </w:p>
    <w:p w14:paraId="29939C82" w14:textId="26148980" w:rsidR="00A563D2" w:rsidRDefault="00A563D2" w:rsidP="00DE2C17">
      <w:pPr>
        <w:pStyle w:val="a0"/>
        <w:ind w:firstLine="480"/>
      </w:pPr>
      <w:r>
        <w:rPr>
          <w:rFonts w:hint="eastAsia"/>
        </w:rPr>
        <w:t>假设元素序列的规模为</w:t>
      </w:r>
      <w:r>
        <w:rPr>
          <w:rFonts w:hint="eastAsia"/>
        </w:rPr>
        <w:t>N</w:t>
      </w:r>
      <w:r>
        <w:rPr>
          <w:rFonts w:hint="eastAsia"/>
        </w:rPr>
        <w:t>，需要采样的数量为</w:t>
      </w:r>
      <w:r>
        <w:rPr>
          <w:rFonts w:hint="eastAsia"/>
        </w:rPr>
        <w:t>k</w:t>
      </w:r>
      <w:r>
        <w:rPr>
          <w:rFonts w:hint="eastAsia"/>
        </w:rPr>
        <w:t>。</w:t>
      </w:r>
    </w:p>
    <w:p w14:paraId="7CEBB775" w14:textId="39A3AD41" w:rsidR="00A563D2" w:rsidRDefault="00A563D2" w:rsidP="00A563D2">
      <w:pPr>
        <w:pStyle w:val="a0"/>
        <w:numPr>
          <w:ilvl w:val="0"/>
          <w:numId w:val="15"/>
        </w:numPr>
        <w:ind w:firstLineChars="0"/>
      </w:pPr>
      <w:r>
        <w:rPr>
          <w:rFonts w:hint="eastAsia"/>
        </w:rPr>
        <w:t>首先创建一个可以容纳</w:t>
      </w:r>
      <w:r>
        <w:rPr>
          <w:rFonts w:hint="eastAsia"/>
        </w:rPr>
        <w:t>k</w:t>
      </w:r>
      <w:r>
        <w:rPr>
          <w:rFonts w:hint="eastAsia"/>
        </w:rPr>
        <w:t>个元素的</w:t>
      </w:r>
      <w:r w:rsidR="00534F80">
        <w:rPr>
          <w:rFonts w:hint="eastAsia"/>
        </w:rPr>
        <w:t>数组</w:t>
      </w:r>
    </w:p>
    <w:p w14:paraId="295B0FE5" w14:textId="77270D40" w:rsidR="00A563D2" w:rsidRDefault="00A563D2" w:rsidP="00A563D2">
      <w:pPr>
        <w:pStyle w:val="a0"/>
        <w:numPr>
          <w:ilvl w:val="0"/>
          <w:numId w:val="15"/>
        </w:numPr>
        <w:ind w:firstLineChars="0"/>
      </w:pPr>
      <w:r>
        <w:rPr>
          <w:rFonts w:hint="eastAsia"/>
        </w:rPr>
        <w:t>对于序列中的第</w:t>
      </w:r>
      <m:oMath>
        <m:r>
          <w:rPr>
            <w:rFonts w:ascii="Cambria Math" w:hAnsi="Cambria Math"/>
          </w:rPr>
          <m:t>1,2…, k</m:t>
        </m:r>
      </m:oMath>
      <w:r>
        <w:rPr>
          <w:rFonts w:hint="eastAsia"/>
        </w:rPr>
        <w:t>个元素，全部放入</w:t>
      </w:r>
      <w:r w:rsidR="00534F80">
        <w:rPr>
          <w:rFonts w:hint="eastAsia"/>
        </w:rPr>
        <w:t>数组</w:t>
      </w:r>
      <w:r>
        <w:rPr>
          <w:rFonts w:hint="eastAsia"/>
        </w:rPr>
        <w:t>中</w:t>
      </w:r>
    </w:p>
    <w:p w14:paraId="17C2034A" w14:textId="46BA2C3A" w:rsidR="00A563D2" w:rsidRDefault="004E3B6F" w:rsidP="00A563D2">
      <w:pPr>
        <w:pStyle w:val="a0"/>
        <w:numPr>
          <w:ilvl w:val="0"/>
          <w:numId w:val="15"/>
        </w:numPr>
        <w:ind w:firstLineChars="0"/>
      </w:pPr>
      <w:r>
        <w:rPr>
          <w:rFonts w:hint="eastAsia"/>
        </w:rPr>
        <w:t>从</w:t>
      </w:r>
      <w:r w:rsidR="00A563D2">
        <w:rPr>
          <w:rFonts w:hint="eastAsia"/>
        </w:rPr>
        <w:t>序列中的第</w:t>
      </w:r>
      <m:oMath>
        <m:r>
          <w:rPr>
            <w:rFonts w:ascii="Cambria Math" w:hAnsi="Cambria Math"/>
          </w:rPr>
          <m:t>k+1, k+2, …, N</m:t>
        </m:r>
      </m:oMath>
      <w:r w:rsidR="00A563D2">
        <w:rPr>
          <w:rFonts w:hint="eastAsia"/>
        </w:rPr>
        <w:t>个元素</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oMath>
      <w:r w:rsidR="00BB4997">
        <w:rPr>
          <w:rFonts w:hint="eastAsia"/>
        </w:rPr>
        <w:t>开始</w:t>
      </w:r>
      <w:r w:rsidR="00A563D2">
        <w:rPr>
          <w:rFonts w:hint="eastAsia"/>
        </w:rPr>
        <w:t>，</w:t>
      </w:r>
      <w:r w:rsidR="00BB4997">
        <w:rPr>
          <w:rFonts w:hint="eastAsia"/>
        </w:rPr>
        <w:t>以</w:t>
      </w:r>
      <m:oMath>
        <m:r>
          <w:rPr>
            <w:rFonts w:ascii="Cambria Math" w:hAnsi="Cambria Math"/>
          </w:rPr>
          <m:t>k/i</m:t>
        </m:r>
      </m:oMath>
      <w:r w:rsidR="00BB4997" w:rsidRPr="00BB4997">
        <w:rPr>
          <w:rFonts w:hint="eastAsia"/>
        </w:rPr>
        <w:t>的概率来决定该元素是否被替换到</w:t>
      </w:r>
      <w:r w:rsidR="00534F80">
        <w:rPr>
          <w:rFonts w:hint="eastAsia"/>
        </w:rPr>
        <w:t>数组</w:t>
      </w:r>
      <w:r w:rsidR="00BB4997" w:rsidRPr="00BB4997">
        <w:rPr>
          <w:rFonts w:hint="eastAsia"/>
        </w:rPr>
        <w:t>中（</w:t>
      </w:r>
      <w:r w:rsidR="00534F80">
        <w:rPr>
          <w:rFonts w:hint="eastAsia"/>
        </w:rPr>
        <w:t>数组</w:t>
      </w:r>
      <w:r w:rsidR="00BB4997" w:rsidRPr="00BB4997">
        <w:rPr>
          <w:rFonts w:hint="eastAsia"/>
        </w:rPr>
        <w:t>中的元素被替换的概率是相同的，即</w:t>
      </w:r>
      <w:r w:rsidR="00BB4997">
        <w:rPr>
          <w:rFonts w:hint="eastAsia"/>
        </w:rPr>
        <w:t>每个元素</w:t>
      </w:r>
      <w:r w:rsidR="00BB4997" w:rsidRPr="00BB4997">
        <w:rPr>
          <w:rFonts w:hint="eastAsia"/>
        </w:rPr>
        <w:t>被替换的概率</w:t>
      </w:r>
      <w:r w:rsidR="00BB4997">
        <w:rPr>
          <w:rFonts w:hint="eastAsia"/>
        </w:rPr>
        <w:t>均</w:t>
      </w:r>
      <w:r w:rsidR="00BB4997" w:rsidRPr="00BB4997">
        <w:rPr>
          <w:rFonts w:hint="eastAsia"/>
        </w:rPr>
        <w:t>为</w:t>
      </w:r>
      <m:oMath>
        <m:r>
          <w:rPr>
            <w:rFonts w:ascii="Cambria Math" w:hAnsi="Cambria Math"/>
          </w:rPr>
          <m:t>1/i</m:t>
        </m:r>
      </m:oMath>
      <w:r w:rsidR="00BB4997">
        <w:rPr>
          <w:rFonts w:hint="eastAsia"/>
        </w:rPr>
        <w:t>）。</w:t>
      </w:r>
    </w:p>
    <w:p w14:paraId="7FD6E777" w14:textId="263FE467" w:rsidR="00BB4997" w:rsidRDefault="00BB4997" w:rsidP="00BB4997">
      <w:pPr>
        <w:pStyle w:val="a0"/>
        <w:numPr>
          <w:ilvl w:val="0"/>
          <w:numId w:val="15"/>
        </w:numPr>
        <w:ind w:firstLineChars="0"/>
      </w:pPr>
      <w:r>
        <w:rPr>
          <w:rFonts w:hint="eastAsia"/>
        </w:rPr>
        <w:t>遍历完所有元素后，</w:t>
      </w:r>
      <w:r w:rsidR="00534F80">
        <w:rPr>
          <w:rFonts w:hint="eastAsia"/>
        </w:rPr>
        <w:t>数组</w:t>
      </w:r>
      <w:r>
        <w:rPr>
          <w:rFonts w:hint="eastAsia"/>
        </w:rPr>
        <w:t>中剩下的元素即为算法结果，即</w:t>
      </w:r>
      <w:r w:rsidR="00690A69">
        <w:rPr>
          <w:rFonts w:hint="eastAsia"/>
        </w:rPr>
        <w:t>抽样</w:t>
      </w:r>
      <w:r>
        <w:rPr>
          <w:rFonts w:hint="eastAsia"/>
        </w:rPr>
        <w:t>结果。</w:t>
      </w:r>
    </w:p>
    <w:p w14:paraId="09314CFD" w14:textId="127AF83F" w:rsidR="00CF4B39" w:rsidRDefault="00E76777" w:rsidP="0027545A">
      <w:pPr>
        <w:pStyle w:val="a0"/>
        <w:ind w:left="480" w:firstLineChars="0" w:firstLine="0"/>
      </w:pPr>
      <w:r>
        <w:rPr>
          <w:rFonts w:hint="eastAsia"/>
        </w:rPr>
        <w:t>伪代码如下所示</w:t>
      </w:r>
      <w:r w:rsidR="0027545A">
        <w:rPr>
          <w:rFonts w:hint="eastAsia"/>
        </w:rPr>
        <w:t>（</w:t>
      </w:r>
      <w:r w:rsidR="0027545A">
        <w:fldChar w:fldCharType="begin"/>
      </w:r>
      <w:r w:rsidR="0027545A">
        <w:instrText xml:space="preserve"> </w:instrText>
      </w:r>
      <w:r w:rsidR="0027545A">
        <w:rPr>
          <w:rFonts w:hint="eastAsia"/>
        </w:rPr>
        <w:instrText>REF _Ref131691161 \h</w:instrText>
      </w:r>
      <w:r w:rsidR="0027545A">
        <w:instrText xml:space="preserve"> </w:instrText>
      </w:r>
      <w:r w:rsidR="0027545A">
        <w:fldChar w:fldCharType="separate"/>
      </w:r>
      <w:r w:rsidR="008E74CE">
        <w:rPr>
          <w:rFonts w:hint="eastAsia"/>
        </w:rPr>
        <w:t>图片</w:t>
      </w:r>
      <w:r w:rsidR="008E74CE">
        <w:rPr>
          <w:rFonts w:hint="eastAsia"/>
        </w:rPr>
        <w:t xml:space="preserve"> </w:t>
      </w:r>
      <w:r w:rsidR="008E74CE">
        <w:rPr>
          <w:noProof/>
        </w:rPr>
        <w:t>3</w:t>
      </w:r>
      <w:r w:rsidR="008E74CE">
        <w:noBreakHyphen/>
      </w:r>
      <w:r w:rsidR="008E74CE">
        <w:rPr>
          <w:noProof/>
        </w:rPr>
        <w:t>1</w:t>
      </w:r>
      <w:r w:rsidR="0027545A">
        <w:fldChar w:fldCharType="end"/>
      </w:r>
      <w:r w:rsidR="0027545A">
        <w:rPr>
          <w:rFonts w:hint="eastAsia"/>
        </w:rPr>
        <w:t>）</w:t>
      </w:r>
      <w:r>
        <w:rPr>
          <w:rFonts w:hint="eastAsia"/>
        </w:rPr>
        <w:t>：</w:t>
      </w:r>
    </w:p>
    <w:p w14:paraId="46232B0E" w14:textId="64E7331E" w:rsidR="0027545A" w:rsidRDefault="00777076" w:rsidP="0063427B">
      <w:pPr>
        <w:pStyle w:val="ab"/>
      </w:pPr>
      <w:r w:rsidRPr="00777076">
        <w:rPr>
          <w:noProof/>
        </w:rPr>
        <w:lastRenderedPageBreak/>
        <w:drawing>
          <wp:inline distT="0" distB="0" distL="0" distR="0" wp14:anchorId="14A0E5F6" wp14:editId="65F5D6A0">
            <wp:extent cx="5274310" cy="21672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67255"/>
                    </a:xfrm>
                    <a:prstGeom prst="rect">
                      <a:avLst/>
                    </a:prstGeom>
                  </pic:spPr>
                </pic:pic>
              </a:graphicData>
            </a:graphic>
          </wp:inline>
        </w:drawing>
      </w:r>
    </w:p>
    <w:p w14:paraId="7A9244CB" w14:textId="6CF5F375" w:rsidR="0027545A" w:rsidRDefault="0027545A" w:rsidP="0027545A">
      <w:pPr>
        <w:pStyle w:val="ac"/>
        <w:rPr>
          <w:ins w:id="36" w:author="佳民 陆" w:date="2023-04-25T11:07:00Z"/>
        </w:rPr>
      </w:pPr>
      <w:bookmarkStart w:id="37" w:name="_Ref131691161"/>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8E74CE">
        <w:rPr>
          <w:noProof/>
        </w:rPr>
        <w:t>3</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8E74CE">
        <w:rPr>
          <w:noProof/>
        </w:rPr>
        <w:t>1</w:t>
      </w:r>
      <w:r w:rsidR="00633952">
        <w:fldChar w:fldCharType="end"/>
      </w:r>
      <w:bookmarkEnd w:id="37"/>
      <w:r>
        <w:t xml:space="preserve"> </w:t>
      </w:r>
      <w:r w:rsidR="00DA0FEC">
        <w:rPr>
          <w:rFonts w:hint="eastAsia"/>
        </w:rPr>
        <w:t>朴素</w:t>
      </w:r>
      <w:r>
        <w:rPr>
          <w:rFonts w:hint="eastAsia"/>
        </w:rPr>
        <w:t>蓄水池取样算法的伪代码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8" w:author="佳民 陆" w:date="2023-04-25T11:08:00Z">
          <w:tblPr>
            <w:tblStyle w:val="a4"/>
            <w:tblW w:w="0" w:type="auto"/>
            <w:tblLook w:val="04A0" w:firstRow="1" w:lastRow="0" w:firstColumn="1" w:lastColumn="0" w:noHBand="0" w:noVBand="1"/>
          </w:tblPr>
        </w:tblPrChange>
      </w:tblPr>
      <w:tblGrid>
        <w:gridCol w:w="4148"/>
        <w:gridCol w:w="4148"/>
        <w:tblGridChange w:id="39">
          <w:tblGrid>
            <w:gridCol w:w="15"/>
            <w:gridCol w:w="4133"/>
            <w:gridCol w:w="4148"/>
            <w:gridCol w:w="15"/>
          </w:tblGrid>
        </w:tblGridChange>
      </w:tblGrid>
      <w:tr w:rsidR="00112834" w14:paraId="146C56A6" w14:textId="77777777" w:rsidTr="00112834">
        <w:trPr>
          <w:ins w:id="40" w:author="佳民 陆" w:date="2023-04-25T11:07:00Z"/>
          <w:trPrChange w:id="41" w:author="佳民 陆" w:date="2023-04-25T11:08:00Z">
            <w:trPr>
              <w:gridBefore w:val="1"/>
            </w:trPr>
          </w:trPrChange>
        </w:trPr>
        <w:tc>
          <w:tcPr>
            <w:tcW w:w="8296" w:type="dxa"/>
            <w:gridSpan w:val="2"/>
            <w:tcBorders>
              <w:top w:val="single" w:sz="18" w:space="0" w:color="auto"/>
              <w:bottom w:val="single" w:sz="18" w:space="0" w:color="auto"/>
            </w:tcBorders>
            <w:shd w:val="clear" w:color="auto" w:fill="auto"/>
            <w:tcPrChange w:id="42" w:author="佳民 陆" w:date="2023-04-25T11:08:00Z">
              <w:tcPr>
                <w:tcW w:w="8296" w:type="dxa"/>
                <w:gridSpan w:val="3"/>
              </w:tcPr>
            </w:tcPrChange>
          </w:tcPr>
          <w:p w14:paraId="3540DD08" w14:textId="77777777" w:rsidR="00112834" w:rsidRDefault="00112834" w:rsidP="00112834">
            <w:pPr>
              <w:pStyle w:val="a0"/>
              <w:ind w:firstLineChars="0" w:firstLine="0"/>
              <w:rPr>
                <w:ins w:id="43" w:author="佳民 陆" w:date="2023-04-25T11:07:00Z"/>
              </w:rPr>
            </w:pPr>
          </w:p>
        </w:tc>
      </w:tr>
      <w:tr w:rsidR="004D2761" w14:paraId="39FFD987" w14:textId="77777777" w:rsidTr="00A24CB3">
        <w:trPr>
          <w:trHeight w:val="61"/>
          <w:ins w:id="44" w:author="佳民 陆" w:date="2023-04-25T11:07:00Z"/>
        </w:trPr>
        <w:tc>
          <w:tcPr>
            <w:tcW w:w="4148" w:type="dxa"/>
            <w:tcBorders>
              <w:top w:val="single" w:sz="18" w:space="0" w:color="auto"/>
              <w:bottom w:val="single" w:sz="18" w:space="0" w:color="auto"/>
            </w:tcBorders>
            <w:shd w:val="clear" w:color="auto" w:fill="auto"/>
          </w:tcPr>
          <w:p w14:paraId="5D5F4666" w14:textId="1C8D4748" w:rsidR="004D2761" w:rsidRDefault="004D2761">
            <w:pPr>
              <w:pStyle w:val="a0"/>
              <w:numPr>
                <w:ilvl w:val="0"/>
                <w:numId w:val="19"/>
              </w:numPr>
              <w:ind w:firstLineChars="0"/>
              <w:rPr>
                <w:ins w:id="45" w:author="佳民 陆" w:date="2023-04-25T11:07:00Z"/>
              </w:rPr>
              <w:pPrChange w:id="46" w:author="佳民 陆" w:date="2023-04-25T12:02:00Z">
                <w:pPr>
                  <w:pStyle w:val="a0"/>
                  <w:ind w:firstLineChars="0" w:firstLine="0"/>
                </w:pPr>
              </w:pPrChange>
            </w:pPr>
          </w:p>
        </w:tc>
        <w:tc>
          <w:tcPr>
            <w:tcW w:w="4148" w:type="dxa"/>
            <w:tcBorders>
              <w:top w:val="single" w:sz="18" w:space="0" w:color="auto"/>
              <w:bottom w:val="single" w:sz="18" w:space="0" w:color="auto"/>
            </w:tcBorders>
            <w:shd w:val="clear" w:color="auto" w:fill="auto"/>
          </w:tcPr>
          <w:p w14:paraId="1B44D082" w14:textId="347A92D2" w:rsidR="004D2761" w:rsidRDefault="004D2761" w:rsidP="00112834">
            <w:pPr>
              <w:pStyle w:val="a0"/>
              <w:ind w:firstLineChars="0" w:firstLine="0"/>
              <w:rPr>
                <w:ins w:id="47" w:author="佳民 陆" w:date="2023-04-25T11:07:00Z"/>
              </w:rPr>
            </w:pPr>
          </w:p>
        </w:tc>
      </w:tr>
      <w:tr w:rsidR="004D2761" w14:paraId="1E487BBE" w14:textId="77777777" w:rsidTr="00A24CB3">
        <w:trPr>
          <w:trHeight w:val="54"/>
          <w:ins w:id="48" w:author="佳民 陆" w:date="2023-04-25T11:07:00Z"/>
        </w:trPr>
        <w:tc>
          <w:tcPr>
            <w:tcW w:w="4148" w:type="dxa"/>
            <w:tcBorders>
              <w:top w:val="single" w:sz="18" w:space="0" w:color="auto"/>
              <w:bottom w:val="single" w:sz="18" w:space="0" w:color="auto"/>
            </w:tcBorders>
            <w:shd w:val="clear" w:color="auto" w:fill="auto"/>
          </w:tcPr>
          <w:p w14:paraId="27A65E40" w14:textId="77777777" w:rsidR="004D2761" w:rsidRDefault="004D2761">
            <w:pPr>
              <w:pStyle w:val="a0"/>
              <w:numPr>
                <w:ilvl w:val="0"/>
                <w:numId w:val="19"/>
              </w:numPr>
              <w:ind w:firstLineChars="0"/>
              <w:rPr>
                <w:ins w:id="49" w:author="佳民 陆" w:date="2023-04-25T11:07:00Z"/>
              </w:rPr>
              <w:pPrChange w:id="50" w:author="佳民 陆" w:date="2023-04-25T12:02:00Z">
                <w:pPr>
                  <w:pStyle w:val="a0"/>
                  <w:ind w:firstLineChars="0" w:firstLine="0"/>
                </w:pPr>
              </w:pPrChange>
            </w:pPr>
          </w:p>
        </w:tc>
        <w:tc>
          <w:tcPr>
            <w:tcW w:w="4148" w:type="dxa"/>
            <w:tcBorders>
              <w:top w:val="single" w:sz="18" w:space="0" w:color="auto"/>
              <w:bottom w:val="single" w:sz="18" w:space="0" w:color="auto"/>
            </w:tcBorders>
            <w:shd w:val="clear" w:color="auto" w:fill="auto"/>
          </w:tcPr>
          <w:p w14:paraId="04968A68" w14:textId="26084E08" w:rsidR="004D2761" w:rsidRDefault="004D2761" w:rsidP="00112834">
            <w:pPr>
              <w:pStyle w:val="a0"/>
              <w:ind w:firstLineChars="0" w:firstLine="0"/>
              <w:rPr>
                <w:ins w:id="51" w:author="佳民 陆" w:date="2023-04-25T11:07:00Z"/>
              </w:rPr>
            </w:pPr>
          </w:p>
        </w:tc>
      </w:tr>
      <w:tr w:rsidR="004D2761" w14:paraId="28A17DA4" w14:textId="77777777" w:rsidTr="00A24CB3">
        <w:trPr>
          <w:trHeight w:val="54"/>
          <w:ins w:id="52" w:author="佳民 陆" w:date="2023-04-25T11:07:00Z"/>
        </w:trPr>
        <w:tc>
          <w:tcPr>
            <w:tcW w:w="4148" w:type="dxa"/>
            <w:tcBorders>
              <w:top w:val="single" w:sz="18" w:space="0" w:color="auto"/>
              <w:bottom w:val="single" w:sz="18" w:space="0" w:color="auto"/>
            </w:tcBorders>
            <w:shd w:val="clear" w:color="auto" w:fill="auto"/>
          </w:tcPr>
          <w:p w14:paraId="530C9DA3" w14:textId="77777777" w:rsidR="004D2761" w:rsidRDefault="004D2761">
            <w:pPr>
              <w:pStyle w:val="a0"/>
              <w:numPr>
                <w:ilvl w:val="0"/>
                <w:numId w:val="19"/>
              </w:numPr>
              <w:ind w:firstLineChars="0"/>
              <w:rPr>
                <w:ins w:id="53" w:author="佳民 陆" w:date="2023-04-25T11:07:00Z"/>
              </w:rPr>
              <w:pPrChange w:id="54" w:author="佳民 陆" w:date="2023-04-25T12:02:00Z">
                <w:pPr>
                  <w:pStyle w:val="a0"/>
                  <w:ind w:firstLineChars="0" w:firstLine="0"/>
                </w:pPr>
              </w:pPrChange>
            </w:pPr>
          </w:p>
        </w:tc>
        <w:tc>
          <w:tcPr>
            <w:tcW w:w="4148" w:type="dxa"/>
            <w:tcBorders>
              <w:top w:val="single" w:sz="18" w:space="0" w:color="auto"/>
              <w:bottom w:val="single" w:sz="18" w:space="0" w:color="auto"/>
            </w:tcBorders>
            <w:shd w:val="clear" w:color="auto" w:fill="auto"/>
          </w:tcPr>
          <w:p w14:paraId="5DBFF832" w14:textId="6188AAC8" w:rsidR="004D2761" w:rsidRDefault="004D2761" w:rsidP="00112834">
            <w:pPr>
              <w:pStyle w:val="a0"/>
              <w:ind w:firstLineChars="0" w:firstLine="0"/>
              <w:rPr>
                <w:ins w:id="55" w:author="佳民 陆" w:date="2023-04-25T11:07:00Z"/>
              </w:rPr>
            </w:pPr>
          </w:p>
        </w:tc>
      </w:tr>
      <w:tr w:rsidR="004D2761" w14:paraId="681482C2" w14:textId="77777777" w:rsidTr="00A24CB3">
        <w:trPr>
          <w:trHeight w:val="54"/>
          <w:ins w:id="56" w:author="佳民 陆" w:date="2023-04-25T11:07:00Z"/>
        </w:trPr>
        <w:tc>
          <w:tcPr>
            <w:tcW w:w="4148" w:type="dxa"/>
            <w:tcBorders>
              <w:top w:val="single" w:sz="18" w:space="0" w:color="auto"/>
              <w:bottom w:val="single" w:sz="18" w:space="0" w:color="auto"/>
            </w:tcBorders>
            <w:shd w:val="clear" w:color="auto" w:fill="auto"/>
          </w:tcPr>
          <w:p w14:paraId="59886B49" w14:textId="77777777" w:rsidR="004D2761" w:rsidRDefault="004D2761">
            <w:pPr>
              <w:pStyle w:val="a0"/>
              <w:numPr>
                <w:ilvl w:val="0"/>
                <w:numId w:val="19"/>
              </w:numPr>
              <w:ind w:firstLineChars="0"/>
              <w:rPr>
                <w:ins w:id="57" w:author="佳民 陆" w:date="2023-04-25T11:07:00Z"/>
              </w:rPr>
              <w:pPrChange w:id="58" w:author="佳民 陆" w:date="2023-04-25T12:02:00Z">
                <w:pPr>
                  <w:pStyle w:val="a0"/>
                  <w:ind w:firstLineChars="0" w:firstLine="0"/>
                </w:pPr>
              </w:pPrChange>
            </w:pPr>
          </w:p>
        </w:tc>
        <w:tc>
          <w:tcPr>
            <w:tcW w:w="4148" w:type="dxa"/>
            <w:tcBorders>
              <w:top w:val="single" w:sz="18" w:space="0" w:color="auto"/>
              <w:bottom w:val="single" w:sz="18" w:space="0" w:color="auto"/>
            </w:tcBorders>
            <w:shd w:val="clear" w:color="auto" w:fill="auto"/>
          </w:tcPr>
          <w:p w14:paraId="565DD07F" w14:textId="58FC1397" w:rsidR="004D2761" w:rsidRDefault="004D2761" w:rsidP="00112834">
            <w:pPr>
              <w:pStyle w:val="a0"/>
              <w:ind w:firstLineChars="0" w:firstLine="0"/>
              <w:rPr>
                <w:ins w:id="59" w:author="佳民 陆" w:date="2023-04-25T11:07:00Z"/>
              </w:rPr>
            </w:pPr>
          </w:p>
        </w:tc>
      </w:tr>
      <w:tr w:rsidR="004D2761" w14:paraId="0F2A43AD" w14:textId="77777777" w:rsidTr="00A24CB3">
        <w:trPr>
          <w:trHeight w:val="54"/>
          <w:ins w:id="60" w:author="佳民 陆" w:date="2023-04-25T11:07:00Z"/>
        </w:trPr>
        <w:tc>
          <w:tcPr>
            <w:tcW w:w="4148" w:type="dxa"/>
            <w:tcBorders>
              <w:top w:val="single" w:sz="18" w:space="0" w:color="auto"/>
              <w:bottom w:val="single" w:sz="18" w:space="0" w:color="auto"/>
            </w:tcBorders>
            <w:shd w:val="clear" w:color="auto" w:fill="auto"/>
          </w:tcPr>
          <w:p w14:paraId="5A6111FE" w14:textId="77777777" w:rsidR="004D2761" w:rsidRDefault="004D2761">
            <w:pPr>
              <w:pStyle w:val="a0"/>
              <w:numPr>
                <w:ilvl w:val="0"/>
                <w:numId w:val="19"/>
              </w:numPr>
              <w:ind w:firstLineChars="0"/>
              <w:rPr>
                <w:ins w:id="61" w:author="佳民 陆" w:date="2023-04-25T11:07:00Z"/>
              </w:rPr>
              <w:pPrChange w:id="62" w:author="佳民 陆" w:date="2023-04-25T12:02:00Z">
                <w:pPr>
                  <w:pStyle w:val="a0"/>
                  <w:ind w:firstLineChars="0" w:firstLine="0"/>
                </w:pPr>
              </w:pPrChange>
            </w:pPr>
          </w:p>
        </w:tc>
        <w:tc>
          <w:tcPr>
            <w:tcW w:w="4148" w:type="dxa"/>
            <w:tcBorders>
              <w:top w:val="single" w:sz="18" w:space="0" w:color="auto"/>
              <w:bottom w:val="single" w:sz="18" w:space="0" w:color="auto"/>
            </w:tcBorders>
            <w:shd w:val="clear" w:color="auto" w:fill="auto"/>
          </w:tcPr>
          <w:p w14:paraId="75E93885" w14:textId="5382C233" w:rsidR="004D2761" w:rsidRDefault="004D2761" w:rsidP="00112834">
            <w:pPr>
              <w:pStyle w:val="a0"/>
              <w:ind w:firstLineChars="0" w:firstLine="0"/>
              <w:rPr>
                <w:ins w:id="63" w:author="佳民 陆" w:date="2023-04-25T11:07:00Z"/>
              </w:rPr>
            </w:pPr>
          </w:p>
        </w:tc>
      </w:tr>
      <w:tr w:rsidR="004D2761" w14:paraId="4BE04453" w14:textId="77777777" w:rsidTr="00A24CB3">
        <w:trPr>
          <w:trHeight w:val="54"/>
          <w:ins w:id="64" w:author="佳民 陆" w:date="2023-04-25T11:07:00Z"/>
        </w:trPr>
        <w:tc>
          <w:tcPr>
            <w:tcW w:w="4148" w:type="dxa"/>
            <w:tcBorders>
              <w:top w:val="single" w:sz="18" w:space="0" w:color="auto"/>
              <w:bottom w:val="single" w:sz="18" w:space="0" w:color="auto"/>
            </w:tcBorders>
            <w:shd w:val="clear" w:color="auto" w:fill="auto"/>
          </w:tcPr>
          <w:p w14:paraId="522E410F" w14:textId="77777777" w:rsidR="004D2761" w:rsidRDefault="004D2761">
            <w:pPr>
              <w:pStyle w:val="a0"/>
              <w:numPr>
                <w:ilvl w:val="0"/>
                <w:numId w:val="19"/>
              </w:numPr>
              <w:ind w:firstLineChars="0"/>
              <w:rPr>
                <w:ins w:id="65" w:author="佳民 陆" w:date="2023-04-25T11:07:00Z"/>
              </w:rPr>
              <w:pPrChange w:id="66" w:author="佳民 陆" w:date="2023-04-25T12:02:00Z">
                <w:pPr>
                  <w:pStyle w:val="a0"/>
                  <w:ind w:firstLineChars="0" w:firstLine="0"/>
                </w:pPr>
              </w:pPrChange>
            </w:pPr>
          </w:p>
        </w:tc>
        <w:tc>
          <w:tcPr>
            <w:tcW w:w="4148" w:type="dxa"/>
            <w:tcBorders>
              <w:top w:val="single" w:sz="18" w:space="0" w:color="auto"/>
              <w:bottom w:val="single" w:sz="18" w:space="0" w:color="auto"/>
            </w:tcBorders>
            <w:shd w:val="clear" w:color="auto" w:fill="auto"/>
          </w:tcPr>
          <w:p w14:paraId="6372F2FA" w14:textId="49335AC6" w:rsidR="004D2761" w:rsidRDefault="004D2761" w:rsidP="00112834">
            <w:pPr>
              <w:pStyle w:val="a0"/>
              <w:ind w:firstLineChars="0" w:firstLine="0"/>
              <w:rPr>
                <w:ins w:id="67" w:author="佳民 陆" w:date="2023-04-25T11:07:00Z"/>
              </w:rPr>
            </w:pPr>
          </w:p>
        </w:tc>
      </w:tr>
      <w:tr w:rsidR="004D2761" w14:paraId="16C3BC77" w14:textId="77777777" w:rsidTr="00A24CB3">
        <w:trPr>
          <w:trHeight w:val="54"/>
          <w:ins w:id="68" w:author="佳民 陆" w:date="2023-04-25T11:07:00Z"/>
        </w:trPr>
        <w:tc>
          <w:tcPr>
            <w:tcW w:w="4148" w:type="dxa"/>
            <w:tcBorders>
              <w:top w:val="single" w:sz="18" w:space="0" w:color="auto"/>
              <w:bottom w:val="single" w:sz="18" w:space="0" w:color="auto"/>
            </w:tcBorders>
            <w:shd w:val="clear" w:color="auto" w:fill="auto"/>
          </w:tcPr>
          <w:p w14:paraId="720F1F5E" w14:textId="77777777" w:rsidR="004D2761" w:rsidRDefault="004D2761">
            <w:pPr>
              <w:pStyle w:val="a0"/>
              <w:numPr>
                <w:ilvl w:val="0"/>
                <w:numId w:val="19"/>
              </w:numPr>
              <w:ind w:firstLineChars="0"/>
              <w:rPr>
                <w:ins w:id="69" w:author="佳民 陆" w:date="2023-04-25T11:07:00Z"/>
              </w:rPr>
              <w:pPrChange w:id="70" w:author="佳民 陆" w:date="2023-04-25T12:02:00Z">
                <w:pPr>
                  <w:pStyle w:val="a0"/>
                  <w:ind w:firstLineChars="0" w:firstLine="0"/>
                </w:pPr>
              </w:pPrChange>
            </w:pPr>
          </w:p>
        </w:tc>
        <w:tc>
          <w:tcPr>
            <w:tcW w:w="4148" w:type="dxa"/>
            <w:tcBorders>
              <w:top w:val="single" w:sz="18" w:space="0" w:color="auto"/>
              <w:bottom w:val="single" w:sz="18" w:space="0" w:color="auto"/>
            </w:tcBorders>
            <w:shd w:val="clear" w:color="auto" w:fill="auto"/>
          </w:tcPr>
          <w:p w14:paraId="75AA0661" w14:textId="04B36AA6" w:rsidR="004D2761" w:rsidRDefault="004D2761" w:rsidP="00112834">
            <w:pPr>
              <w:pStyle w:val="a0"/>
              <w:ind w:firstLineChars="0" w:firstLine="0"/>
              <w:rPr>
                <w:ins w:id="71" w:author="佳民 陆" w:date="2023-04-25T11:07:00Z"/>
              </w:rPr>
            </w:pPr>
          </w:p>
        </w:tc>
      </w:tr>
      <w:tr w:rsidR="004D2761" w14:paraId="22B07804" w14:textId="77777777" w:rsidTr="00A24CB3">
        <w:trPr>
          <w:trHeight w:val="54"/>
          <w:ins w:id="72" w:author="佳民 陆" w:date="2023-04-25T11:07:00Z"/>
        </w:trPr>
        <w:tc>
          <w:tcPr>
            <w:tcW w:w="4148" w:type="dxa"/>
            <w:tcBorders>
              <w:top w:val="single" w:sz="18" w:space="0" w:color="auto"/>
              <w:bottom w:val="single" w:sz="18" w:space="0" w:color="auto"/>
            </w:tcBorders>
            <w:shd w:val="clear" w:color="auto" w:fill="auto"/>
          </w:tcPr>
          <w:p w14:paraId="044C7865" w14:textId="77777777" w:rsidR="004D2761" w:rsidRDefault="004D2761">
            <w:pPr>
              <w:pStyle w:val="a0"/>
              <w:numPr>
                <w:ilvl w:val="0"/>
                <w:numId w:val="19"/>
              </w:numPr>
              <w:ind w:firstLineChars="0"/>
              <w:rPr>
                <w:ins w:id="73" w:author="佳民 陆" w:date="2023-04-25T11:07:00Z"/>
              </w:rPr>
              <w:pPrChange w:id="74" w:author="佳民 陆" w:date="2023-04-25T12:02:00Z">
                <w:pPr>
                  <w:pStyle w:val="a0"/>
                  <w:ind w:firstLineChars="0" w:firstLine="0"/>
                </w:pPr>
              </w:pPrChange>
            </w:pPr>
          </w:p>
        </w:tc>
        <w:tc>
          <w:tcPr>
            <w:tcW w:w="4148" w:type="dxa"/>
            <w:tcBorders>
              <w:top w:val="single" w:sz="18" w:space="0" w:color="auto"/>
              <w:bottom w:val="single" w:sz="18" w:space="0" w:color="auto"/>
            </w:tcBorders>
            <w:shd w:val="clear" w:color="auto" w:fill="auto"/>
          </w:tcPr>
          <w:p w14:paraId="6E21D335" w14:textId="3AD7CFD2" w:rsidR="004D2761" w:rsidRDefault="004D2761" w:rsidP="00112834">
            <w:pPr>
              <w:pStyle w:val="a0"/>
              <w:ind w:firstLineChars="0" w:firstLine="0"/>
              <w:rPr>
                <w:ins w:id="75" w:author="佳民 陆" w:date="2023-04-25T11:07:00Z"/>
              </w:rPr>
            </w:pPr>
          </w:p>
        </w:tc>
      </w:tr>
      <w:tr w:rsidR="004D2761" w14:paraId="764246D1" w14:textId="77777777" w:rsidTr="00A24CB3">
        <w:trPr>
          <w:trHeight w:val="54"/>
          <w:ins w:id="76" w:author="佳民 陆" w:date="2023-04-25T11:07:00Z"/>
        </w:trPr>
        <w:tc>
          <w:tcPr>
            <w:tcW w:w="4148" w:type="dxa"/>
            <w:tcBorders>
              <w:top w:val="single" w:sz="18" w:space="0" w:color="auto"/>
              <w:bottom w:val="single" w:sz="18" w:space="0" w:color="auto"/>
            </w:tcBorders>
            <w:shd w:val="clear" w:color="auto" w:fill="auto"/>
          </w:tcPr>
          <w:p w14:paraId="5533AF45" w14:textId="77777777" w:rsidR="004D2761" w:rsidRDefault="004D2761">
            <w:pPr>
              <w:pStyle w:val="a0"/>
              <w:numPr>
                <w:ilvl w:val="0"/>
                <w:numId w:val="19"/>
              </w:numPr>
              <w:ind w:firstLineChars="0"/>
              <w:rPr>
                <w:ins w:id="77" w:author="佳民 陆" w:date="2023-04-25T11:07:00Z"/>
              </w:rPr>
              <w:pPrChange w:id="78" w:author="佳民 陆" w:date="2023-04-25T12:02:00Z">
                <w:pPr>
                  <w:pStyle w:val="a0"/>
                  <w:ind w:firstLineChars="0" w:firstLine="0"/>
                </w:pPr>
              </w:pPrChange>
            </w:pPr>
          </w:p>
        </w:tc>
        <w:tc>
          <w:tcPr>
            <w:tcW w:w="4148" w:type="dxa"/>
            <w:tcBorders>
              <w:top w:val="single" w:sz="18" w:space="0" w:color="auto"/>
              <w:bottom w:val="single" w:sz="18" w:space="0" w:color="auto"/>
            </w:tcBorders>
            <w:shd w:val="clear" w:color="auto" w:fill="auto"/>
          </w:tcPr>
          <w:p w14:paraId="66F8EA52" w14:textId="3D007274" w:rsidR="004D2761" w:rsidRDefault="004D2761" w:rsidP="00112834">
            <w:pPr>
              <w:pStyle w:val="a0"/>
              <w:ind w:firstLineChars="0" w:firstLine="0"/>
              <w:rPr>
                <w:ins w:id="79" w:author="佳民 陆" w:date="2023-04-25T11:07:00Z"/>
              </w:rPr>
            </w:pPr>
          </w:p>
        </w:tc>
      </w:tr>
      <w:tr w:rsidR="004D2761" w14:paraId="6DA8ECEF" w14:textId="77777777" w:rsidTr="00A24CB3">
        <w:trPr>
          <w:trHeight w:val="54"/>
          <w:ins w:id="80" w:author="佳民 陆" w:date="2023-04-25T11:07:00Z"/>
        </w:trPr>
        <w:tc>
          <w:tcPr>
            <w:tcW w:w="4148" w:type="dxa"/>
            <w:tcBorders>
              <w:top w:val="single" w:sz="18" w:space="0" w:color="auto"/>
            </w:tcBorders>
            <w:shd w:val="clear" w:color="auto" w:fill="auto"/>
          </w:tcPr>
          <w:p w14:paraId="5309E0C3" w14:textId="77777777" w:rsidR="004D2761" w:rsidRDefault="004D2761" w:rsidP="00112834">
            <w:pPr>
              <w:pStyle w:val="a0"/>
              <w:ind w:firstLineChars="0" w:firstLine="0"/>
              <w:rPr>
                <w:ins w:id="81" w:author="佳民 陆" w:date="2023-04-25T11:07:00Z"/>
              </w:rPr>
            </w:pPr>
          </w:p>
        </w:tc>
        <w:tc>
          <w:tcPr>
            <w:tcW w:w="4148" w:type="dxa"/>
            <w:tcBorders>
              <w:top w:val="single" w:sz="18" w:space="0" w:color="auto"/>
            </w:tcBorders>
            <w:shd w:val="clear" w:color="auto" w:fill="auto"/>
          </w:tcPr>
          <w:p w14:paraId="59F38101" w14:textId="2CEB1ED0" w:rsidR="004D2761" w:rsidRDefault="004D2761" w:rsidP="00112834">
            <w:pPr>
              <w:pStyle w:val="a0"/>
              <w:ind w:firstLineChars="0" w:firstLine="0"/>
              <w:rPr>
                <w:ins w:id="82" w:author="佳民 陆" w:date="2023-04-25T11:07:00Z"/>
              </w:rPr>
            </w:pPr>
          </w:p>
        </w:tc>
      </w:tr>
    </w:tbl>
    <w:p w14:paraId="2C89E3FC" w14:textId="77777777" w:rsidR="00112834" w:rsidRPr="00112834" w:rsidRDefault="00112834">
      <w:pPr>
        <w:pStyle w:val="a0"/>
        <w:ind w:firstLineChars="83" w:firstLine="199"/>
        <w:pPrChange w:id="83" w:author="佳民 陆" w:date="2023-04-25T11:07:00Z">
          <w:pPr>
            <w:pStyle w:val="ac"/>
          </w:pPr>
        </w:pPrChange>
      </w:pPr>
    </w:p>
    <w:p w14:paraId="434B6F8F" w14:textId="101D7316" w:rsidR="00616EB8" w:rsidRDefault="00616EB8" w:rsidP="00FE0FBE">
      <w:pPr>
        <w:pStyle w:val="3"/>
      </w:pPr>
      <w:bookmarkStart w:id="84" w:name="_Toc132115337"/>
      <w:r>
        <w:rPr>
          <w:rFonts w:hint="eastAsia"/>
        </w:rPr>
        <w:t>算法证明</w:t>
      </w:r>
      <w:bookmarkEnd w:id="84"/>
    </w:p>
    <w:p w14:paraId="1A89A810" w14:textId="77777777" w:rsidR="00282C1F" w:rsidRDefault="00B1006A" w:rsidP="004E3B6F">
      <w:pPr>
        <w:pStyle w:val="a0"/>
        <w:ind w:firstLine="482"/>
        <w:rPr>
          <w:b/>
          <w:bCs/>
        </w:rPr>
      </w:pPr>
      <w:r w:rsidRPr="00B1006A">
        <w:rPr>
          <w:rFonts w:hint="eastAsia"/>
          <w:b/>
          <w:bCs/>
        </w:rPr>
        <w:t>P</w:t>
      </w:r>
      <w:r w:rsidRPr="00B1006A">
        <w:rPr>
          <w:b/>
          <w:bCs/>
        </w:rPr>
        <w:t>ART1</w:t>
      </w:r>
    </w:p>
    <w:p w14:paraId="6DAB73FD" w14:textId="1C64A9F6" w:rsidR="004E3B6F" w:rsidRDefault="004E3B6F" w:rsidP="004E3B6F">
      <w:pPr>
        <w:pStyle w:val="a0"/>
        <w:ind w:firstLine="480"/>
      </w:pPr>
      <w:r>
        <w:rPr>
          <w:rFonts w:hint="eastAsia"/>
        </w:rPr>
        <w:t>对于</w:t>
      </w:r>
      <w:r w:rsidR="00534F80">
        <w:rPr>
          <w:rFonts w:hint="eastAsia"/>
        </w:rPr>
        <w:t>数据流的</w:t>
      </w:r>
      <w:r>
        <w:rPr>
          <w:rFonts w:hint="eastAsia"/>
        </w:rPr>
        <w:t>前</w:t>
      </w:r>
      <m:oMath>
        <m:r>
          <w:rPr>
            <w:rFonts w:ascii="Cambria Math" w:hAnsi="Cambria Math" w:hint="eastAsia"/>
          </w:rPr>
          <m:t>k</m:t>
        </m:r>
      </m:oMath>
      <w:r>
        <w:rPr>
          <w:rFonts w:hint="eastAsia"/>
        </w:rPr>
        <w:t>个元素，即元素</w:t>
      </w:r>
      <m:oMath>
        <m:sSub>
          <m:sSubPr>
            <m:ctrlPr>
              <w:rPr>
                <w:rFonts w:ascii="Cambria Math" w:hAnsi="Cambria Math"/>
                <w:i/>
              </w:rPr>
            </m:ctrlPr>
          </m:sSubPr>
          <m:e>
            <m:r>
              <w:rPr>
                <w:rFonts w:ascii="Cambria Math" w:hAnsi="Cambria Math" w:hint="eastAsia"/>
              </w:rPr>
              <m:t>α</m:t>
            </m:r>
          </m:e>
          <m:sub>
            <m:r>
              <w:rPr>
                <w:rFonts w:ascii="Cambria Math" w:hAnsi="Cambria Math" w:hint="eastAsia"/>
              </w:rPr>
              <m:t>f</m:t>
            </m:r>
          </m:sub>
        </m:sSub>
        <m:r>
          <w:rPr>
            <w:rFonts w:ascii="Cambria Math" w:hAnsi="Cambria Math"/>
          </w:rPr>
          <m:t>, (1≤f≤N)</m:t>
        </m:r>
      </m:oMath>
      <w:r>
        <w:rPr>
          <w:rFonts w:hint="eastAsia"/>
        </w:rPr>
        <w:t>，其被囊括进</w:t>
      </w:r>
      <w:r w:rsidR="00534F80">
        <w:rPr>
          <w:rFonts w:hint="eastAsia"/>
        </w:rPr>
        <w:t>数组</w:t>
      </w:r>
      <w:r>
        <w:rPr>
          <w:rFonts w:hint="eastAsia"/>
        </w:rPr>
        <w:t>的概率为</w:t>
      </w:r>
      <w:r>
        <w:rPr>
          <w:rFonts w:hint="eastAsia"/>
        </w:rPr>
        <w:t>1</w:t>
      </w:r>
      <w:r>
        <w:rPr>
          <w:rFonts w:hint="eastAsia"/>
        </w:rPr>
        <w:t>。</w:t>
      </w:r>
      <w:r w:rsidR="00534F80">
        <w:rPr>
          <w:rFonts w:hint="eastAsia"/>
        </w:rPr>
        <w:t>数组</w:t>
      </w:r>
      <m:oMath>
        <m:r>
          <w:rPr>
            <w:rFonts w:ascii="Cambria Math" w:hAnsi="Cambria Math" w:hint="eastAsia"/>
          </w:rPr>
          <m:t>V</m:t>
        </m:r>
      </m:oMath>
      <w:r>
        <w:rPr>
          <w:rFonts w:hint="eastAsia"/>
        </w:rPr>
        <w:t>被前</w:t>
      </w:r>
      <m:oMath>
        <m:r>
          <w:rPr>
            <w:rFonts w:ascii="Cambria Math" w:hAnsi="Cambria Math" w:hint="eastAsia"/>
          </w:rPr>
          <m:t>k</m:t>
        </m:r>
      </m:oMath>
      <w:r>
        <w:rPr>
          <w:rFonts w:hint="eastAsia"/>
        </w:rPr>
        <w:t>个元素填满。</w:t>
      </w:r>
    </w:p>
    <w:p w14:paraId="65BD8A14" w14:textId="2BD76140" w:rsidR="004E3B6F" w:rsidRDefault="00917B32" w:rsidP="004E3B6F">
      <w:pPr>
        <w:pStyle w:val="a0"/>
        <w:ind w:firstLine="480"/>
      </w:pPr>
      <w:r>
        <w:rPr>
          <w:rFonts w:hint="eastAsia"/>
        </w:rPr>
        <w:t>决定第</w:t>
      </w:r>
      <m:oMath>
        <m:r>
          <w:rPr>
            <w:rFonts w:ascii="Cambria Math" w:hAnsi="Cambria Math" w:hint="eastAsia"/>
          </w:rPr>
          <m:t>i</m:t>
        </m:r>
      </m:oMath>
      <w:r>
        <w:rPr>
          <w:rFonts w:hint="eastAsia"/>
        </w:rPr>
        <w:t>个元素</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r>
          <w:rPr>
            <w:rFonts w:ascii="Cambria Math" w:hAnsi="Cambria Math"/>
          </w:rPr>
          <m:t>,(k+1≤i≤N)</m:t>
        </m:r>
      </m:oMath>
      <w:r>
        <w:rPr>
          <w:rFonts w:hint="eastAsia"/>
        </w:rPr>
        <w:t>是否进入数组时，</w:t>
      </w:r>
      <m:oMath>
        <m:r>
          <w:rPr>
            <w:rFonts w:ascii="Cambria Math" w:hAnsi="Cambria Math" w:hint="eastAsia"/>
          </w:rPr>
          <m:t>V</m:t>
        </m:r>
      </m:oMath>
      <w:r>
        <w:rPr>
          <w:rFonts w:hint="eastAsia"/>
        </w:rPr>
        <w:t>中的</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sidR="004E3B6F">
        <w:rPr>
          <w:rFonts w:hint="eastAsia"/>
        </w:rPr>
        <w:t>被</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oMath>
      <w:r>
        <w:rPr>
          <w:rFonts w:hint="eastAsia"/>
        </w:rPr>
        <w:t>取代的概率为选中</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hint="eastAsia"/>
        </w:rPr>
        <w:t>的概率乘以选择</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Pr>
          <w:rFonts w:hint="eastAsia"/>
        </w:rPr>
        <w:t>作为被替代元素的概率，即：</w:t>
      </w:r>
    </w:p>
    <w:p w14:paraId="4212AD05" w14:textId="0EFF5614" w:rsidR="00917B32" w:rsidRPr="00917B32" w:rsidRDefault="00C92DCF" w:rsidP="00917B32">
      <w:pPr>
        <w:pStyle w:val="a0"/>
        <w:ind w:firstLine="480"/>
        <w:rPr>
          <w:i/>
        </w:rPr>
      </w:pPr>
      <m:oMathPara>
        <m:oMath>
          <m:sSub>
            <m:sSubPr>
              <m:ctrlPr>
                <w:rPr>
                  <w:rFonts w:ascii="Cambria Math" w:hAnsi="Cambria Math"/>
                  <w:i/>
                </w:rPr>
              </m:ctrlPr>
            </m:sSubPr>
            <m:e>
              <m:r>
                <w:rPr>
                  <w:rFonts w:ascii="Cambria Math" w:hAnsi="Cambria Math"/>
                </w:rPr>
                <m:t>P</m:t>
              </m:r>
            </m:e>
            <m:sub>
              <m:r>
                <w:rPr>
                  <w:rFonts w:ascii="Cambria Math" w:hAnsi="Cambria Math"/>
                </w:rPr>
                <m:t>su</m:t>
              </m:r>
              <m:sSub>
                <m:sSubPr>
                  <m:ctrlPr>
                    <w:rPr>
                      <w:rFonts w:ascii="Cambria Math" w:hAnsi="Cambria Math"/>
                      <w:i/>
                    </w:rPr>
                  </m:ctrlPr>
                </m:sSubPr>
                <m:e>
                  <m:r>
                    <w:rPr>
                      <w:rFonts w:ascii="Cambria Math" w:hAnsi="Cambria Math"/>
                    </w:rPr>
                    <m:t>b</m:t>
                  </m:r>
                </m:e>
                <m:sub>
                  <m:r>
                    <w:rPr>
                      <w:rFonts w:ascii="Cambria Math" w:hAnsi="Cambria Math"/>
                    </w:rPr>
                    <m:t>i</m:t>
                  </m:r>
                </m:sub>
              </m:sSub>
            </m:sub>
          </m:sSub>
          <m:r>
            <w:rPr>
              <w:rFonts w:ascii="Cambria Math" w:hAnsi="Cambria Math"/>
            </w:rPr>
            <m:t xml:space="preserve">= </m:t>
          </m:r>
          <m:f>
            <m:fPr>
              <m:ctrlPr>
                <w:rPr>
                  <w:rFonts w:ascii="Cambria Math" w:hAnsi="Cambria Math"/>
                  <w:i/>
                </w:rPr>
              </m:ctrlPr>
            </m:fPr>
            <m:num>
              <m:r>
                <w:rPr>
                  <w:rFonts w:ascii="Cambria Math" w:hAnsi="Cambria Math"/>
                </w:rPr>
                <m:t>k</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0843BC5B" w14:textId="5264AD04" w:rsidR="00917B32" w:rsidRDefault="00917B32" w:rsidP="00B1006A">
      <w:pPr>
        <w:pStyle w:val="a0"/>
        <w:ind w:firstLine="480"/>
      </w:pPr>
      <w:r>
        <w:rPr>
          <w:rFonts w:hint="eastAsia"/>
        </w:rPr>
        <w:t>则</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Pr>
          <w:rFonts w:hint="eastAsia"/>
        </w:rPr>
        <w:t>在</w:t>
      </w:r>
      <w:r w:rsidR="00282C1F">
        <w:rPr>
          <w:rFonts w:hint="eastAsia"/>
        </w:rPr>
        <w:t>算法试图取样</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hint="eastAsia"/>
        </w:rPr>
        <w:t>时候被保留的概率为：</w:t>
      </w:r>
    </w:p>
    <w:p w14:paraId="3BF400B0" w14:textId="70C0FF9F" w:rsidR="00B1006A" w:rsidRPr="00B1006A" w:rsidRDefault="00C92DCF" w:rsidP="00B1006A">
      <w:pPr>
        <w:pStyle w:val="a0"/>
        <w:ind w:firstLine="480"/>
        <w:rPr>
          <w:rStyle w:val="afc"/>
          <w:i/>
          <w:color w:val="auto"/>
        </w:rPr>
      </w:pPr>
      <m:oMathPara>
        <m:oMath>
          <m:sSub>
            <m:sSubPr>
              <m:ctrlPr>
                <w:rPr>
                  <w:rStyle w:val="afc"/>
                  <w:rFonts w:ascii="Cambria Math" w:hAnsi="Cambria Math"/>
                  <w:i/>
                  <w:color w:val="auto"/>
                </w:rPr>
              </m:ctrlPr>
            </m:sSubPr>
            <m:e>
              <m:r>
                <w:rPr>
                  <w:rStyle w:val="afc"/>
                  <w:rFonts w:ascii="Cambria Math" w:hAnsi="Cambria Math"/>
                  <w:color w:val="auto"/>
                </w:rPr>
                <m:t>P</m:t>
              </m:r>
            </m:e>
            <m:sub>
              <m:r>
                <w:rPr>
                  <w:rStyle w:val="afc"/>
                  <w:rFonts w:ascii="Cambria Math" w:hAnsi="Cambria Math"/>
                  <w:color w:val="auto"/>
                </w:rPr>
                <m:t>sta</m:t>
              </m:r>
              <m:sSub>
                <m:sSubPr>
                  <m:ctrlPr>
                    <w:rPr>
                      <w:rStyle w:val="afc"/>
                      <w:rFonts w:ascii="Cambria Math" w:hAnsi="Cambria Math"/>
                      <w:i/>
                      <w:color w:val="auto"/>
                    </w:rPr>
                  </m:ctrlPr>
                </m:sSubPr>
                <m:e>
                  <m:r>
                    <w:rPr>
                      <w:rStyle w:val="afc"/>
                      <w:rFonts w:ascii="Cambria Math" w:hAnsi="Cambria Math"/>
                      <w:color w:val="auto"/>
                    </w:rPr>
                    <m:t>y</m:t>
                  </m:r>
                </m:e>
                <m:sub>
                  <m:r>
                    <w:rPr>
                      <w:rStyle w:val="afc"/>
                      <w:rFonts w:ascii="Cambria Math" w:hAnsi="Cambria Math"/>
                      <w:color w:val="auto"/>
                    </w:rPr>
                    <m:t>i</m:t>
                  </m:r>
                </m:sub>
              </m:sSub>
            </m:sub>
          </m:sSub>
          <m:r>
            <w:rPr>
              <w:rStyle w:val="afc"/>
              <w:rFonts w:ascii="Cambria Math" w:hAnsi="Cambria Math"/>
              <w:color w:val="auto"/>
            </w:rPr>
            <m:t>=1-</m:t>
          </m:r>
          <m:f>
            <m:fPr>
              <m:ctrlPr>
                <w:rPr>
                  <w:rStyle w:val="afc"/>
                  <w:rFonts w:ascii="Cambria Math" w:hAnsi="Cambria Math"/>
                  <w:i/>
                  <w:color w:val="auto"/>
                </w:rPr>
              </m:ctrlPr>
            </m:fPr>
            <m:num>
              <m:r>
                <w:rPr>
                  <w:rStyle w:val="afc"/>
                  <w:rFonts w:ascii="Cambria Math" w:hAnsi="Cambria Math"/>
                  <w:color w:val="auto"/>
                </w:rPr>
                <m:t>1</m:t>
              </m:r>
            </m:num>
            <m:den>
              <m:r>
                <w:rPr>
                  <w:rStyle w:val="afc"/>
                  <w:rFonts w:ascii="Cambria Math" w:hAnsi="Cambria Math"/>
                  <w:color w:val="auto"/>
                </w:rPr>
                <m:t>i</m:t>
              </m:r>
            </m:den>
          </m:f>
          <m:r>
            <w:rPr>
              <w:rStyle w:val="afc"/>
              <w:rFonts w:ascii="Cambria Math" w:hAnsi="Cambria Math"/>
              <w:color w:val="auto"/>
            </w:rPr>
            <m:t>=</m:t>
          </m:r>
          <m:f>
            <m:fPr>
              <m:ctrlPr>
                <w:rPr>
                  <w:rStyle w:val="afc"/>
                  <w:rFonts w:ascii="Cambria Math" w:hAnsi="Cambria Math"/>
                  <w:i/>
                  <w:color w:val="auto"/>
                </w:rPr>
              </m:ctrlPr>
            </m:fPr>
            <m:num>
              <m:r>
                <w:rPr>
                  <w:rStyle w:val="afc"/>
                  <w:rFonts w:ascii="Cambria Math" w:hAnsi="Cambria Math"/>
                  <w:color w:val="auto"/>
                </w:rPr>
                <m:t>i-1</m:t>
              </m:r>
            </m:num>
            <m:den>
              <m:r>
                <w:rPr>
                  <w:rStyle w:val="afc"/>
                  <w:rFonts w:ascii="Cambria Math" w:hAnsi="Cambria Math"/>
                  <w:color w:val="auto"/>
                </w:rPr>
                <m:t>i</m:t>
              </m:r>
            </m:den>
          </m:f>
        </m:oMath>
      </m:oMathPara>
    </w:p>
    <w:p w14:paraId="286BABBB" w14:textId="2291F6E6" w:rsidR="00917B32" w:rsidRDefault="00917B32" w:rsidP="00917B32">
      <w:pPr>
        <w:pStyle w:val="a0"/>
        <w:ind w:firstLine="480"/>
      </w:pPr>
      <w:r>
        <w:rPr>
          <w:rFonts w:hint="eastAsia"/>
        </w:rPr>
        <w:t>最终，</w:t>
      </w:r>
      <w:r w:rsidR="00B1006A">
        <w:rPr>
          <w:rFonts w:hint="eastAsia"/>
        </w:rPr>
        <w:t>处理完</w:t>
      </w:r>
      <m:oMath>
        <m:r>
          <w:rPr>
            <w:rFonts w:ascii="Cambria Math" w:hAnsi="Cambria Math"/>
          </w:rPr>
          <m:t>k+1</m:t>
        </m:r>
      </m:oMath>
      <w:r w:rsidR="00B1006A">
        <w:rPr>
          <w:rFonts w:hint="eastAsia"/>
        </w:rPr>
        <w:t>到第</w:t>
      </w:r>
      <m:oMath>
        <m:r>
          <w:rPr>
            <w:rFonts w:ascii="Cambria Math" w:hAnsi="Cambria Math" w:hint="eastAsia"/>
          </w:rPr>
          <m:t>N</m:t>
        </m:r>
      </m:oMath>
      <w:r w:rsidR="00B1006A">
        <w:rPr>
          <w:rFonts w:hint="eastAsia"/>
        </w:rPr>
        <w:t>个元素后，</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sidR="00B1006A">
        <w:rPr>
          <w:rFonts w:hint="eastAsia"/>
        </w:rPr>
        <w:t>被保留的概率为</w:t>
      </w:r>
    </w:p>
    <w:p w14:paraId="54B99398" w14:textId="18231EC2" w:rsidR="00B1006A" w:rsidRPr="00B1006A" w:rsidRDefault="00534F80" w:rsidP="00917B32">
      <w:pPr>
        <w:pStyle w:val="a0"/>
        <w:ind w:firstLine="480"/>
      </w:pPr>
      <m:oMathPara>
        <m:oMath>
          <m:r>
            <w:rPr>
              <w:rFonts w:ascii="Cambria Math" w:hAnsi="Cambria Math"/>
            </w:rPr>
            <m:t>1×</m:t>
          </m:r>
          <m:nary>
            <m:naryPr>
              <m:chr m:val="∏"/>
              <m:limLoc m:val="undOvr"/>
              <m:ctrlPr>
                <w:rPr>
                  <w:rFonts w:ascii="Cambria Math" w:hAnsi="Cambria Math"/>
                  <w:i/>
                </w:rPr>
              </m:ctrlPr>
            </m:naryPr>
            <m:sub>
              <m:r>
                <w:rPr>
                  <w:rFonts w:ascii="Cambria Math" w:hAnsi="Cambria Math"/>
                </w:rPr>
                <m:t>i=k+1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i=k+1</m:t>
              </m:r>
            </m:sub>
            <m:sup>
              <m:r>
                <w:rPr>
                  <w:rFonts w:ascii="Cambria Math" w:hAnsi="Cambria Math"/>
                </w:rPr>
                <m:t>N</m:t>
              </m:r>
            </m:sup>
            <m:e>
              <m:f>
                <m:fPr>
                  <m:ctrlPr>
                    <w:rPr>
                      <w:rFonts w:ascii="Cambria Math" w:hAnsi="Cambria Math"/>
                      <w:i/>
                    </w:rPr>
                  </m:ctrlPr>
                </m:fPr>
                <m:num>
                  <m:r>
                    <w:rPr>
                      <w:rFonts w:ascii="Cambria Math" w:hAnsi="Cambria Math"/>
                    </w:rPr>
                    <m:t>i-1</m:t>
                  </m:r>
                </m:num>
                <m:den>
                  <m:r>
                    <w:rPr>
                      <w:rFonts w:ascii="Cambria Math" w:hAnsi="Cambria Math"/>
                    </w:rPr>
                    <m:t>i</m:t>
                  </m:r>
                </m:den>
              </m:f>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k+1</m:t>
              </m:r>
            </m:den>
          </m:f>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k+2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26FF5DEA" w14:textId="608699B7" w:rsidR="00B1006A" w:rsidRDefault="00B1006A" w:rsidP="00917B32">
      <w:pPr>
        <w:pStyle w:val="a0"/>
        <w:ind w:firstLine="482"/>
        <w:rPr>
          <w:b/>
          <w:bCs/>
        </w:rPr>
      </w:pPr>
      <w:r w:rsidRPr="00B1006A">
        <w:rPr>
          <w:b/>
          <w:bCs/>
        </w:rPr>
        <w:t>PART2</w:t>
      </w:r>
    </w:p>
    <w:p w14:paraId="26C3D999" w14:textId="06430504" w:rsidR="00282C1F" w:rsidRDefault="00282C1F" w:rsidP="00282C1F">
      <w:pPr>
        <w:pStyle w:val="a0"/>
        <w:ind w:firstLine="480"/>
      </w:pPr>
      <w:r>
        <w:rPr>
          <w:rFonts w:hint="eastAsia"/>
        </w:rPr>
        <w:t>对于</w:t>
      </w:r>
      <w:r w:rsidR="00534F80">
        <w:rPr>
          <w:rFonts w:hint="eastAsia"/>
        </w:rPr>
        <w:t>数据流中</w:t>
      </w:r>
      <m:oMath>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oMath>
      <w:r w:rsidR="00534F80">
        <w:rPr>
          <w:rFonts w:hint="eastAsia"/>
        </w:rPr>
        <w:t>中</w:t>
      </w:r>
      <w:r>
        <w:rPr>
          <w:rFonts w:hint="eastAsia"/>
        </w:rPr>
        <w:t>的某个元素</w:t>
      </w:r>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,(k+1≤g≤N)</m:t>
        </m:r>
      </m:oMath>
      <w:r>
        <w:rPr>
          <w:rFonts w:hint="eastAsia"/>
        </w:rPr>
        <w:t>，他们一开始不在</w:t>
      </w:r>
      <w:r w:rsidR="00534F80">
        <w:rPr>
          <w:rFonts w:hint="eastAsia"/>
        </w:rPr>
        <w:t>数组</w:t>
      </w:r>
      <w:r w:rsidR="00DB57C8">
        <w:rPr>
          <w:rFonts w:hint="eastAsia"/>
        </w:rPr>
        <w:t>内。</w:t>
      </w:r>
      <w:r>
        <w:rPr>
          <w:rFonts w:hint="eastAsia"/>
        </w:rPr>
        <w:t>被采样的概率为</w:t>
      </w:r>
      <m:oMath>
        <m:f>
          <m:fPr>
            <m:ctrlPr>
              <w:rPr>
                <w:rFonts w:ascii="Cambria Math" w:hAnsi="Cambria Math"/>
                <w:i/>
              </w:rPr>
            </m:ctrlPr>
          </m:fPr>
          <m:num>
            <m:r>
              <w:rPr>
                <w:rFonts w:ascii="Cambria Math" w:hAnsi="Cambria Math"/>
              </w:rPr>
              <m:t>k</m:t>
            </m:r>
          </m:num>
          <m:den>
            <m:r>
              <w:rPr>
                <w:rFonts w:ascii="Cambria Math" w:hAnsi="Cambria Math"/>
              </w:rPr>
              <m:t>j</m:t>
            </m:r>
          </m:den>
        </m:f>
      </m:oMath>
      <w:r>
        <w:rPr>
          <w:rFonts w:hint="eastAsia"/>
        </w:rPr>
        <w:t>。倘若</w:t>
      </w:r>
      <m:oMath>
        <m:sSub>
          <m:sSubPr>
            <m:ctrlPr>
              <w:rPr>
                <w:rFonts w:ascii="Cambria Math" w:hAnsi="Cambria Math"/>
                <w:i/>
              </w:rPr>
            </m:ctrlPr>
          </m:sSubPr>
          <m:e>
            <m:r>
              <w:rPr>
                <w:rFonts w:ascii="Cambria Math" w:hAnsi="Cambria Math"/>
              </w:rPr>
              <m:t>α</m:t>
            </m:r>
          </m:e>
          <m:sub>
            <m:r>
              <w:rPr>
                <w:rFonts w:ascii="Cambria Math" w:hAnsi="Cambria Math"/>
              </w:rPr>
              <m:t>g</m:t>
            </m:r>
          </m:sub>
        </m:sSub>
      </m:oMath>
      <w:r>
        <w:rPr>
          <w:rFonts w:hint="eastAsia"/>
        </w:rPr>
        <w:t>被囊括进了</w:t>
      </w:r>
      <w:r w:rsidR="00534F80">
        <w:rPr>
          <w:rFonts w:hint="eastAsia"/>
        </w:rPr>
        <w:t>数组</w:t>
      </w:r>
      <w:r>
        <w:rPr>
          <w:rFonts w:hint="eastAsia"/>
        </w:rPr>
        <w:t>，则当试图取样第</w:t>
      </w:r>
      <m:oMath>
        <m:r>
          <w:rPr>
            <w:rFonts w:ascii="Cambria Math" w:hAnsi="Cambria Math"/>
          </w:rPr>
          <m:t>i</m:t>
        </m:r>
      </m:oMath>
      <w:r>
        <w:rPr>
          <w:rFonts w:hint="eastAsia"/>
        </w:rPr>
        <w:t>个元素</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,(g&lt;i≤N)</m:t>
        </m:r>
      </m:oMath>
      <w:r>
        <w:rPr>
          <w:rFonts w:hint="eastAsia"/>
        </w:rPr>
        <w:t>时，同理</w:t>
      </w:r>
      <m:oMath>
        <m:sSub>
          <m:sSubPr>
            <m:ctrlPr>
              <w:rPr>
                <w:rFonts w:ascii="Cambria Math" w:hAnsi="Cambria Math"/>
                <w:i/>
              </w:rPr>
            </m:ctrlPr>
          </m:sSubPr>
          <m:e>
            <m:r>
              <w:rPr>
                <w:rFonts w:ascii="Cambria Math" w:hAnsi="Cambria Math"/>
              </w:rPr>
              <m:t>α</m:t>
            </m:r>
          </m:e>
          <m:sub>
            <m:r>
              <w:rPr>
                <w:rFonts w:ascii="Cambria Math" w:hAnsi="Cambria Math"/>
              </w:rPr>
              <m:t>g</m:t>
            </m:r>
          </m:sub>
        </m:sSub>
      </m:oMath>
      <w:r>
        <w:rPr>
          <w:rFonts w:hint="eastAsia"/>
        </w:rPr>
        <w:t>保留的概率</w:t>
      </w:r>
      <m:oMath>
        <m:sSub>
          <m:sSubPr>
            <m:ctrlPr>
              <w:rPr>
                <w:rFonts w:ascii="Cambria Math" w:hAnsi="Cambria Math"/>
                <w:i/>
              </w:rPr>
            </m:ctrlPr>
          </m:sSubPr>
          <m:e>
            <m:r>
              <w:rPr>
                <w:rFonts w:ascii="Cambria Math" w:hAnsi="Cambria Math"/>
              </w:rPr>
              <m:t>P</m:t>
            </m: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oMath>
      <w:r>
        <w:rPr>
          <w:rFonts w:hint="eastAsia"/>
        </w:rPr>
        <w:t>为</w:t>
      </w:r>
    </w:p>
    <w:p w14:paraId="79B24EFA" w14:textId="5C3F09DF" w:rsidR="00282C1F" w:rsidRPr="00282C1F" w:rsidRDefault="00C92DCF" w:rsidP="00282C1F">
      <w:pPr>
        <w:pStyle w:val="a0"/>
        <w:ind w:firstLine="480"/>
        <w:rPr>
          <w:i/>
        </w:rPr>
      </w:pPr>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i-1</m:t>
              </m:r>
            </m:num>
            <m:den>
              <m:r>
                <w:rPr>
                  <w:rFonts w:ascii="Cambria Math" w:hAnsi="Cambria Math"/>
                </w:rPr>
                <m:t>i</m:t>
              </m:r>
            </m:den>
          </m:f>
        </m:oMath>
      </m:oMathPara>
    </w:p>
    <w:p w14:paraId="796A85E0" w14:textId="5A023CDD" w:rsidR="00282C1F" w:rsidRDefault="00282C1F" w:rsidP="00282C1F">
      <w:pPr>
        <w:pStyle w:val="a0"/>
        <w:ind w:firstLine="480"/>
      </w:pPr>
      <w:r>
        <w:rPr>
          <w:rFonts w:hint="eastAsia"/>
        </w:rPr>
        <w:t>所以最终</w:t>
      </w:r>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,(k+1≤g≤N)</m:t>
        </m:r>
      </m:oMath>
      <w:r w:rsidR="00534F80">
        <w:rPr>
          <w:rFonts w:hint="eastAsia"/>
        </w:rPr>
        <w:t>留在数组内的概率为：</w:t>
      </w:r>
    </w:p>
    <w:p w14:paraId="22E5BD62" w14:textId="67962116" w:rsidR="00534F80" w:rsidRPr="00534F80" w:rsidRDefault="00C92DCF" w:rsidP="00282C1F">
      <w:pPr>
        <w:pStyle w:val="a0"/>
        <w:ind w:firstLine="480"/>
      </w:pPr>
      <m:oMathPara>
        <m:oMath>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nary>
            <m:naryPr>
              <m:chr m:val="∏"/>
              <m:limLoc m:val="undOvr"/>
              <m:ctrlPr>
                <w:rPr>
                  <w:rFonts w:ascii="Cambria Math" w:hAnsi="Cambria Math"/>
                  <w:i/>
                </w:rPr>
              </m:ctrlPr>
            </m:naryPr>
            <m:sub>
              <m:r>
                <w:rPr>
                  <w:rFonts w:ascii="Cambria Math" w:hAnsi="Cambria Math"/>
                </w:rPr>
                <m:t>i=g+1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stay</m:t>
                      </m:r>
                    </m:sub>
                  </m:sSub>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nary>
            <m:naryPr>
              <m:chr m:val="∏"/>
              <m:limLoc m:val="undOvr"/>
              <m:ctrlPr>
                <w:rPr>
                  <w:rFonts w:ascii="Cambria Math" w:hAnsi="Cambria Math"/>
                  <w:i/>
                </w:rPr>
              </m:ctrlPr>
            </m:naryPr>
            <m:sub>
              <m:r>
                <w:rPr>
                  <w:rFonts w:ascii="Cambria Math" w:hAnsi="Cambria Math"/>
                </w:rPr>
                <m:t>i=g+1</m:t>
              </m:r>
            </m:sub>
            <m:sup>
              <m:r>
                <w:rPr>
                  <w:rFonts w:ascii="Cambria Math" w:hAnsi="Cambria Math"/>
                </w:rPr>
                <m:t>N</m:t>
              </m:r>
            </m:sup>
            <m:e>
              <m:f>
                <m:fPr>
                  <m:ctrlPr>
                    <w:rPr>
                      <w:rFonts w:ascii="Cambria Math" w:hAnsi="Cambria Math"/>
                      <w:i/>
                    </w:rPr>
                  </m:ctrlPr>
                </m:fPr>
                <m:num>
                  <m:r>
                    <w:rPr>
                      <w:rFonts w:ascii="Cambria Math" w:hAnsi="Cambria Math"/>
                    </w:rPr>
                    <m:t>i-1</m:t>
                  </m:r>
                </m:num>
                <m:den>
                  <m:r>
                    <w:rPr>
                      <w:rFonts w:ascii="Cambria Math" w:hAnsi="Cambria Math"/>
                    </w:rPr>
                    <m:t>i</m:t>
                  </m:r>
                </m:den>
              </m:f>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g+1</m:t>
              </m:r>
            </m:den>
          </m:f>
          <m:r>
            <w:rPr>
              <w:rFonts w:ascii="Cambria Math" w:hAnsi="Cambria Math"/>
            </w:rPr>
            <m:t>×</m:t>
          </m:r>
          <m:f>
            <m:fPr>
              <m:ctrlPr>
                <w:rPr>
                  <w:rFonts w:ascii="Cambria Math" w:hAnsi="Cambria Math"/>
                  <w:i/>
                </w:rPr>
              </m:ctrlPr>
            </m:fPr>
            <m:num>
              <m:r>
                <w:rPr>
                  <w:rFonts w:ascii="Cambria Math" w:hAnsi="Cambria Math"/>
                </w:rPr>
                <m:t>g+1</m:t>
              </m:r>
            </m:num>
            <m:den>
              <m:r>
                <w:rPr>
                  <w:rFonts w:ascii="Cambria Math" w:hAnsi="Cambria Math"/>
                </w:rPr>
                <m:t>g+2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0580423B" w14:textId="3B5F8796" w:rsidR="00534F80" w:rsidRDefault="00534F80" w:rsidP="00282C1F">
      <w:pPr>
        <w:pStyle w:val="a0"/>
        <w:ind w:firstLine="480"/>
      </w:pPr>
      <w:r>
        <w:rPr>
          <w:rFonts w:hint="eastAsia"/>
        </w:rPr>
        <w:t>得证。</w:t>
      </w:r>
    </w:p>
    <w:p w14:paraId="5AE163D3" w14:textId="533F24F4" w:rsidR="00534F80" w:rsidRDefault="00534F80" w:rsidP="00FE0FBE">
      <w:pPr>
        <w:pStyle w:val="20"/>
      </w:pPr>
      <w:bookmarkStart w:id="85" w:name="_Ref131752236"/>
      <w:bookmarkStart w:id="86" w:name="_Ref131752241"/>
      <w:bookmarkStart w:id="87" w:name="_Toc132115338"/>
      <w:r>
        <w:rPr>
          <w:rFonts w:hint="eastAsia"/>
        </w:rPr>
        <w:t>并行蓄水池算法</w:t>
      </w:r>
      <w:bookmarkEnd w:id="85"/>
      <w:bookmarkEnd w:id="86"/>
      <w:bookmarkEnd w:id="87"/>
    </w:p>
    <w:p w14:paraId="3879787C" w14:textId="6CB66373" w:rsidR="00534F80" w:rsidRDefault="000877EF" w:rsidP="00534F80">
      <w:pPr>
        <w:pStyle w:val="a0"/>
        <w:ind w:firstLine="480"/>
      </w:pPr>
      <w:r>
        <w:rPr>
          <w:rFonts w:hint="eastAsia"/>
        </w:rPr>
        <w:t>现在我们考虑这样一种分布式</w:t>
      </w:r>
      <w:r>
        <w:rPr>
          <w:rFonts w:hint="eastAsia"/>
        </w:rPr>
        <w:t>/</w:t>
      </w:r>
      <w:r>
        <w:rPr>
          <w:rFonts w:hint="eastAsia"/>
        </w:rPr>
        <w:t>并行的情况：一个很大的数据流需要被分为多个</w:t>
      </w:r>
      <w:r w:rsidR="00DB57C8">
        <w:rPr>
          <w:rFonts w:hint="eastAsia"/>
        </w:rPr>
        <w:t>数据流，由多个线程</w:t>
      </w:r>
      <w:r w:rsidR="00DB57C8">
        <w:rPr>
          <w:rFonts w:hint="eastAsia"/>
        </w:rPr>
        <w:t>/</w:t>
      </w:r>
      <w:r w:rsidR="00DB57C8">
        <w:rPr>
          <w:rFonts w:hint="eastAsia"/>
        </w:rPr>
        <w:t>分布式服务器分别取样，再将结果汇总。这需要我们有将两个取样结果（每个取样结果中有</w:t>
      </w:r>
      <w:r w:rsidR="00DB57C8">
        <w:rPr>
          <w:rFonts w:hint="eastAsia"/>
        </w:rPr>
        <w:t>k</w:t>
      </w:r>
      <w:r w:rsidR="00DB57C8">
        <w:rPr>
          <w:rFonts w:hint="eastAsia"/>
        </w:rPr>
        <w:t>个样本，两个取样结果有</w:t>
      </w:r>
      <w:r w:rsidR="00DB57C8">
        <w:rPr>
          <w:rFonts w:hint="eastAsia"/>
        </w:rPr>
        <w:t>2k</w:t>
      </w:r>
      <w:r w:rsidR="00DB57C8">
        <w:rPr>
          <w:rFonts w:hint="eastAsia"/>
        </w:rPr>
        <w:t>个样本）合并为一个取样结果（</w:t>
      </w:r>
      <w:r w:rsidR="00DB57C8">
        <w:rPr>
          <w:rFonts w:hint="eastAsia"/>
        </w:rPr>
        <w:t>k</w:t>
      </w:r>
      <w:r w:rsidR="00DB57C8">
        <w:rPr>
          <w:rFonts w:hint="eastAsia"/>
        </w:rPr>
        <w:t>个样本）的算法。</w:t>
      </w:r>
    </w:p>
    <w:p w14:paraId="2B4D6438" w14:textId="599AB6F4" w:rsidR="00CF753E" w:rsidRDefault="00CF753E" w:rsidP="00FE0FBE">
      <w:pPr>
        <w:pStyle w:val="3"/>
      </w:pPr>
      <w:bookmarkStart w:id="88" w:name="_Toc132115339"/>
      <w:r>
        <w:rPr>
          <w:rFonts w:hint="eastAsia"/>
        </w:rPr>
        <w:t>算法流程</w:t>
      </w:r>
      <w:bookmarkEnd w:id="88"/>
    </w:p>
    <w:p w14:paraId="5359C470" w14:textId="3AD42587" w:rsidR="00DA0FEC" w:rsidRDefault="00DA0FEC" w:rsidP="00534F80">
      <w:pPr>
        <w:pStyle w:val="a0"/>
        <w:ind w:firstLine="480"/>
      </w:pPr>
      <w:r>
        <w:rPr>
          <w:rFonts w:hint="eastAsia"/>
        </w:rPr>
        <w:t>多个数据流的算法</w:t>
      </w:r>
      <w:r w:rsidR="008E74CE">
        <w:rPr>
          <w:rFonts w:hint="eastAsia"/>
        </w:rPr>
        <w:t>可</w:t>
      </w:r>
      <w:r>
        <w:rPr>
          <w:rFonts w:hint="eastAsia"/>
        </w:rPr>
        <w:t>由只有两个数据流的算法推广而来，我们可以先考虑只有两个数据流的取样算法。</w:t>
      </w:r>
    </w:p>
    <w:p w14:paraId="58702264" w14:textId="44CFA734" w:rsidR="00DB57C8" w:rsidRDefault="00DB57C8" w:rsidP="00534F80">
      <w:pPr>
        <w:pStyle w:val="a0"/>
        <w:ind w:firstLine="480"/>
      </w:pPr>
      <w:r>
        <w:rPr>
          <w:rFonts w:hint="eastAsia"/>
        </w:rPr>
        <w:lastRenderedPageBreak/>
        <w:t>假设我们现有两个数组</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eastAsia"/>
        </w:rPr>
        <w:t>，分别</w:t>
      </w:r>
      <w:r w:rsidR="008D65FA">
        <w:rPr>
          <w:rFonts w:hint="eastAsia"/>
        </w:rPr>
        <w:t>表示</w:t>
      </w:r>
      <w:r>
        <w:rPr>
          <w:rFonts w:hint="eastAsia"/>
        </w:rPr>
        <w:t>来自</w:t>
      </w:r>
      <w:r w:rsidR="00DA0FEC">
        <w:rPr>
          <w:rFonts w:hint="eastAsia"/>
        </w:rPr>
        <w:t>朴素</w:t>
      </w:r>
      <w:r>
        <w:rPr>
          <w:rFonts w:hint="eastAsia"/>
        </w:rPr>
        <w:t>蓄水池算法对于总量为</w:t>
      </w:r>
      <m:oMath>
        <m:r>
          <w:rPr>
            <w:rFonts w:ascii="Cambria Math" w:hAnsi="Cambria Math" w:hint="eastAsia"/>
          </w:rPr>
          <m:t>N</m:t>
        </m:r>
        <m:r>
          <w:rPr>
            <w:rFonts w:ascii="Cambria Math" w:hAnsi="Cambria Math"/>
          </w:rPr>
          <m:t xml:space="preserve">, </m:t>
        </m:r>
        <m:r>
          <w:rPr>
            <w:rFonts w:ascii="Cambria Math" w:hAnsi="Cambria Math" w:hint="eastAsia"/>
          </w:rPr>
          <m:t>M</m:t>
        </m:r>
      </m:oMath>
      <w:r>
        <w:rPr>
          <w:rFonts w:hint="eastAsia"/>
        </w:rPr>
        <w:t>的数据流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Pr>
          <w:rFonts w:hint="eastAsia"/>
        </w:rPr>
        <w:t>进行取样</w:t>
      </w:r>
      <w:r w:rsidR="00777076">
        <w:rPr>
          <w:rFonts w:hint="eastAsia"/>
        </w:rPr>
        <w:t>后所得的取样结果，两个数组的长度均为</w:t>
      </w:r>
      <m:oMath>
        <m:r>
          <w:rPr>
            <w:rFonts w:ascii="Cambria Math" w:hAnsi="Cambria Math" w:hint="eastAsia"/>
          </w:rPr>
          <m:t>k</m:t>
        </m:r>
      </m:oMath>
      <w:r w:rsidR="008D65FA">
        <w:rPr>
          <w:rFonts w:hint="eastAsia"/>
        </w:rPr>
        <w:t>（</w:t>
      </w:r>
      <m:oMath>
        <m:r>
          <w:rPr>
            <w:rFonts w:ascii="Cambria Math" w:hAnsi="Cambria Math" w:hint="eastAsia"/>
          </w:rPr>
          <m:t>N</m:t>
        </m:r>
        <m:r>
          <w:rPr>
            <w:rFonts w:ascii="Cambria Math" w:hAnsi="Cambria Math"/>
          </w:rPr>
          <m:t>, M</m:t>
        </m:r>
      </m:oMath>
      <w:r w:rsidR="008D65FA">
        <w:rPr>
          <w:rFonts w:hint="eastAsia"/>
        </w:rPr>
        <w:t>均远大于</w:t>
      </w:r>
      <m:oMath>
        <m:r>
          <w:rPr>
            <w:rFonts w:ascii="Cambria Math" w:hAnsi="Cambria Math" w:hint="eastAsia"/>
          </w:rPr>
          <m:t>k</m:t>
        </m:r>
      </m:oMath>
      <w:r w:rsidR="008D65FA">
        <w:rPr>
          <w:rFonts w:hint="eastAsia"/>
        </w:rPr>
        <w:t>）</w:t>
      </w:r>
      <w:r w:rsidR="00777076">
        <w:rPr>
          <w:rFonts w:hint="eastAsia"/>
        </w:rPr>
        <w:t>。因为程序实现时，可以对于数据流中元素的个数进行</w:t>
      </w:r>
      <w:r w:rsidR="008D65FA">
        <w:rPr>
          <w:rFonts w:hint="eastAsia"/>
        </w:rPr>
        <w:t>计数</w:t>
      </w:r>
      <w:r w:rsidR="00777076">
        <w:rPr>
          <w:rFonts w:hint="eastAsia"/>
        </w:rPr>
        <w:t>，所以</w:t>
      </w:r>
      <m:oMath>
        <m:r>
          <w:rPr>
            <w:rFonts w:ascii="Cambria Math" w:hAnsi="Cambria Math" w:hint="eastAsia"/>
          </w:rPr>
          <m:t>N</m:t>
        </m:r>
        <m:r>
          <w:rPr>
            <w:rFonts w:ascii="Cambria Math" w:hAnsi="Cambria Math"/>
          </w:rPr>
          <m:t xml:space="preserve">, </m:t>
        </m:r>
        <m:r>
          <w:rPr>
            <w:rFonts w:ascii="Cambria Math" w:hAnsi="Cambria Math" w:hint="eastAsia"/>
          </w:rPr>
          <m:t>M</m:t>
        </m:r>
      </m:oMath>
      <w:r w:rsidR="00777076">
        <w:rPr>
          <w:rFonts w:hint="eastAsia"/>
        </w:rPr>
        <w:t>均为已知的。</w:t>
      </w:r>
    </w:p>
    <w:p w14:paraId="1FAC099E" w14:textId="6F0DD959" w:rsidR="008D65FA" w:rsidRDefault="00777076" w:rsidP="008D65FA">
      <w:pPr>
        <w:pStyle w:val="a0"/>
        <w:ind w:firstLine="480"/>
      </w:pPr>
      <w:r>
        <w:rPr>
          <w:rFonts w:hint="eastAsia"/>
        </w:rPr>
        <w:t>在合并两个取样结果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sidR="008D65FA">
        <w:rPr>
          <w:rFonts w:hint="eastAsia"/>
        </w:rPr>
        <w:t>时，</w:t>
      </w:r>
      <w:r w:rsidR="00C67B8C">
        <w:rPr>
          <w:rFonts w:hint="eastAsia"/>
        </w:rPr>
        <w:t>为了</w:t>
      </w:r>
      <w:r w:rsidR="008D65FA">
        <w:rPr>
          <w:rFonts w:hint="eastAsia"/>
        </w:rPr>
        <w:t>保证合并后的取样结果</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N+M</m:t>
            </m:r>
          </m:sub>
        </m:sSub>
      </m:oMath>
      <w:r w:rsidR="008D65FA">
        <w:rPr>
          <w:rFonts w:hint="eastAsia"/>
        </w:rPr>
        <w:t>等价于将数据流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sidR="008D65FA">
        <w:rPr>
          <w:rFonts w:hint="eastAsia"/>
        </w:rPr>
        <w:t>合并为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L</m:t>
            </m:r>
          </m:sub>
        </m:sSub>
      </m:oMath>
      <w:r w:rsidR="008D65FA">
        <w:rPr>
          <w:rFonts w:hint="eastAsia"/>
        </w:rPr>
        <w:t>，并使用</w:t>
      </w:r>
      <w:r w:rsidR="00DA0FEC">
        <w:rPr>
          <w:rFonts w:hint="eastAsia"/>
        </w:rPr>
        <w:t>朴素</w:t>
      </w:r>
      <w:r w:rsidR="008D65FA">
        <w:rPr>
          <w:rFonts w:hint="eastAsia"/>
        </w:rPr>
        <w:t>蓄水池算法进行取样后得到的取样结果</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8D65FA">
        <w:rPr>
          <w:rFonts w:hint="eastAsia"/>
        </w:rPr>
        <w:t>，</w:t>
      </w:r>
      <w:r w:rsidR="00C67B8C">
        <w:rPr>
          <w:rFonts w:hint="eastAsia"/>
        </w:rPr>
        <w:t>就</w:t>
      </w:r>
      <w:r w:rsidR="008D65FA">
        <w:rPr>
          <w:rFonts w:hint="eastAsia"/>
        </w:rPr>
        <w:t>需要在合并时，为取样结果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sidR="008D65FA">
        <w:rPr>
          <w:rFonts w:hint="eastAsia"/>
        </w:rPr>
        <w:t>加上权重。权重取决于其</w:t>
      </w:r>
      <w:r w:rsidR="00C67B8C">
        <w:rPr>
          <w:rFonts w:hint="eastAsia"/>
        </w:rPr>
        <w:t>所来自的数据流中元素的总数，即</w:t>
      </w:r>
      <m:oMath>
        <m:r>
          <w:rPr>
            <w:rFonts w:ascii="Cambria Math" w:hAnsi="Cambria Math" w:hint="eastAsia"/>
          </w:rPr>
          <m:t>N</m:t>
        </m:r>
      </m:oMath>
      <w:r w:rsidR="00C67B8C">
        <w:rPr>
          <w:rFonts w:hint="eastAsia"/>
        </w:rPr>
        <w:t>和</w:t>
      </w:r>
      <m:oMath>
        <m:r>
          <w:rPr>
            <w:rFonts w:ascii="Cambria Math" w:hAnsi="Cambria Math" w:hint="eastAsia"/>
          </w:rPr>
          <m:t>M</m:t>
        </m:r>
      </m:oMath>
      <w:r w:rsidR="00C67B8C">
        <w:rPr>
          <w:rFonts w:hint="eastAsia"/>
        </w:rPr>
        <w:t>。</w:t>
      </w:r>
    </w:p>
    <w:p w14:paraId="3A3866DA" w14:textId="68993ED4" w:rsidR="006866DB" w:rsidRPr="00A13D79" w:rsidRDefault="00C67B8C" w:rsidP="007520DC">
      <w:pPr>
        <w:pStyle w:val="a0"/>
        <w:ind w:firstLine="480"/>
        <w:rPr>
          <w:i/>
        </w:rPr>
      </w:pPr>
      <w:r>
        <w:rPr>
          <w:rFonts w:hint="eastAsia"/>
        </w:rPr>
        <w:t>合并时，从取样结果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eastAsia"/>
        </w:rPr>
        <w:t>取出共</w:t>
      </w:r>
      <m:oMath>
        <m:r>
          <w:rPr>
            <w:rFonts w:ascii="Cambria Math" w:hAnsi="Cambria Math" w:hint="eastAsia"/>
          </w:rPr>
          <m:t>k</m:t>
        </m:r>
      </m:oMath>
      <w:r>
        <w:rPr>
          <w:rFonts w:hint="eastAsia"/>
        </w:rPr>
        <w:t>个元素组成取样结果</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merge</m:t>
            </m:r>
          </m:sub>
        </m:sSub>
      </m:oMath>
      <w:r>
        <w:rPr>
          <w:rFonts w:hint="eastAsia"/>
        </w:rPr>
        <w:t>。定义</w:t>
      </w:r>
      <m:oMath>
        <m:r>
          <w:rPr>
            <w:rFonts w:ascii="Cambria Math" w:hAnsi="Cambria Math"/>
          </w:rPr>
          <m:t>p=</m:t>
        </m:r>
        <m:f>
          <m:fPr>
            <m:ctrlPr>
              <w:rPr>
                <w:rFonts w:ascii="Cambria Math" w:hAnsi="Cambria Math"/>
                <w:i/>
              </w:rPr>
            </m:ctrlPr>
          </m:fPr>
          <m:num>
            <m:r>
              <w:rPr>
                <w:rFonts w:ascii="Cambria Math" w:hAnsi="Cambria Math"/>
              </w:rPr>
              <m:t>M</m:t>
            </m:r>
          </m:num>
          <m:den>
            <m:r>
              <w:rPr>
                <w:rFonts w:ascii="Cambria Math" w:hAnsi="Cambria Math"/>
              </w:rPr>
              <m:t>M+N</m:t>
            </m:r>
          </m:den>
        </m:f>
      </m:oMath>
      <w:r>
        <w:rPr>
          <w:rFonts w:hint="eastAsia"/>
        </w:rPr>
        <w:t>，每次取元素时，我们随机生成一个取值范围在</w:t>
      </w:r>
      <m:oMath>
        <m:d>
          <m:dPr>
            <m:begChr m:val="["/>
            <m:endChr m:val="]"/>
            <m:ctrlPr>
              <w:rPr>
                <w:rFonts w:ascii="Cambria Math" w:hAnsi="Cambria Math"/>
                <w:i/>
              </w:rPr>
            </m:ctrlPr>
          </m:dPr>
          <m:e>
            <m:r>
              <w:rPr>
                <w:rFonts w:ascii="Cambria Math" w:hAnsi="Cambria Math"/>
              </w:rPr>
              <m:t>0, 1</m:t>
            </m:r>
          </m:e>
        </m:d>
      </m:oMath>
      <w:r>
        <w:rPr>
          <w:rFonts w:hint="eastAsia"/>
        </w:rPr>
        <w:t>的浮点数</w:t>
      </w:r>
      <m:oMath>
        <m:sSub>
          <m:sSubPr>
            <m:ctrlPr>
              <w:rPr>
                <w:rFonts w:ascii="Cambria Math" w:hAnsi="Cambria Math"/>
                <w:i/>
              </w:rPr>
            </m:ctrlPr>
          </m:sSubPr>
          <m:e>
            <m:r>
              <w:rPr>
                <w:rFonts w:ascii="Cambria Math" w:hAnsi="Cambria Math"/>
              </w:rPr>
              <m:t>f</m:t>
            </m:r>
          </m:e>
          <m:sub>
            <m:r>
              <w:rPr>
                <w:rFonts w:ascii="Cambria Math" w:hAnsi="Cambria Math"/>
              </w:rPr>
              <m:t>coin</m:t>
            </m:r>
          </m:sub>
        </m:sSub>
      </m:oMath>
      <w:r>
        <w:rPr>
          <w:rFonts w:hint="eastAsia"/>
        </w:rPr>
        <w:t>（相当于掷一个硬币），如果</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coin</m:t>
            </m:r>
          </m:sub>
        </m:sSub>
        <m:r>
          <w:rPr>
            <w:rFonts w:ascii="Cambria Math" w:hAnsi="Cambria Math"/>
          </w:rPr>
          <m:t>≥p</m:t>
        </m:r>
      </m:oMath>
      <w:r>
        <w:rPr>
          <w:rFonts w:hint="eastAsia"/>
        </w:rPr>
        <w:t>，则从</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Pr>
          <w:rFonts w:hint="eastAsia"/>
        </w:rPr>
        <w:t>中不</w:t>
      </w:r>
      <w:r w:rsidR="00CF753E">
        <w:rPr>
          <w:rFonts w:hint="eastAsia"/>
        </w:rPr>
        <w:t>放回地随机</w:t>
      </w:r>
      <w:r>
        <w:rPr>
          <w:rFonts w:hint="eastAsia"/>
        </w:rPr>
        <w:t>取出一个</w:t>
      </w:r>
      <w:r w:rsidR="00CF753E">
        <w:rPr>
          <w:rFonts w:hint="eastAsia"/>
        </w:rPr>
        <w:t>元素放入</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sidR="00CF753E">
        <w:rPr>
          <w:rFonts w:hint="eastAsia"/>
        </w:rPr>
        <w:t>，否则从</w:t>
      </w:r>
      <m:oMath>
        <m:sSub>
          <m:sSubPr>
            <m:ctrlPr>
              <w:rPr>
                <w:rFonts w:ascii="Cambria Math" w:hAnsi="Cambria Math"/>
                <w:i/>
              </w:rPr>
            </m:ctrlPr>
          </m:sSubPr>
          <m:e>
            <m:r>
              <w:rPr>
                <w:rFonts w:ascii="Cambria Math" w:hAnsi="Cambria Math"/>
              </w:rPr>
              <m:t>R</m:t>
            </m:r>
          </m:e>
          <m:sub>
            <m:r>
              <w:rPr>
                <w:rFonts w:ascii="Cambria Math" w:hAnsi="Cambria Math" w:hint="eastAsia"/>
              </w:rPr>
              <m:t>M</m:t>
            </m:r>
          </m:sub>
        </m:sSub>
      </m:oMath>
      <w:r w:rsidR="00CF753E">
        <w:rPr>
          <w:rFonts w:hint="eastAsia"/>
        </w:rPr>
        <w:t>中不放回地随机取出一个元素放入</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sidR="00A13D79">
        <w:rPr>
          <w:rFonts w:hint="eastAsia"/>
        </w:rPr>
        <w:t>，时间复杂度为</w:t>
      </w:r>
      <m:oMath>
        <m:r>
          <w:rPr>
            <w:rFonts w:ascii="Cambria Math" w:hAnsi="Cambria Math"/>
          </w:rPr>
          <m:t>O(k)</m:t>
        </m:r>
      </m:oMath>
      <w:r w:rsidR="00A13D79">
        <w:rPr>
          <w:rFonts w:hint="eastAsia"/>
        </w:rPr>
        <w:t>。</w:t>
      </w:r>
    </w:p>
    <w:p w14:paraId="14259946" w14:textId="7E734BAC" w:rsidR="00CF753E" w:rsidRDefault="006866DB" w:rsidP="006866DB">
      <w:pPr>
        <w:pStyle w:val="a0"/>
        <w:ind w:firstLine="480"/>
      </w:pPr>
      <w:r>
        <w:rPr>
          <w:rFonts w:hint="eastAsia"/>
        </w:rPr>
        <w:t>最终我们可以获得针对</w:t>
      </w:r>
      <m:oMath>
        <m:r>
          <w:rPr>
            <w:rFonts w:ascii="Cambria Math" w:hAnsi="Cambria Math"/>
          </w:rPr>
          <m:t>2</m:t>
        </m:r>
      </m:oMath>
      <w:r>
        <w:rPr>
          <w:rFonts w:hint="eastAsia"/>
        </w:rPr>
        <w:t>个数据流的</w:t>
      </w:r>
      <m:oMath>
        <m:r>
          <w:rPr>
            <w:rFonts w:ascii="Cambria Math" w:hAnsi="Cambria Math"/>
          </w:rPr>
          <m:t>k</m:t>
        </m:r>
      </m:oMath>
      <w:r>
        <w:rPr>
          <w:rFonts w:hint="eastAsia"/>
        </w:rPr>
        <w:t>个样本，且时间复杂度为</w:t>
      </w:r>
      <m:oMath>
        <m:r>
          <w:rPr>
            <w:rFonts w:ascii="Cambria Math" w:hAnsi="Cambria Math"/>
          </w:rPr>
          <m:t>O(</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M,N</m:t>
                </m:r>
              </m:e>
            </m:d>
          </m:e>
        </m:func>
        <m:r>
          <w:rPr>
            <w:rFonts w:ascii="Cambria Math" w:hAnsi="Cambria Math"/>
          </w:rPr>
          <m:t>+</m:t>
        </m:r>
        <m:r>
          <w:rPr>
            <w:rFonts w:ascii="Cambria Math" w:hAnsi="Cambria Math" w:hint="eastAsia"/>
          </w:rPr>
          <m:t>k</m:t>
        </m:r>
        <m:r>
          <w:rPr>
            <w:rFonts w:ascii="Cambria Math" w:hAnsi="Cambria Math"/>
          </w:rPr>
          <m:t>)</m:t>
        </m:r>
      </m:oMath>
      <w:r>
        <w:rPr>
          <w:rFonts w:hint="eastAsia"/>
        </w:rPr>
        <w:t>，空间复杂度仅为</w:t>
      </w:r>
      <m:oMath>
        <m:r>
          <w:rPr>
            <w:rFonts w:ascii="Cambria Math" w:hAnsi="Cambria Math"/>
          </w:rPr>
          <m:t>O(k)</m:t>
        </m:r>
      </m:oMath>
      <w:r>
        <w:rPr>
          <w:rFonts w:hint="eastAsia"/>
        </w:rPr>
        <w:t>。</w:t>
      </w:r>
      <w:sdt>
        <w:sdtPr>
          <w:rPr>
            <w:rFonts w:hint="eastAsia"/>
          </w:rPr>
          <w:id w:val="-1273466715"/>
          <w:citation/>
        </w:sdtPr>
        <w:sdtEndPr/>
        <w:sdtContent>
          <w:r>
            <w:fldChar w:fldCharType="begin"/>
          </w:r>
          <w:r>
            <w:instrText xml:space="preserve"> </w:instrText>
          </w:r>
          <w:r>
            <w:rPr>
              <w:rFonts w:hint="eastAsia"/>
            </w:rPr>
            <w:instrText>CITATION Dis14 \l 2052</w:instrText>
          </w:r>
          <w:r>
            <w:instrText xml:space="preserve"> </w:instrText>
          </w:r>
          <w:r>
            <w:fldChar w:fldCharType="separate"/>
          </w:r>
          <w:r w:rsidR="008E74CE">
            <w:rPr>
              <w:rFonts w:hint="eastAsia"/>
              <w:noProof/>
            </w:rPr>
            <w:t xml:space="preserve"> (Bins, 2014)</w:t>
          </w:r>
          <w:r>
            <w:fldChar w:fldCharType="end"/>
          </w:r>
        </w:sdtContent>
      </w:sdt>
    </w:p>
    <w:p w14:paraId="7537944B" w14:textId="283BF22C" w:rsidR="00CF753E" w:rsidRDefault="004C3474" w:rsidP="00CF753E">
      <w:pPr>
        <w:pStyle w:val="a0"/>
        <w:ind w:firstLine="480"/>
      </w:pPr>
      <w:r>
        <w:rPr>
          <w:rFonts w:hint="eastAsia"/>
        </w:rPr>
        <w:t>只有两个</w:t>
      </w:r>
      <w:r w:rsidR="00716256">
        <w:rPr>
          <w:rFonts w:hint="eastAsia"/>
        </w:rPr>
        <w:t>数据流</w:t>
      </w:r>
      <w:r w:rsidR="001B0CBD">
        <w:rPr>
          <w:rFonts w:hint="eastAsia"/>
        </w:rPr>
        <w:t>的并行蓄水池</w:t>
      </w:r>
      <w:r w:rsidR="00CF753E">
        <w:rPr>
          <w:rFonts w:hint="eastAsia"/>
        </w:rPr>
        <w:t>算法的伪代码如下所示：</w:t>
      </w:r>
    </w:p>
    <w:p w14:paraId="30F297AD" w14:textId="2F8D2056" w:rsidR="008301DF" w:rsidRDefault="00297F48" w:rsidP="0063427B">
      <w:pPr>
        <w:pStyle w:val="ab"/>
      </w:pPr>
      <w:r w:rsidRPr="00297F48">
        <w:rPr>
          <w:noProof/>
        </w:rPr>
        <w:drawing>
          <wp:inline distT="0" distB="0" distL="0" distR="0" wp14:anchorId="541E4ACC" wp14:editId="586479CE">
            <wp:extent cx="5274310" cy="30213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21330"/>
                    </a:xfrm>
                    <a:prstGeom prst="rect">
                      <a:avLst/>
                    </a:prstGeom>
                  </pic:spPr>
                </pic:pic>
              </a:graphicData>
            </a:graphic>
          </wp:inline>
        </w:drawing>
      </w:r>
    </w:p>
    <w:p w14:paraId="74FDC4BC" w14:textId="7CD0678F" w:rsidR="008D65FA" w:rsidRDefault="008301DF" w:rsidP="008301DF">
      <w:pPr>
        <w:pStyle w:val="ac"/>
        <w:rPr>
          <w:noProof/>
        </w:rPr>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8E74CE">
        <w:rPr>
          <w:noProof/>
        </w:rPr>
        <w:t>3</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8E74CE">
        <w:rPr>
          <w:noProof/>
        </w:rPr>
        <w:t>2</w:t>
      </w:r>
      <w:r w:rsidR="00633952">
        <w:fldChar w:fldCharType="end"/>
      </w:r>
      <w:r w:rsidR="001B0CBD">
        <w:rPr>
          <w:rFonts w:hint="eastAsia"/>
        </w:rPr>
        <w:t>两个数据流的并行蓄水池</w:t>
      </w:r>
      <w:r>
        <w:rPr>
          <w:rFonts w:hint="eastAsia"/>
        </w:rPr>
        <w:t>算法的</w:t>
      </w:r>
      <w:r>
        <w:rPr>
          <w:rFonts w:hint="eastAsia"/>
          <w:noProof/>
        </w:rPr>
        <w:t>伪代码</w:t>
      </w:r>
    </w:p>
    <w:p w14:paraId="2F6557FA" w14:textId="5399A06F" w:rsidR="006866DB" w:rsidRDefault="001B0CBD" w:rsidP="008301DF">
      <w:pPr>
        <w:pStyle w:val="a0"/>
        <w:ind w:firstLine="480"/>
      </w:pPr>
      <w:r>
        <w:rPr>
          <w:rFonts w:hint="eastAsia"/>
        </w:rPr>
        <w:t>想要将以上算法推广到多个数据流非常简单：</w:t>
      </w:r>
      <w:r w:rsidR="00297F48">
        <w:rPr>
          <w:rFonts w:hint="eastAsia"/>
        </w:rPr>
        <w:t>假设我们一共有</w:t>
      </w:r>
      <m:oMath>
        <m:r>
          <w:rPr>
            <w:rFonts w:ascii="Cambria Math" w:hAnsi="Cambria Math" w:hint="eastAsia"/>
          </w:rPr>
          <m:t>X</m:t>
        </m:r>
      </m:oMath>
      <w:r w:rsidR="00297F48">
        <w:rPr>
          <w:rFonts w:hint="eastAsia"/>
        </w:rPr>
        <w:t>台机器，分</w:t>
      </w:r>
      <w:r w:rsidR="00297F48">
        <w:rPr>
          <w:rFonts w:hint="eastAsia"/>
        </w:rPr>
        <w:lastRenderedPageBreak/>
        <w:t>别对</w:t>
      </w:r>
      <m:oMath>
        <m:r>
          <w:rPr>
            <w:rFonts w:ascii="Cambria Math" w:hAnsi="Cambria Math" w:hint="eastAsia"/>
          </w:rPr>
          <m:t>X</m:t>
        </m:r>
      </m:oMath>
      <w:r>
        <w:rPr>
          <w:rFonts w:hint="eastAsia"/>
        </w:rPr>
        <w:t>个</w:t>
      </w:r>
      <w:r w:rsidR="00297F48">
        <w:rPr>
          <w:rFonts w:hint="eastAsia"/>
        </w:rPr>
        <w:t>数据流进行取样后，将</w:t>
      </w:r>
      <m:oMath>
        <m:r>
          <w:rPr>
            <w:rFonts w:ascii="Cambria Math" w:hAnsi="Cambria Math" w:hint="eastAsia"/>
          </w:rPr>
          <m:t>X</m:t>
        </m:r>
      </m:oMath>
      <w:r w:rsidR="00297F48">
        <w:rPr>
          <w:rFonts w:hint="eastAsia"/>
        </w:rPr>
        <w:t>个取样结果两两合并，</w:t>
      </w:r>
      <w:r>
        <w:rPr>
          <w:rFonts w:hint="eastAsia"/>
        </w:rPr>
        <w:t>一共合并</w:t>
      </w:r>
      <m:oMath>
        <m:r>
          <w:rPr>
            <w:rFonts w:ascii="Cambria Math" w:hAnsi="Cambria Math" w:hint="eastAsia"/>
          </w:rPr>
          <m:t>X</m:t>
        </m:r>
        <m:r>
          <w:rPr>
            <w:rFonts w:ascii="Cambria Math" w:hAnsi="Cambria Math"/>
          </w:rPr>
          <m:t>-1</m:t>
        </m:r>
      </m:oMath>
      <w:r>
        <w:rPr>
          <w:rFonts w:hint="eastAsia"/>
        </w:rPr>
        <w:t>次，就</w:t>
      </w:r>
      <w:r w:rsidR="00297F48">
        <w:rPr>
          <w:rFonts w:hint="eastAsia"/>
        </w:rPr>
        <w:t>可以得到针对大数据流的取样结果。</w:t>
      </w:r>
      <w:r>
        <w:rPr>
          <w:rFonts w:hint="eastAsia"/>
        </w:rPr>
        <w:t>其中针对数据流的取样可以</w:t>
      </w:r>
      <w:r w:rsidR="009A4F5D">
        <w:rPr>
          <w:rFonts w:hint="eastAsia"/>
        </w:rPr>
        <w:t>并行</w:t>
      </w:r>
      <w:r>
        <w:rPr>
          <w:rFonts w:hint="eastAsia"/>
        </w:rPr>
        <w:t>执行，而合并也可以</w:t>
      </w:r>
      <w:r w:rsidR="009A4F5D">
        <w:rPr>
          <w:rFonts w:hint="eastAsia"/>
        </w:rPr>
        <w:t>并行</w:t>
      </w:r>
      <w:r>
        <w:rPr>
          <w:rFonts w:hint="eastAsia"/>
        </w:rPr>
        <w:t>执行，继而我们就可以说整个算法是一个</w:t>
      </w:r>
      <w:r w:rsidR="009A4F5D">
        <w:rPr>
          <w:rFonts w:hint="eastAsia"/>
        </w:rPr>
        <w:t>并行</w:t>
      </w:r>
      <w:r>
        <w:rPr>
          <w:rFonts w:hint="eastAsia"/>
        </w:rPr>
        <w:t>的算法。</w:t>
      </w:r>
    </w:p>
    <w:p w14:paraId="3234CB0C" w14:textId="57C75F80" w:rsidR="008301DF" w:rsidRDefault="001B0CBD" w:rsidP="008301DF">
      <w:pPr>
        <w:pStyle w:val="a0"/>
        <w:ind w:firstLine="480"/>
      </w:pPr>
      <w:r>
        <w:rPr>
          <w:rFonts w:hint="eastAsia"/>
        </w:rPr>
        <w:t>具体的过程</w:t>
      </w:r>
      <w:r w:rsidR="006866DB">
        <w:rPr>
          <w:rFonts w:hint="eastAsia"/>
        </w:rPr>
        <w:t>和实现方式</w:t>
      </w:r>
      <w:r>
        <w:rPr>
          <w:rFonts w:hint="eastAsia"/>
        </w:rPr>
        <w:t>将在</w:t>
      </w:r>
      <w:r>
        <w:fldChar w:fldCharType="begin"/>
      </w:r>
      <w:r>
        <w:instrText xml:space="preserve"> </w:instrText>
      </w:r>
      <w:r>
        <w:rPr>
          <w:rFonts w:hint="eastAsia"/>
        </w:rPr>
        <w:instrText>REF _Ref131703107 \h</w:instrText>
      </w:r>
      <w:r>
        <w:instrText xml:space="preserve"> </w:instrText>
      </w:r>
      <w:r>
        <w:fldChar w:fldCharType="separate"/>
      </w:r>
      <w:r w:rsidR="008E74CE">
        <w:rPr>
          <w:rFonts w:hint="eastAsia"/>
        </w:rPr>
        <w:t>基于</w:t>
      </w:r>
      <w:r w:rsidR="008E74CE">
        <w:t>Java</w:t>
      </w:r>
      <w:r w:rsidR="008E74CE">
        <w:rPr>
          <w:rFonts w:hint="eastAsia"/>
        </w:rPr>
        <w:t>的蓄水池算法实现</w:t>
      </w:r>
      <w:r>
        <w:fldChar w:fldCharType="end"/>
      </w:r>
      <w:r>
        <w:rPr>
          <w:rFonts w:hint="eastAsia"/>
        </w:rPr>
        <w:t>一节进行描述。</w:t>
      </w:r>
    </w:p>
    <w:p w14:paraId="296F4876" w14:textId="7C795641" w:rsidR="001B0CBD" w:rsidRDefault="001B0CBD" w:rsidP="00FE0FBE">
      <w:pPr>
        <w:pStyle w:val="3"/>
      </w:pPr>
      <w:bookmarkStart w:id="89" w:name="_Toc132115340"/>
      <w:r>
        <w:rPr>
          <w:rFonts w:hint="eastAsia"/>
        </w:rPr>
        <w:t>算法证明</w:t>
      </w:r>
      <w:bookmarkEnd w:id="89"/>
    </w:p>
    <w:p w14:paraId="6F6464A6" w14:textId="77777777" w:rsidR="009734C7" w:rsidRDefault="009734C7" w:rsidP="009734C7">
      <w:pPr>
        <w:pStyle w:val="a0"/>
        <w:ind w:firstLine="480"/>
      </w:pPr>
      <w:r w:rsidRPr="009734C7">
        <w:rPr>
          <w:rFonts w:hint="eastAsia"/>
        </w:rPr>
        <w:t>取样结果</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oMath>
      <w:r w:rsidR="00DA0FEC">
        <w:rPr>
          <w:rFonts w:hint="eastAsia"/>
        </w:rPr>
        <w:t>中的元素是由朴素蓄水池抽样算法得到的</w:t>
      </w:r>
      <w:r>
        <w:rPr>
          <w:rFonts w:hint="eastAsia"/>
        </w:rPr>
        <w:t>。则数据流</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sidR="00DA0FEC">
        <w:rPr>
          <w:rFonts w:hint="eastAsia"/>
        </w:rPr>
        <w:t>的每个元素被取样的概率分别为</w:t>
      </w:r>
      <m:oMath>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rsidR="00DA0FEC">
        <w:rPr>
          <w:rFonts w:hint="eastAsia"/>
        </w:rPr>
        <w:t>，</w:t>
      </w:r>
      <w:r>
        <w:rPr>
          <w:rFonts w:hint="eastAsia"/>
        </w:rPr>
        <w:t>而从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M</m:t>
            </m:r>
          </m:sub>
        </m:sSub>
      </m:oMath>
      <w:r>
        <w:rPr>
          <w:rFonts w:hint="eastAsia"/>
        </w:rPr>
        <w:t>中取出一个元素的概率是</w:t>
      </w:r>
      <m:oMath>
        <m:f>
          <m:fPr>
            <m:ctrlPr>
              <w:rPr>
                <w:rFonts w:ascii="Cambria Math" w:hAnsi="Cambria Math"/>
                <w:i/>
              </w:rPr>
            </m:ctrlPr>
          </m:fPr>
          <m:num>
            <m:r>
              <w:rPr>
                <w:rFonts w:ascii="Cambria Math" w:hAnsi="Cambria Math"/>
              </w:rPr>
              <m:t>M</m:t>
            </m:r>
          </m:num>
          <m:den>
            <m:r>
              <w:rPr>
                <w:rFonts w:ascii="Cambria Math" w:hAnsi="Cambria Math"/>
              </w:rPr>
              <m:t>M+N</m:t>
            </m:r>
          </m:den>
        </m:f>
      </m:oMath>
      <w:r>
        <w:rPr>
          <w:rFonts w:hint="eastAsia"/>
        </w:rPr>
        <w:t>。所以，合并取样结果时，从数据流</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M</m:t>
            </m:r>
          </m:sub>
        </m:sSub>
      </m:oMath>
      <w:r>
        <w:rPr>
          <w:rFonts w:hint="eastAsia"/>
        </w:rPr>
        <w:t>中采样一个元素的概率是</w:t>
      </w:r>
      <m:oMath>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m:t>
            </m:r>
          </m:den>
        </m:f>
      </m:oMath>
      <w:r>
        <w:rPr>
          <w:rFonts w:hint="eastAsia"/>
        </w:rPr>
        <w:t>。同理，从数据流</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M</m:t>
            </m:r>
          </m:sub>
        </m:sSub>
      </m:oMath>
      <w:r>
        <w:rPr>
          <w:rFonts w:hint="eastAsia"/>
        </w:rPr>
        <w:t>中采样一个元素的概率也是</w:t>
      </w:r>
      <m:oMath>
        <m:f>
          <m:fPr>
            <m:ctrlPr>
              <w:rPr>
                <w:rFonts w:ascii="Cambria Math" w:hAnsi="Cambria Math"/>
                <w:i/>
              </w:rPr>
            </m:ctrlPr>
          </m:fPr>
          <m:num>
            <m:r>
              <w:rPr>
                <w:rFonts w:ascii="Cambria Math" w:hAnsi="Cambria Math"/>
              </w:rPr>
              <m:t>1</m:t>
            </m:r>
          </m:num>
          <m:den>
            <m:r>
              <w:rPr>
                <w:rFonts w:ascii="Cambria Math" w:hAnsi="Cambria Math"/>
              </w:rPr>
              <m:t>M+N</m:t>
            </m:r>
          </m:den>
        </m:f>
      </m:oMath>
      <w:r>
        <w:rPr>
          <w:rFonts w:hint="eastAsia"/>
        </w:rPr>
        <w:t>。</w:t>
      </w:r>
    </w:p>
    <w:p w14:paraId="65B7053C" w14:textId="62751202" w:rsidR="006866DB" w:rsidRDefault="009734C7" w:rsidP="00890772">
      <w:pPr>
        <w:pStyle w:val="a0"/>
        <w:ind w:firstLine="480"/>
      </w:pPr>
      <w:r>
        <w:rPr>
          <w:rFonts w:hint="eastAsia"/>
        </w:rPr>
        <w:t>合并算法一共从</w:t>
      </w:r>
      <w:r w:rsidRPr="009734C7">
        <w:rPr>
          <w:rFonts w:hint="eastAsia"/>
        </w:rPr>
        <w:t>取样结果</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oMath>
      <w:r>
        <w:rPr>
          <w:rFonts w:hint="eastAsia"/>
        </w:rPr>
        <w:t>中取出</w:t>
      </w:r>
      <w:r>
        <w:rPr>
          <w:rFonts w:hint="eastAsia"/>
        </w:rPr>
        <w:t>k</w:t>
      </w:r>
      <w:r>
        <w:rPr>
          <w:rFonts w:hint="eastAsia"/>
        </w:rPr>
        <w:t>个元素，因此来自数据流</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hint="eastAsia"/>
        </w:rPr>
        <w:t>的元素均有</w:t>
      </w:r>
      <m:oMath>
        <m:f>
          <m:fPr>
            <m:ctrlPr>
              <w:rPr>
                <w:rFonts w:ascii="Cambria Math" w:hAnsi="Cambria Math"/>
                <w:i/>
              </w:rPr>
            </m:ctrlPr>
          </m:fPr>
          <m:num>
            <m:r>
              <w:rPr>
                <w:rFonts w:ascii="Cambria Math" w:hAnsi="Cambria Math"/>
              </w:rPr>
              <m:t>k</m:t>
            </m:r>
          </m:num>
          <m:den>
            <m:r>
              <w:rPr>
                <w:rFonts w:ascii="Cambria Math" w:hAnsi="Cambria Math"/>
              </w:rPr>
              <m:t>M+N</m:t>
            </m:r>
          </m:den>
        </m:f>
      </m:oMath>
      <w:r>
        <w:rPr>
          <w:rFonts w:hint="eastAsia"/>
        </w:rPr>
        <w:t>的概率被取样。</w:t>
      </w:r>
      <w:sdt>
        <w:sdtPr>
          <w:rPr>
            <w:rFonts w:hint="eastAsia"/>
          </w:rPr>
          <w:id w:val="-664312915"/>
          <w:citation/>
        </w:sdtPr>
        <w:sdtEndPr/>
        <w:sdtContent>
          <w:r>
            <w:fldChar w:fldCharType="begin"/>
          </w:r>
          <w:r>
            <w:instrText xml:space="preserve"> </w:instrText>
          </w:r>
          <w:r>
            <w:rPr>
              <w:rFonts w:hint="eastAsia"/>
            </w:rPr>
            <w:instrText>CITATION Dis14 \l 2052</w:instrText>
          </w:r>
          <w:r>
            <w:instrText xml:space="preserve"> </w:instrText>
          </w:r>
          <w:r>
            <w:fldChar w:fldCharType="separate"/>
          </w:r>
          <w:r w:rsidR="008E74CE">
            <w:rPr>
              <w:rFonts w:hint="eastAsia"/>
              <w:noProof/>
            </w:rPr>
            <w:t xml:space="preserve"> (Bins, 2014)</w:t>
          </w:r>
          <w:r>
            <w:fldChar w:fldCharType="end"/>
          </w:r>
        </w:sdtContent>
      </w:sdt>
    </w:p>
    <w:p w14:paraId="4BAF81AF" w14:textId="737E72FC" w:rsidR="00440A2E" w:rsidRDefault="00440A2E" w:rsidP="00890772">
      <w:pPr>
        <w:pStyle w:val="a0"/>
        <w:ind w:firstLine="480"/>
        <w:rPr>
          <w:ins w:id="90" w:author="佳民 陆" w:date="2023-04-25T11:44:00Z"/>
        </w:rPr>
      </w:pPr>
    </w:p>
    <w:p w14:paraId="7004A3BE" w14:textId="0E946DFA" w:rsidR="00A81E17" w:rsidRDefault="00A81E17" w:rsidP="00A81E17">
      <w:pPr>
        <w:pStyle w:val="a0"/>
        <w:ind w:firstLineChars="0" w:firstLine="0"/>
        <w:rPr>
          <w:ins w:id="91" w:author="佳民 陆" w:date="2023-04-25T11:44:00Z"/>
        </w:rPr>
      </w:pPr>
      <w:ins w:id="92" w:author="佳民 陆" w:date="2023-04-25T11:44:00Z">
        <w:r>
          <w:rPr>
            <w:rFonts w:hint="eastAsia"/>
          </w:rPr>
          <w:t>总结</w:t>
        </w:r>
      </w:ins>
    </w:p>
    <w:p w14:paraId="15A41162" w14:textId="18F19F71" w:rsidR="00A81E17" w:rsidRDefault="00A81E17" w:rsidP="00A81E17">
      <w:pPr>
        <w:pStyle w:val="a0"/>
        <w:ind w:firstLineChars="0" w:firstLine="0"/>
        <w:rPr>
          <w:ins w:id="93" w:author="佳民 陆" w:date="2023-04-25T11:48:00Z"/>
        </w:rPr>
      </w:pPr>
      <w:ins w:id="94" w:author="佳民 陆" w:date="2023-04-25T11:45:00Z">
        <w:r>
          <w:rPr>
            <w:rFonts w:hint="eastAsia"/>
          </w:rPr>
          <w:t>首先，我们证明了并行算法，在概率上仍能保证整个算法的正确性。</w:t>
        </w:r>
        <w:r w:rsidR="009F3397">
          <w:rPr>
            <w:rFonts w:hint="eastAsia"/>
          </w:rPr>
          <w:t>可是，在并行的过程中，我们是将整个过程分为了分配和合并两个</w:t>
        </w:r>
      </w:ins>
      <w:ins w:id="95" w:author="佳民 陆" w:date="2023-04-25T11:46:00Z">
        <w:r w:rsidR="009F3397">
          <w:rPr>
            <w:rFonts w:hint="eastAsia"/>
          </w:rPr>
          <w:t>阶段。在每个阶段通过分治思想减小了计算的规模，从而提升了计算效率。但是在这个过程中，如何能够更有效地协调两个阶段中不同性质的</w:t>
        </w:r>
      </w:ins>
      <w:ins w:id="96" w:author="佳民 陆" w:date="2023-04-25T11:47:00Z">
        <w:r w:rsidR="009F3397">
          <w:rPr>
            <w:rFonts w:hint="eastAsia"/>
          </w:rPr>
          <w:t>并发任务的计算流程，在保证计算结果正确的情况下，更进一步地提升算法的分配效率，是本文的重要研究内容。</w:t>
        </w:r>
      </w:ins>
    </w:p>
    <w:p w14:paraId="63DD9FF4" w14:textId="77777777" w:rsidR="009F3397" w:rsidRDefault="009F3397" w:rsidP="00A81E17">
      <w:pPr>
        <w:pStyle w:val="a0"/>
        <w:ind w:firstLineChars="0" w:firstLine="0"/>
        <w:rPr>
          <w:ins w:id="97" w:author="佳民 陆" w:date="2023-04-25T11:48:00Z"/>
        </w:rPr>
      </w:pPr>
    </w:p>
    <w:p w14:paraId="04015F4F" w14:textId="1C31A0FC" w:rsidR="009F3397" w:rsidRDefault="009F3397">
      <w:pPr>
        <w:pStyle w:val="a0"/>
        <w:ind w:firstLineChars="0" w:firstLine="0"/>
        <w:rPr>
          <w:ins w:id="98" w:author="佳民 陆" w:date="2023-04-25T11:44:00Z"/>
        </w:rPr>
        <w:pPrChange w:id="99" w:author="佳民 陆" w:date="2023-04-25T11:44:00Z">
          <w:pPr>
            <w:pStyle w:val="a0"/>
            <w:ind w:firstLine="480"/>
          </w:pPr>
        </w:pPrChange>
      </w:pPr>
      <w:ins w:id="100" w:author="佳民 陆" w:date="2023-04-25T11:48:00Z">
        <w:r>
          <w:rPr>
            <w:rFonts w:hint="eastAsia"/>
          </w:rPr>
          <w:t>对于并发任务的协调，</w:t>
        </w:r>
        <w:r>
          <w:rPr>
            <w:rFonts w:hint="eastAsia"/>
          </w:rPr>
          <w:t>Java</w:t>
        </w:r>
        <w:r>
          <w:rPr>
            <w:rFonts w:hint="eastAsia"/>
          </w:rPr>
          <w:t>可以做，</w:t>
        </w:r>
        <w:r>
          <w:rPr>
            <w:rFonts w:hint="eastAsia"/>
          </w:rPr>
          <w:t>Rust</w:t>
        </w:r>
        <w:r>
          <w:rPr>
            <w:rFonts w:hint="eastAsia"/>
          </w:rPr>
          <w:t>可以做，但是它们在并发任务的编程规范（范式）上存在区别，因此为了更好地利用不同语言的特性，实现</w:t>
        </w:r>
      </w:ins>
      <w:ins w:id="101" w:author="佳民 陆" w:date="2023-04-25T11:49:00Z">
        <w:r>
          <w:rPr>
            <w:rFonts w:hint="eastAsia"/>
          </w:rPr>
          <w:t>算法的效率的最优化，我们需要。。。。</w:t>
        </w:r>
      </w:ins>
    </w:p>
    <w:p w14:paraId="0CD23022" w14:textId="77777777" w:rsidR="00A81E17" w:rsidRDefault="00A81E17" w:rsidP="00890772">
      <w:pPr>
        <w:pStyle w:val="a0"/>
        <w:ind w:firstLine="480"/>
      </w:pPr>
    </w:p>
    <w:p w14:paraId="550E33E4" w14:textId="77777777" w:rsidR="00440A2E" w:rsidRDefault="00440A2E" w:rsidP="00890772">
      <w:pPr>
        <w:pStyle w:val="a0"/>
        <w:ind w:firstLine="480"/>
      </w:pPr>
    </w:p>
    <w:p w14:paraId="7014C7FB" w14:textId="77777777" w:rsidR="00440A2E" w:rsidRDefault="00440A2E" w:rsidP="00890772">
      <w:pPr>
        <w:pStyle w:val="a0"/>
        <w:ind w:firstLine="480"/>
        <w:sectPr w:rsidR="00440A2E" w:rsidSect="009734C7">
          <w:pgSz w:w="11906" w:h="16838"/>
          <w:pgMar w:top="1440" w:right="1800" w:bottom="1440" w:left="1800" w:header="851" w:footer="992" w:gutter="0"/>
          <w:cols w:space="425"/>
          <w:docGrid w:type="lines" w:linePitch="312"/>
        </w:sectPr>
      </w:pPr>
    </w:p>
    <w:p w14:paraId="1097D729" w14:textId="08382AAE" w:rsidR="00316718" w:rsidRDefault="00BC6617" w:rsidP="00FE0FBE">
      <w:pPr>
        <w:pStyle w:val="10"/>
        <w:spacing w:before="249" w:after="156"/>
      </w:pPr>
      <w:bookmarkStart w:id="102" w:name="_Toc131253747"/>
      <w:bookmarkStart w:id="103" w:name="_Ref131703107"/>
      <w:bookmarkStart w:id="104" w:name="_Toc132115341"/>
      <w:r>
        <w:rPr>
          <w:rFonts w:hint="eastAsia"/>
        </w:rPr>
        <w:lastRenderedPageBreak/>
        <w:t>基于</w:t>
      </w:r>
      <w:r>
        <w:t>Java</w:t>
      </w:r>
      <w:r>
        <w:rPr>
          <w:rFonts w:hint="eastAsia"/>
        </w:rPr>
        <w:t>的</w:t>
      </w:r>
      <w:r w:rsidR="00316718">
        <w:rPr>
          <w:rFonts w:hint="eastAsia"/>
        </w:rPr>
        <w:t>蓄水池算法实现</w:t>
      </w:r>
      <w:bookmarkEnd w:id="102"/>
      <w:bookmarkEnd w:id="103"/>
      <w:bookmarkEnd w:id="104"/>
    </w:p>
    <w:p w14:paraId="6DCA058A" w14:textId="4E7166A3" w:rsidR="007C1D0D" w:rsidRDefault="007C1D0D" w:rsidP="007C1D0D">
      <w:pPr>
        <w:pStyle w:val="a0"/>
        <w:ind w:firstLine="480"/>
        <w:rPr>
          <w:ins w:id="105" w:author="佳民 陆" w:date="2023-04-25T11:54:00Z"/>
        </w:rPr>
      </w:pPr>
      <w:r>
        <w:rPr>
          <w:rFonts w:hint="eastAsia"/>
        </w:rPr>
        <w:t>本章给出了一种并行蓄水池算法的实现方式，并使用</w:t>
      </w:r>
      <w:r>
        <w:rPr>
          <w:rFonts w:hint="eastAsia"/>
        </w:rPr>
        <w:t>Java</w:t>
      </w:r>
      <w:r>
        <w:rPr>
          <w:rFonts w:hint="eastAsia"/>
        </w:rPr>
        <w:t>对并行蓄水池算法进行了代码实现，最后对于代码进行了黑盒测试。</w:t>
      </w:r>
    </w:p>
    <w:p w14:paraId="436D92A9" w14:textId="77777777" w:rsidR="009F3397" w:rsidRDefault="009F3397" w:rsidP="007C1D0D">
      <w:pPr>
        <w:pStyle w:val="a0"/>
        <w:ind w:firstLine="480"/>
        <w:rPr>
          <w:ins w:id="106" w:author="佳民 陆" w:date="2023-04-25T11:54:00Z"/>
        </w:rPr>
      </w:pPr>
    </w:p>
    <w:p w14:paraId="6856B4BD" w14:textId="77777777" w:rsidR="009F3397" w:rsidRDefault="009F3397" w:rsidP="007C1D0D">
      <w:pPr>
        <w:pStyle w:val="a0"/>
        <w:ind w:firstLine="480"/>
        <w:rPr>
          <w:ins w:id="107" w:author="佳民 陆" w:date="2023-04-25T11:54:00Z"/>
        </w:rPr>
      </w:pPr>
    </w:p>
    <w:p w14:paraId="1BE31221" w14:textId="063502E3" w:rsidR="009F3397" w:rsidRDefault="00936CCC" w:rsidP="007C1D0D">
      <w:pPr>
        <w:pStyle w:val="a0"/>
        <w:ind w:firstLine="480"/>
        <w:rPr>
          <w:ins w:id="108" w:author="佳民 陆" w:date="2023-04-25T11:54:00Z"/>
        </w:rPr>
      </w:pPr>
      <w:ins w:id="109" w:author="佳民 陆" w:date="2023-04-25T11:54:00Z">
        <w:r>
          <w:rPr>
            <w:rFonts w:hint="eastAsia"/>
          </w:rPr>
          <w:t>编程思想。</w:t>
        </w:r>
      </w:ins>
    </w:p>
    <w:p w14:paraId="12419DF6" w14:textId="1A4E79F6" w:rsidR="00936CCC" w:rsidRDefault="00936CCC" w:rsidP="007C1D0D">
      <w:pPr>
        <w:pStyle w:val="a0"/>
        <w:ind w:firstLine="480"/>
        <w:rPr>
          <w:ins w:id="110" w:author="佳民 陆" w:date="2023-04-25T11:54:00Z"/>
        </w:rPr>
      </w:pPr>
      <w:ins w:id="111" w:author="佳民 陆" w:date="2023-04-25T11:54:00Z">
        <w:r>
          <w:rPr>
            <w:rFonts w:hint="eastAsia"/>
          </w:rPr>
          <w:t>Java</w:t>
        </w:r>
        <w:r>
          <w:rPr>
            <w:rFonts w:hint="eastAsia"/>
          </w:rPr>
          <w:t>提供了什么样的</w:t>
        </w:r>
      </w:ins>
      <w:ins w:id="112" w:author="佳民 陆" w:date="2023-04-25T11:55:00Z">
        <w:r>
          <w:rPr>
            <w:rFonts w:hint="eastAsia"/>
          </w:rPr>
          <w:t>多线性机制，所以我们可以利用这个机制来实现并发的蓄水池。为了达到实现的目标，我们需要设计</w:t>
        </w:r>
        <w:r>
          <w:t>**</w:t>
        </w:r>
        <w:r>
          <w:rPr>
            <w:rFonts w:hint="eastAsia"/>
          </w:rPr>
          <w:t>类、</w:t>
        </w:r>
        <w:r>
          <w:rPr>
            <w:rFonts w:hint="eastAsia"/>
          </w:rPr>
          <w:t>*</w:t>
        </w:r>
        <w:r>
          <w:t>*</w:t>
        </w:r>
        <w:r>
          <w:rPr>
            <w:rFonts w:hint="eastAsia"/>
          </w:rPr>
          <w:t>类，在此</w:t>
        </w:r>
      </w:ins>
    </w:p>
    <w:p w14:paraId="0B107817" w14:textId="07D68F07" w:rsidR="009F3397" w:rsidRDefault="00A563D3" w:rsidP="007C1D0D">
      <w:pPr>
        <w:pStyle w:val="a0"/>
        <w:ind w:firstLine="480"/>
        <w:rPr>
          <w:ins w:id="113" w:author="佳民 陆" w:date="2023-04-25T11:58:00Z"/>
        </w:rPr>
      </w:pPr>
      <w:ins w:id="114" w:author="佳民 陆" w:date="2023-04-25T11:56:00Z">
        <w:r>
          <w:rPr>
            <w:rFonts w:hint="eastAsia"/>
          </w:rPr>
          <w:t>基本的概念</w:t>
        </w:r>
      </w:ins>
    </w:p>
    <w:p w14:paraId="3139E682" w14:textId="77777777" w:rsidR="00FB3DD0" w:rsidRDefault="00FB3DD0" w:rsidP="007C1D0D">
      <w:pPr>
        <w:pStyle w:val="a0"/>
        <w:ind w:firstLine="480"/>
        <w:rPr>
          <w:ins w:id="115" w:author="佳民 陆" w:date="2023-04-25T11:58:00Z"/>
        </w:rPr>
      </w:pPr>
    </w:p>
    <w:p w14:paraId="24F99889" w14:textId="5618D1FD" w:rsidR="00FB3DD0" w:rsidRDefault="00FB3DD0">
      <w:pPr>
        <w:pStyle w:val="20"/>
        <w:rPr>
          <w:ins w:id="116" w:author="佳民 陆" w:date="2023-04-25T11:59:00Z"/>
        </w:rPr>
        <w:pPrChange w:id="117" w:author="佳民 陆" w:date="2023-04-25T11:59:00Z">
          <w:pPr>
            <w:pStyle w:val="a0"/>
            <w:ind w:firstLine="480"/>
          </w:pPr>
        </w:pPrChange>
      </w:pPr>
      <w:ins w:id="118" w:author="佳民 陆" w:date="2023-04-25T11:59:00Z">
        <w:r>
          <w:rPr>
            <w:rFonts w:hint="eastAsia"/>
          </w:rPr>
          <w:t>实现思路</w:t>
        </w:r>
      </w:ins>
    </w:p>
    <w:p w14:paraId="04CFB28A" w14:textId="49A45697" w:rsidR="00FB3DD0" w:rsidRDefault="00FB3DD0">
      <w:pPr>
        <w:pStyle w:val="20"/>
        <w:rPr>
          <w:ins w:id="119" w:author="佳民 陆" w:date="2023-04-25T11:59:00Z"/>
        </w:rPr>
        <w:pPrChange w:id="120" w:author="佳民 陆" w:date="2023-04-25T11:59:00Z">
          <w:pPr>
            <w:pStyle w:val="a0"/>
            <w:ind w:firstLine="480"/>
          </w:pPr>
        </w:pPrChange>
      </w:pPr>
      <w:ins w:id="121" w:author="佳民 陆" w:date="2023-04-25T11:59:00Z">
        <w:r>
          <w:rPr>
            <w:rFonts w:hint="eastAsia"/>
          </w:rPr>
          <w:t>数据结构</w:t>
        </w:r>
      </w:ins>
    </w:p>
    <w:p w14:paraId="68BD5300" w14:textId="4A1E65B9" w:rsidR="00FB3DD0" w:rsidRDefault="00FB3DD0">
      <w:pPr>
        <w:pStyle w:val="20"/>
        <w:rPr>
          <w:ins w:id="122" w:author="佳民 陆" w:date="2023-04-25T11:59:00Z"/>
        </w:rPr>
        <w:pPrChange w:id="123" w:author="佳民 陆" w:date="2023-04-25T11:59:00Z">
          <w:pPr>
            <w:pStyle w:val="a0"/>
            <w:ind w:firstLine="480"/>
          </w:pPr>
        </w:pPrChange>
      </w:pPr>
      <w:ins w:id="124" w:author="佳民 陆" w:date="2023-04-25T11:59:00Z">
        <w:r>
          <w:rPr>
            <w:rFonts w:hint="eastAsia"/>
          </w:rPr>
          <w:t>代码组织</w:t>
        </w:r>
      </w:ins>
    </w:p>
    <w:p w14:paraId="1E032EE9" w14:textId="10E26EC5" w:rsidR="00FB3DD0" w:rsidRDefault="00FB3DD0">
      <w:pPr>
        <w:pStyle w:val="20"/>
        <w:rPr>
          <w:ins w:id="125" w:author="佳民 陆" w:date="2023-04-25T11:59:00Z"/>
        </w:rPr>
        <w:pPrChange w:id="126" w:author="佳民 陆" w:date="2023-04-25T11:59:00Z">
          <w:pPr>
            <w:pStyle w:val="a0"/>
            <w:ind w:firstLine="480"/>
          </w:pPr>
        </w:pPrChange>
      </w:pPr>
      <w:ins w:id="127" w:author="佳民 陆" w:date="2023-04-25T11:59:00Z">
        <w:r>
          <w:rPr>
            <w:rFonts w:hint="eastAsia"/>
          </w:rPr>
          <w:t>实验验证</w:t>
        </w:r>
      </w:ins>
    </w:p>
    <w:p w14:paraId="1B2021F9" w14:textId="77777777" w:rsidR="00FB3DD0" w:rsidRPr="007C1D0D" w:rsidRDefault="00FB3DD0" w:rsidP="007C1D0D">
      <w:pPr>
        <w:pStyle w:val="a0"/>
        <w:ind w:firstLine="480"/>
      </w:pPr>
    </w:p>
    <w:p w14:paraId="55B6EDFA" w14:textId="1675CAFB" w:rsidR="00554CD7" w:rsidRDefault="00110E31" w:rsidP="00FE0FBE">
      <w:pPr>
        <w:pStyle w:val="20"/>
      </w:pPr>
      <w:bookmarkStart w:id="128" w:name="_Ref131856570"/>
      <w:bookmarkStart w:id="129" w:name="_Ref131856594"/>
      <w:bookmarkStart w:id="130" w:name="_Toc132115342"/>
      <w:r>
        <w:rPr>
          <w:rFonts w:hint="eastAsia"/>
        </w:rPr>
        <w:t>利用阻塞队列</w:t>
      </w:r>
      <w:bookmarkEnd w:id="128"/>
      <w:bookmarkEnd w:id="129"/>
      <w:r w:rsidR="0001109C">
        <w:rPr>
          <w:rFonts w:hint="eastAsia"/>
        </w:rPr>
        <w:t>协调</w:t>
      </w:r>
      <w:r w:rsidR="007C1D0D">
        <w:rPr>
          <w:rFonts w:hint="eastAsia"/>
        </w:rPr>
        <w:t>线程的合作</w:t>
      </w:r>
      <w:bookmarkEnd w:id="130"/>
    </w:p>
    <w:p w14:paraId="4EB141E1" w14:textId="385705E6" w:rsidR="00017BCB" w:rsidRDefault="00017BCB" w:rsidP="00017BCB">
      <w:pPr>
        <w:pStyle w:val="a0"/>
        <w:ind w:firstLine="480"/>
      </w:pPr>
      <w:r>
        <w:rPr>
          <w:rFonts w:hint="eastAsia"/>
        </w:rPr>
        <w:t>在</w:t>
      </w:r>
      <w:r>
        <w:fldChar w:fldCharType="begin"/>
      </w:r>
      <w:r>
        <w:instrText xml:space="preserve"> </w:instrText>
      </w:r>
      <w:r>
        <w:rPr>
          <w:rFonts w:hint="eastAsia"/>
        </w:rPr>
        <w:instrText>REF _Ref131752236 \w \h</w:instrText>
      </w:r>
      <w:r>
        <w:instrText xml:space="preserve"> </w:instrText>
      </w:r>
      <w:r>
        <w:fldChar w:fldCharType="separate"/>
      </w:r>
      <w:r w:rsidR="008E74CE">
        <w:t>3.2</w:t>
      </w:r>
      <w:r>
        <w:fldChar w:fldCharType="end"/>
      </w:r>
      <w:r>
        <w:fldChar w:fldCharType="begin"/>
      </w:r>
      <w:r>
        <w:instrText xml:space="preserve"> REF _Ref131752241 \h </w:instrText>
      </w:r>
      <w:r>
        <w:fldChar w:fldCharType="separate"/>
      </w:r>
      <w:r w:rsidR="008E74CE">
        <w:rPr>
          <w:rFonts w:hint="eastAsia"/>
        </w:rPr>
        <w:t>并行蓄水池算法</w:t>
      </w:r>
      <w:r>
        <w:fldChar w:fldCharType="end"/>
      </w:r>
      <w:r>
        <w:rPr>
          <w:rFonts w:hint="eastAsia"/>
        </w:rPr>
        <w:t>一节中，我们已经讨论了只有两个数据流的并行蓄水池算法的实现。</w:t>
      </w:r>
      <w:r w:rsidR="00110E31">
        <w:rPr>
          <w:rFonts w:hint="eastAsia"/>
        </w:rPr>
        <w:t>那么，在将其推广到</w:t>
      </w:r>
      <m:oMath>
        <m:r>
          <w:rPr>
            <w:rFonts w:ascii="Cambria Math" w:hAnsi="Cambria Math" w:hint="eastAsia"/>
          </w:rPr>
          <m:t>X</m:t>
        </m:r>
      </m:oMath>
      <w:r w:rsidR="00110E31">
        <w:rPr>
          <w:rFonts w:hint="eastAsia"/>
        </w:rPr>
        <w:t>个数据流之后，我们如何对于合并工作进行多线程的管理呢？</w:t>
      </w:r>
    </w:p>
    <w:p w14:paraId="282BBCD3" w14:textId="48806FAF" w:rsidR="00440A2E" w:rsidRDefault="00110E31" w:rsidP="00440A2E">
      <w:pPr>
        <w:pStyle w:val="a0"/>
        <w:ind w:firstLine="480"/>
      </w:pPr>
      <w:r>
        <w:rPr>
          <w:rFonts w:hint="eastAsia"/>
        </w:rPr>
        <w:t>这里</w:t>
      </w:r>
      <w:r w:rsidR="00440A2E">
        <w:rPr>
          <w:rFonts w:hint="eastAsia"/>
        </w:rPr>
        <w:t>引入</w:t>
      </w:r>
      <w:r>
        <w:rPr>
          <w:rFonts w:hint="eastAsia"/>
        </w:rPr>
        <w:t>一个比较简单的方法：利用</w:t>
      </w:r>
      <w:r w:rsidRPr="00440A2E">
        <w:rPr>
          <w:rFonts w:hint="eastAsia"/>
          <w:b/>
          <w:bCs/>
        </w:rPr>
        <w:t>阻塞队列</w:t>
      </w:r>
      <w:r w:rsidR="00440A2E">
        <w:rPr>
          <w:rFonts w:hint="eastAsia"/>
        </w:rPr>
        <w:t>（</w:t>
      </w:r>
      <w:r w:rsidR="00440A2E">
        <w:rPr>
          <w:rFonts w:hint="eastAsia"/>
        </w:rPr>
        <w:t>blocking</w:t>
      </w:r>
      <w:r w:rsidR="00440A2E">
        <w:t xml:space="preserve"> </w:t>
      </w:r>
      <w:r w:rsidR="00440A2E">
        <w:rPr>
          <w:rFonts w:hint="eastAsia"/>
        </w:rPr>
        <w:t>queue</w:t>
      </w:r>
      <w:r w:rsidR="00440A2E">
        <w:rPr>
          <w:rFonts w:hint="eastAsia"/>
        </w:rPr>
        <w:t>）</w:t>
      </w:r>
      <w:r>
        <w:rPr>
          <w:rFonts w:hint="eastAsia"/>
        </w:rPr>
        <w:t>来管理执行合并的线程。</w:t>
      </w:r>
      <w:r w:rsidR="00440A2E">
        <w:rPr>
          <w:rFonts w:hint="eastAsia"/>
        </w:rPr>
        <w:t>阻塞队列是一种通过提供锁来保护共享的数据结构。他的本质是一个队列（</w:t>
      </w:r>
      <w:r w:rsidR="00440A2E">
        <w:rPr>
          <w:rFonts w:hint="eastAsia"/>
        </w:rPr>
        <w:t>queue</w:t>
      </w:r>
      <w:r w:rsidR="00440A2E">
        <w:rPr>
          <w:rFonts w:hint="eastAsia"/>
        </w:rPr>
        <w:t>），生产者线程向队列中插入元素，消费者线程则获取元素。使用</w:t>
      </w:r>
      <w:r w:rsidR="00440A2E">
        <w:rPr>
          <w:rFonts w:hint="eastAsia"/>
        </w:rPr>
        <w:lastRenderedPageBreak/>
        <w:t>阻塞队列可以安全地从一个线程向另一个线程传递数据。</w:t>
      </w:r>
    </w:p>
    <w:p w14:paraId="608688A1" w14:textId="10E668FA" w:rsidR="00440A2E" w:rsidRDefault="00440A2E" w:rsidP="00017BCB">
      <w:pPr>
        <w:pStyle w:val="a0"/>
        <w:ind w:firstLine="480"/>
      </w:pPr>
      <w:r>
        <w:rPr>
          <w:rFonts w:hint="eastAsia"/>
        </w:rPr>
        <w:t>当试图向阻塞队列添加元素（</w:t>
      </w:r>
      <w:r>
        <w:rPr>
          <w:rFonts w:hint="eastAsia"/>
        </w:rPr>
        <w:t>put</w:t>
      </w:r>
      <w:r>
        <w:rPr>
          <w:rFonts w:hint="eastAsia"/>
        </w:rPr>
        <w:t>）而队列已满，或是想从队列移出元素（</w:t>
      </w:r>
      <w:r>
        <w:rPr>
          <w:rFonts w:hint="eastAsia"/>
        </w:rPr>
        <w:t>t</w:t>
      </w:r>
      <w:r>
        <w:t>ake</w:t>
      </w:r>
      <w:r>
        <w:rPr>
          <w:rFonts w:hint="eastAsia"/>
        </w:rPr>
        <w:t>）而队列为空的时候，阻塞队列会导致线程阻塞。</w:t>
      </w:r>
      <w:sdt>
        <w:sdtPr>
          <w:rPr>
            <w:rFonts w:hint="eastAsia"/>
          </w:rPr>
          <w:id w:val="-276868930"/>
          <w:citation/>
        </w:sdtPr>
        <w:sdtEndPr/>
        <w:sdtContent>
          <w:r w:rsidR="00A13D79">
            <w:fldChar w:fldCharType="begin"/>
          </w:r>
          <w:r w:rsidR="00A13D79">
            <w:instrText xml:space="preserve"> CITATION Cay19 \l 1033 </w:instrText>
          </w:r>
          <w:r w:rsidR="00A13D79">
            <w:fldChar w:fldCharType="separate"/>
          </w:r>
          <w:r w:rsidR="008E74CE">
            <w:rPr>
              <w:noProof/>
            </w:rPr>
            <w:t xml:space="preserve"> (Horstmann, 2019)</w:t>
          </w:r>
          <w:r w:rsidR="00A13D79">
            <w:fldChar w:fldCharType="end"/>
          </w:r>
        </w:sdtContent>
      </w:sdt>
    </w:p>
    <w:p w14:paraId="4B05BADE" w14:textId="55497CD1" w:rsidR="00110E31" w:rsidRDefault="00690A69" w:rsidP="0063427B">
      <w:pPr>
        <w:pStyle w:val="ab"/>
      </w:pPr>
      <w:r w:rsidRPr="00690A69">
        <w:rPr>
          <w:noProof/>
        </w:rPr>
        <w:drawing>
          <wp:inline distT="0" distB="0" distL="0" distR="0" wp14:anchorId="7F46537C" wp14:editId="180EF865">
            <wp:extent cx="5274310" cy="32715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71520"/>
                    </a:xfrm>
                    <a:prstGeom prst="rect">
                      <a:avLst/>
                    </a:prstGeom>
                  </pic:spPr>
                </pic:pic>
              </a:graphicData>
            </a:graphic>
          </wp:inline>
        </w:drawing>
      </w:r>
    </w:p>
    <w:p w14:paraId="625B86A8" w14:textId="4F02DA95" w:rsidR="00110E31" w:rsidRDefault="00110E31" w:rsidP="00110E31">
      <w:pPr>
        <w:pStyle w:val="ac"/>
        <w:rPr>
          <w:ins w:id="131" w:author="李 云汉" w:date="2023-04-25T19:27:00Z"/>
        </w:rPr>
      </w:pPr>
      <w:bookmarkStart w:id="132" w:name="_Ref131753486"/>
      <w:bookmarkStart w:id="133" w:name="_Ref131753207"/>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8E74CE">
        <w:rPr>
          <w:noProof/>
        </w:rPr>
        <w:t>4</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8E74CE">
        <w:rPr>
          <w:noProof/>
        </w:rPr>
        <w:t>1</w:t>
      </w:r>
      <w:r w:rsidR="00633952">
        <w:fldChar w:fldCharType="end"/>
      </w:r>
      <w:bookmarkEnd w:id="132"/>
      <w:r>
        <w:rPr>
          <w:rFonts w:hint="eastAsia"/>
        </w:rPr>
        <w:t>利用阻塞队列实现并行蓄水池算法</w:t>
      </w:r>
      <w:bookmarkEnd w:id="133"/>
      <w:r w:rsidR="00320EF5">
        <w:rPr>
          <w:rFonts w:hint="eastAsia"/>
        </w:rPr>
        <w:t>的示意图</w:t>
      </w:r>
    </w:p>
    <w:p w14:paraId="3B885481" w14:textId="554E025B" w:rsidR="00FC143F" w:rsidRPr="00FC143F" w:rsidRDefault="00FC143F">
      <w:pPr>
        <w:pStyle w:val="a0"/>
        <w:ind w:firstLine="480"/>
        <w:pPrChange w:id="134" w:author="李 云汉" w:date="2023-04-25T19:27:00Z">
          <w:pPr>
            <w:pStyle w:val="ac"/>
          </w:pPr>
        </w:pPrChange>
      </w:pPr>
      <w:ins w:id="135" w:author="李 云汉" w:date="2023-04-25T19:27:00Z">
        <w:r>
          <w:rPr>
            <w:rFonts w:hint="eastAsia"/>
          </w:rPr>
          <w:t>图片需要改的更清晰一点，将采样线程与合并线程放在一起。</w:t>
        </w:r>
      </w:ins>
    </w:p>
    <w:p w14:paraId="030EF802" w14:textId="46EACBEA" w:rsidR="00110E31" w:rsidRDefault="00110E31" w:rsidP="00110E31">
      <w:pPr>
        <w:pStyle w:val="a0"/>
        <w:ind w:firstLine="480"/>
      </w:pPr>
      <w:r>
        <w:rPr>
          <w:rFonts w:hint="eastAsia"/>
        </w:rPr>
        <w:t>如</w:t>
      </w:r>
      <w:r w:rsidR="00E32519">
        <w:fldChar w:fldCharType="begin"/>
      </w:r>
      <w:r w:rsidR="00E32519">
        <w:instrText xml:space="preserve"> </w:instrText>
      </w:r>
      <w:r w:rsidR="00E32519">
        <w:rPr>
          <w:rFonts w:hint="eastAsia"/>
        </w:rPr>
        <w:instrText>REF _Ref131753486 \h</w:instrText>
      </w:r>
      <w:r w:rsidR="00E32519">
        <w:instrText xml:space="preserve"> </w:instrText>
      </w:r>
      <w:r w:rsidR="00E32519">
        <w:fldChar w:fldCharType="separate"/>
      </w:r>
      <w:r w:rsidR="008E74CE">
        <w:rPr>
          <w:rFonts w:hint="eastAsia"/>
        </w:rPr>
        <w:t>图片</w:t>
      </w:r>
      <w:r w:rsidR="008E74CE">
        <w:rPr>
          <w:rFonts w:hint="eastAsia"/>
        </w:rPr>
        <w:t xml:space="preserve"> </w:t>
      </w:r>
      <w:r w:rsidR="008E74CE">
        <w:rPr>
          <w:noProof/>
        </w:rPr>
        <w:t>4</w:t>
      </w:r>
      <w:r w:rsidR="008E74CE">
        <w:noBreakHyphen/>
      </w:r>
      <w:r w:rsidR="008E74CE">
        <w:rPr>
          <w:noProof/>
        </w:rPr>
        <w:t>1</w:t>
      </w:r>
      <w:r w:rsidR="00E32519">
        <w:fldChar w:fldCharType="end"/>
      </w:r>
      <w:r>
        <w:fldChar w:fldCharType="begin"/>
      </w:r>
      <w:r>
        <w:instrText xml:space="preserve"> </w:instrText>
      </w:r>
      <w:r>
        <w:rPr>
          <w:rFonts w:hint="eastAsia"/>
        </w:rPr>
        <w:instrText>REF _Ref131753207 \h</w:instrText>
      </w:r>
      <w:r>
        <w:instrText xml:space="preserve"> </w:instrText>
      </w:r>
      <w:r>
        <w:fldChar w:fldCharType="separate"/>
      </w:r>
      <w:r w:rsidR="008E74CE">
        <w:rPr>
          <w:rFonts w:hint="eastAsia"/>
        </w:rPr>
        <w:t>图片</w:t>
      </w:r>
      <w:r w:rsidR="008E74CE">
        <w:rPr>
          <w:rFonts w:hint="eastAsia"/>
        </w:rPr>
        <w:t xml:space="preserve"> </w:t>
      </w:r>
      <w:r w:rsidR="008E74CE">
        <w:rPr>
          <w:noProof/>
        </w:rPr>
        <w:t>4</w:t>
      </w:r>
      <w:r w:rsidR="008E74CE">
        <w:noBreakHyphen/>
      </w:r>
      <w:r w:rsidR="008E74CE">
        <w:rPr>
          <w:noProof/>
        </w:rPr>
        <w:t>1</w:t>
      </w:r>
      <w:r w:rsidR="008E74CE">
        <w:rPr>
          <w:rFonts w:hint="eastAsia"/>
        </w:rPr>
        <w:t>利用阻塞队列实现并行蓄水池算法</w:t>
      </w:r>
      <w:r>
        <w:fldChar w:fldCharType="end"/>
      </w:r>
      <w:r>
        <w:rPr>
          <w:rFonts w:hint="eastAsia"/>
        </w:rPr>
        <w:t>所示</w:t>
      </w:r>
      <w:r w:rsidR="00E32519">
        <w:rPr>
          <w:rFonts w:hint="eastAsia"/>
        </w:rPr>
        <w:t>，现有</w:t>
      </w:r>
      <m:oMath>
        <m:r>
          <w:rPr>
            <w:rFonts w:ascii="Cambria Math" w:hAnsi="Cambria Math" w:hint="eastAsia"/>
          </w:rPr>
          <m:t>X</m:t>
        </m:r>
      </m:oMath>
      <w:proofErr w:type="gramStart"/>
      <w:r w:rsidR="00E32519">
        <w:rPr>
          <w:rFonts w:hint="eastAsia"/>
        </w:rPr>
        <w:t>个</w:t>
      </w:r>
      <w:proofErr w:type="gramEnd"/>
      <w:r w:rsidR="00E32519">
        <w:rPr>
          <w:rFonts w:hint="eastAsia"/>
        </w:rPr>
        <w:t>线程并发地执行朴素的蓄水池抽样，并将抽样结果</w:t>
      </w:r>
      <w:r w:rsidR="00BC7F86">
        <w:rPr>
          <w:rFonts w:hint="eastAsia"/>
        </w:rPr>
        <w:t>添加</w:t>
      </w:r>
      <w:r w:rsidR="00E32519">
        <w:rPr>
          <w:rFonts w:hint="eastAsia"/>
        </w:rPr>
        <w:t>至阻塞队列中</w:t>
      </w:r>
      <w:r w:rsidR="00BC7F86">
        <w:rPr>
          <w:rFonts w:hint="eastAsia"/>
        </w:rPr>
        <w:t>（</w:t>
      </w:r>
      <w:r w:rsidR="00BC7F86">
        <w:rPr>
          <w:rFonts w:hint="eastAsia"/>
        </w:rPr>
        <w:t>put</w:t>
      </w:r>
      <w:r w:rsidR="00BC7F86">
        <w:rPr>
          <w:rFonts w:hint="eastAsia"/>
        </w:rPr>
        <w:t>）</w:t>
      </w:r>
      <w:r w:rsidR="00E32519">
        <w:rPr>
          <w:rFonts w:hint="eastAsia"/>
        </w:rPr>
        <w:t>，我们称这些线程为</w:t>
      </w:r>
      <w:r w:rsidR="00E32519" w:rsidRPr="00E32519">
        <w:rPr>
          <w:rFonts w:hint="eastAsia"/>
          <w:b/>
          <w:bCs/>
        </w:rPr>
        <w:t>采样线程</w:t>
      </w:r>
      <w:r w:rsidR="00E32519">
        <w:rPr>
          <w:rFonts w:hint="eastAsia"/>
        </w:rPr>
        <w:t>（蓝色），他们均是阻塞队列的生产者。</w:t>
      </w:r>
    </w:p>
    <w:p w14:paraId="7EE6E7AF" w14:textId="668CE88C" w:rsidR="00890772" w:rsidRDefault="00790B62" w:rsidP="00890772">
      <w:pPr>
        <w:pStyle w:val="a0"/>
        <w:ind w:firstLine="480"/>
      </w:pPr>
      <w:r>
        <w:rPr>
          <w:rFonts w:hint="eastAsia"/>
        </w:rPr>
        <w:t>同时，另有</w:t>
      </w:r>
      <w:r w:rsidR="00890772">
        <w:rPr>
          <w:rFonts w:hint="eastAsia"/>
        </w:rPr>
        <w:t>若干</w:t>
      </w:r>
      <w:r w:rsidRPr="00790B62">
        <w:rPr>
          <w:rFonts w:hint="eastAsia"/>
          <w:b/>
          <w:bCs/>
        </w:rPr>
        <w:t>合并线程</w:t>
      </w:r>
      <w:r>
        <w:rPr>
          <w:rFonts w:hint="eastAsia"/>
        </w:rPr>
        <w:t>（橙色），他们</w:t>
      </w:r>
      <w:r w:rsidR="009E4014">
        <w:rPr>
          <w:rFonts w:hint="eastAsia"/>
        </w:rPr>
        <w:t>总是试着从阻塞队列中</w:t>
      </w:r>
      <w:r w:rsidR="00BC7F86">
        <w:rPr>
          <w:rFonts w:hint="eastAsia"/>
        </w:rPr>
        <w:t>移出（</w:t>
      </w:r>
      <w:r w:rsidR="00BC7F86">
        <w:rPr>
          <w:rFonts w:hint="eastAsia"/>
        </w:rPr>
        <w:t>take</w:t>
      </w:r>
      <w:r w:rsidR="00BC7F86">
        <w:rPr>
          <w:rFonts w:hint="eastAsia"/>
        </w:rPr>
        <w:t>）</w:t>
      </w:r>
      <w:r w:rsidR="009E4014">
        <w:rPr>
          <w:rFonts w:hint="eastAsia"/>
        </w:rPr>
        <w:t>两个抽样结果，并利用前文所述的合并算法将这两个抽样结果合并为一个。合并完成后，将抽样结果放回</w:t>
      </w:r>
      <w:r w:rsidR="00890772">
        <w:rPr>
          <w:rFonts w:hint="eastAsia"/>
        </w:rPr>
        <w:t>合并线程既是阻塞队列的生产者，也是其消费者。</w:t>
      </w:r>
    </w:p>
    <w:p w14:paraId="7589964D" w14:textId="3E13F28C" w:rsidR="008D1FBC" w:rsidRDefault="008D1FBC" w:rsidP="008D1FBC">
      <w:pPr>
        <w:pStyle w:val="a0"/>
        <w:ind w:firstLine="480"/>
      </w:pPr>
      <w:r>
        <w:rPr>
          <w:rFonts w:hint="eastAsia"/>
        </w:rPr>
        <w:t>判断算法结束的标准是：当队列中只剩下一个抽样结果，且所有的采样线程、合并线程都结束自己的工作时，并行蓄水池算法结束。这个标准比较难以执行，好在如果我们每次只将两个抽样结果合并为一个，就一定只有</w:t>
      </w:r>
      <m:oMath>
        <m:r>
          <w:rPr>
            <w:rFonts w:ascii="Cambria Math" w:hAnsi="Cambria Math"/>
          </w:rPr>
          <m:t>X-1</m:t>
        </m:r>
      </m:oMath>
      <w:r>
        <w:rPr>
          <w:rFonts w:hint="eastAsia"/>
        </w:rPr>
        <w:t>次合并。</w:t>
      </w:r>
      <w:r w:rsidR="00A13D79">
        <w:rPr>
          <w:rFonts w:hint="eastAsia"/>
        </w:rPr>
        <w:t>据此可以简单地判断算法是否结束。</w:t>
      </w:r>
    </w:p>
    <w:p w14:paraId="1E4CCB5D" w14:textId="2647D176" w:rsidR="00BC7F86" w:rsidRPr="008D1FBC" w:rsidDel="00FB3DD0" w:rsidRDefault="009A4F5D" w:rsidP="00FE0FBE">
      <w:pPr>
        <w:pStyle w:val="3"/>
        <w:rPr>
          <w:del w:id="136" w:author="佳民 陆" w:date="2023-04-25T12:00:00Z"/>
        </w:rPr>
      </w:pPr>
      <w:bookmarkStart w:id="137" w:name="_Toc132115343"/>
      <w:del w:id="138" w:author="佳民 陆" w:date="2023-04-25T12:00:00Z">
        <w:r w:rsidDel="00FB3DD0">
          <w:rPr>
            <w:rFonts w:hint="eastAsia"/>
          </w:rPr>
          <w:delText>以合并线程是否全部结束为依据</w:delText>
        </w:r>
        <w:bookmarkEnd w:id="137"/>
      </w:del>
    </w:p>
    <w:p w14:paraId="7EA6C759" w14:textId="77777777" w:rsidR="00FB3DD0" w:rsidRDefault="00FB3DD0" w:rsidP="0063427B">
      <w:pPr>
        <w:pStyle w:val="a0"/>
        <w:ind w:firstLine="480"/>
        <w:rPr>
          <w:ins w:id="139" w:author="佳民 陆" w:date="2023-04-25T12:00:00Z"/>
        </w:rPr>
      </w:pPr>
    </w:p>
    <w:p w14:paraId="64B37D3B" w14:textId="72BF69E5" w:rsidR="002E0069" w:rsidRDefault="00FB3DD0" w:rsidP="0063427B">
      <w:pPr>
        <w:pStyle w:val="a0"/>
        <w:ind w:firstLine="480"/>
      </w:pPr>
      <w:ins w:id="140" w:author="佳民 陆" w:date="2023-04-25T12:00:00Z">
        <w:r>
          <w:rPr>
            <w:rFonts w:hint="eastAsia"/>
          </w:rPr>
          <w:lastRenderedPageBreak/>
          <w:t>为什么我们需要判断结束？</w:t>
        </w:r>
        <w:r w:rsidRPr="00FB3DD0">
          <w:rPr>
            <w:rFonts w:hint="eastAsia"/>
          </w:rPr>
          <w:t>以合并线程是否全部结束为依据</w:t>
        </w:r>
        <w:r>
          <w:rPr>
            <w:rFonts w:hint="eastAsia"/>
          </w:rPr>
          <w:t>，</w:t>
        </w:r>
      </w:ins>
      <w:r w:rsidR="00890772">
        <w:rPr>
          <w:rFonts w:hint="eastAsia"/>
        </w:rPr>
        <w:t>倘若每个合并线程只进行一次合并</w:t>
      </w:r>
      <w:r w:rsidR="008D1FBC">
        <w:rPr>
          <w:rFonts w:hint="eastAsia"/>
        </w:rPr>
        <w:t>（取出两个抽样结果，放回一个，线程销毁）</w:t>
      </w:r>
      <w:r w:rsidR="00890772">
        <w:rPr>
          <w:rFonts w:hint="eastAsia"/>
        </w:rPr>
        <w:t>，我们可以很轻易地判断合并是否完成——只需要判断是否进行了</w:t>
      </w:r>
      <m:oMath>
        <m:r>
          <w:rPr>
            <w:rFonts w:ascii="Cambria Math" w:hAnsi="Cambria Math"/>
          </w:rPr>
          <m:t>X-1</m:t>
        </m:r>
      </m:oMath>
      <w:r w:rsidR="00890772">
        <w:rPr>
          <w:rFonts w:hint="eastAsia"/>
        </w:rPr>
        <w:t>次合并即可；而程序上的实现也非常简单——只需要开</w:t>
      </w:r>
      <m:oMath>
        <m:r>
          <w:rPr>
            <w:rFonts w:ascii="Cambria Math" w:hAnsi="Cambria Math" w:hint="eastAsia"/>
          </w:rPr>
          <m:t>X</m:t>
        </m:r>
        <m:r>
          <w:rPr>
            <w:rFonts w:ascii="微软雅黑" w:eastAsia="微软雅黑" w:hAnsi="微软雅黑" w:cs="微软雅黑" w:hint="eastAsia"/>
          </w:rPr>
          <m:t>-</m:t>
        </m:r>
        <m:r>
          <w:rPr>
            <w:rFonts w:ascii="Cambria Math" w:hAnsi="Cambria Math"/>
          </w:rPr>
          <m:t>1</m:t>
        </m:r>
      </m:oMath>
      <w:r w:rsidR="00890772">
        <w:rPr>
          <w:rFonts w:hint="eastAsia"/>
        </w:rPr>
        <w:t>个合并线程，将他们全部交给阻塞队列管理，然后主线程对于这些合并线程</w:t>
      </w:r>
      <w:r w:rsidR="00A13D79">
        <w:rPr>
          <w:rFonts w:hint="eastAsia"/>
        </w:rPr>
        <w:t>的句柄（</w:t>
      </w:r>
      <w:r w:rsidR="00A13D79">
        <w:rPr>
          <w:rFonts w:hint="eastAsia"/>
        </w:rPr>
        <w:t>handle</w:t>
      </w:r>
      <w:r w:rsidR="00A13D79">
        <w:rPr>
          <w:rFonts w:hint="eastAsia"/>
        </w:rPr>
        <w:t>）调用</w:t>
      </w:r>
      <w:r w:rsidR="00890772">
        <w:rPr>
          <w:rFonts w:hint="eastAsia"/>
        </w:rPr>
        <w:t>join</w:t>
      </w:r>
      <w:r w:rsidR="00890772">
        <w:t>()</w:t>
      </w:r>
      <w:r w:rsidR="00890772">
        <w:rPr>
          <w:rFonts w:hint="eastAsia"/>
        </w:rPr>
        <w:t>函数即可</w:t>
      </w:r>
      <w:r w:rsidR="00440A2E">
        <w:rPr>
          <w:rFonts w:hint="eastAsia"/>
        </w:rPr>
        <w:t>（即让主线程</w:t>
      </w:r>
      <w:r w:rsidR="00A13D79">
        <w:rPr>
          <w:rFonts w:hint="eastAsia"/>
        </w:rPr>
        <w:t>阻塞，</w:t>
      </w:r>
      <w:r w:rsidR="00440A2E">
        <w:rPr>
          <w:rFonts w:hint="eastAsia"/>
        </w:rPr>
        <w:t>等待所有合并线程完成工作</w:t>
      </w:r>
      <w:r w:rsidR="00A13D79">
        <w:rPr>
          <w:rFonts w:hint="eastAsia"/>
        </w:rPr>
        <w:t>后再继续执行</w:t>
      </w:r>
      <w:r w:rsidR="00440A2E">
        <w:rPr>
          <w:rFonts w:hint="eastAsia"/>
        </w:rPr>
        <w:t>）</w:t>
      </w:r>
      <w:r w:rsidR="00890772">
        <w:rPr>
          <w:rFonts w:hint="eastAsia"/>
        </w:rPr>
        <w:t>。</w:t>
      </w:r>
    </w:p>
    <w:p w14:paraId="5FF725D2" w14:textId="39052400" w:rsidR="00BC7F86" w:rsidDel="00FB3DD0" w:rsidRDefault="00FB3DD0" w:rsidP="00FE0FBE">
      <w:pPr>
        <w:pStyle w:val="3"/>
        <w:rPr>
          <w:del w:id="141" w:author="佳民 陆" w:date="2023-04-25T12:00:00Z"/>
        </w:rPr>
      </w:pPr>
      <w:bookmarkStart w:id="142" w:name="_Toc132115344"/>
      <w:ins w:id="143" w:author="佳民 陆" w:date="2023-04-25T12:00:00Z">
        <w:r>
          <w:rPr>
            <w:rFonts w:hint="eastAsia"/>
          </w:rPr>
          <w:t>为什么完成</w:t>
        </w:r>
      </w:ins>
      <w:ins w:id="144" w:author="佳民 陆" w:date="2023-04-25T12:01:00Z">
        <w:r>
          <w:rPr>
            <w:rFonts w:hint="eastAsia"/>
          </w:rPr>
          <w:t>次数为依据？</w:t>
        </w:r>
      </w:ins>
      <w:del w:id="145" w:author="佳民 陆" w:date="2023-04-25T12:00:00Z">
        <w:r w:rsidDel="00FB3DD0">
          <w:rPr>
            <w:rFonts w:hint="eastAsia"/>
          </w:rPr>
          <w:delText>以合并任务的完成次数为依据</w:delText>
        </w:r>
        <w:bookmarkEnd w:id="142"/>
      </w:del>
    </w:p>
    <w:p w14:paraId="1F4647F5" w14:textId="52E79A97" w:rsidR="00A13D79" w:rsidRPr="00A13D79" w:rsidRDefault="00A13D79" w:rsidP="00242635">
      <w:pPr>
        <w:pStyle w:val="a0"/>
        <w:ind w:firstLine="480"/>
        <w:rPr>
          <w:i/>
        </w:rPr>
      </w:pPr>
      <w:r>
        <w:rPr>
          <w:rFonts w:hint="eastAsia"/>
        </w:rPr>
        <w:t>但是，创建</w:t>
      </w:r>
      <m:oMath>
        <m:r>
          <w:rPr>
            <w:rFonts w:ascii="Cambria Math" w:hAnsi="Cambria Math" w:hint="eastAsia"/>
          </w:rPr>
          <m:t>X</m:t>
        </m:r>
        <m:r>
          <w:rPr>
            <w:rFonts w:ascii="Cambria Math" w:hAnsi="Cambria Math"/>
          </w:rPr>
          <m:t>-1</m:t>
        </m:r>
      </m:oMath>
      <w:r>
        <w:rPr>
          <w:rFonts w:hint="eastAsia"/>
        </w:rPr>
        <w:t>个线程进行合并的开销是比较大的，尤其考虑到合并算法的复杂度仅为</w:t>
      </w:r>
      <m:oMath>
        <m:r>
          <w:rPr>
            <w:rFonts w:ascii="Cambria Math" w:hAnsi="Cambria Math"/>
          </w:rPr>
          <m:t>O(k)</m:t>
        </m:r>
      </m:oMath>
      <w:r>
        <w:rPr>
          <w:rFonts w:hint="eastAsia"/>
        </w:rPr>
        <w:t>，而取样数量</w:t>
      </w:r>
      <m:oMath>
        <m:r>
          <w:rPr>
            <w:rFonts w:ascii="Cambria Math" w:hAnsi="Cambria Math" w:hint="eastAsia"/>
          </w:rPr>
          <m:t>k</m:t>
        </m:r>
      </m:oMath>
      <w:r>
        <w:rPr>
          <w:rFonts w:hint="eastAsia"/>
        </w:rPr>
        <w:t>一般是一个比较小的数字，所以事实上每个合并线程创建后，没有进行太多计算就被销毁了。由此想到，可以模仿异步编程中任务的概念来解决管理合并线程、判断算法结束的问题。</w:t>
      </w:r>
    </w:p>
    <w:p w14:paraId="09A60B44" w14:textId="7A853E62" w:rsidR="00890772" w:rsidRDefault="008D1FBC" w:rsidP="00242635">
      <w:pPr>
        <w:pStyle w:val="a0"/>
        <w:ind w:firstLine="480"/>
      </w:pPr>
      <w:r>
        <w:rPr>
          <w:rFonts w:hint="eastAsia"/>
        </w:rPr>
        <w:t>每一次合并被看作一个任务。一个合并线程可以进行多次合并，即完成多个任务。当一个任务完成后，线程不销毁，而立刻进行下一个任务。</w:t>
      </w:r>
      <w:r w:rsidR="00242635">
        <w:rPr>
          <w:rFonts w:hint="eastAsia"/>
        </w:rPr>
        <w:t>要管理这些合并线程也很简单，我们创建一个以整数为类型的原子量（</w:t>
      </w:r>
      <w:r w:rsidR="00242635">
        <w:t>Atomic Variable</w:t>
      </w:r>
      <w:r w:rsidR="00242635">
        <w:rPr>
          <w:rFonts w:hint="eastAsia"/>
        </w:rPr>
        <w:t>）</w:t>
      </w:r>
      <w:r w:rsidR="00242635">
        <w:rPr>
          <w:rFonts w:hint="eastAsia"/>
        </w:rPr>
        <w:t>a</w:t>
      </w:r>
      <w:r w:rsidR="002E0069">
        <w:rPr>
          <w:rFonts w:hint="eastAsia"/>
        </w:rPr>
        <w:t>，由所有合并线程共享，且</w:t>
      </w:r>
      <w:r w:rsidR="00242635">
        <w:rPr>
          <w:rFonts w:hint="eastAsia"/>
        </w:rPr>
        <w:t>初始化为</w:t>
      </w:r>
      <w:r w:rsidR="00242635">
        <w:rPr>
          <w:rFonts w:hint="eastAsia"/>
        </w:rPr>
        <w:t>0</w:t>
      </w:r>
      <w:r w:rsidR="00242635">
        <w:rPr>
          <w:rFonts w:hint="eastAsia"/>
        </w:rPr>
        <w:t>。</w:t>
      </w:r>
      <w:r w:rsidR="002E0069">
        <w:rPr>
          <w:rFonts w:hint="eastAsia"/>
        </w:rPr>
        <w:t>每个合并线程不断</w:t>
      </w:r>
      <w:r w:rsidR="00242635">
        <w:rPr>
          <w:rFonts w:hint="eastAsia"/>
        </w:rPr>
        <w:t>检查</w:t>
      </w:r>
      <w:r w:rsidR="00242635">
        <w:rPr>
          <w:rFonts w:hint="eastAsia"/>
        </w:rPr>
        <w:t>a</w:t>
      </w:r>
      <w:r w:rsidR="00242635">
        <w:rPr>
          <w:rFonts w:hint="eastAsia"/>
        </w:rPr>
        <w:t>是否小于</w:t>
      </w:r>
      <m:oMath>
        <m:r>
          <w:rPr>
            <w:rFonts w:ascii="Cambria Math" w:hAnsi="Cambria Math"/>
          </w:rPr>
          <m:t>X-1</m:t>
        </m:r>
      </m:oMath>
      <w:r w:rsidR="00242635">
        <w:rPr>
          <w:rFonts w:hint="eastAsia"/>
        </w:rPr>
        <w:t>。若小于，则从队列中取出两个抽样结果进行合并；否则线程终止。合并线程每完成</w:t>
      </w:r>
      <w:r w:rsidR="002E0069">
        <w:rPr>
          <w:rFonts w:hint="eastAsia"/>
        </w:rPr>
        <w:t>一次合并</w:t>
      </w:r>
      <w:r w:rsidR="00242635">
        <w:rPr>
          <w:rFonts w:hint="eastAsia"/>
        </w:rPr>
        <w:t>，就将</w:t>
      </w:r>
      <w:r w:rsidR="00242635">
        <w:rPr>
          <w:rFonts w:hint="eastAsia"/>
        </w:rPr>
        <w:t>a</w:t>
      </w:r>
      <w:r w:rsidR="00242635">
        <w:rPr>
          <w:rFonts w:hint="eastAsia"/>
        </w:rPr>
        <w:t>加一。这样即可完成对合并线程的管理。这种方法可以在一定程度上降低创建与销毁</w:t>
      </w:r>
      <w:r w:rsidR="00242635">
        <w:rPr>
          <w:rFonts w:hint="eastAsia"/>
        </w:rPr>
        <w:t>OS</w:t>
      </w:r>
      <w:r w:rsidR="00242635">
        <w:rPr>
          <w:rFonts w:hint="eastAsia"/>
        </w:rPr>
        <w:t>线程的开销对于算法执行速度的影响，但问题在于</w:t>
      </w:r>
      <w:r w:rsidR="00440A2E">
        <w:rPr>
          <w:rFonts w:hint="eastAsia"/>
        </w:rPr>
        <w:t>创建</w:t>
      </w:r>
      <w:r w:rsidR="00242635">
        <w:rPr>
          <w:rFonts w:hint="eastAsia"/>
        </w:rPr>
        <w:t>多少个合并线程</w:t>
      </w:r>
      <w:r w:rsidR="00A13D79">
        <w:rPr>
          <w:rFonts w:hint="eastAsia"/>
        </w:rPr>
        <w:t>比较合适</w:t>
      </w:r>
      <w:r w:rsidR="00242635">
        <w:rPr>
          <w:rFonts w:hint="eastAsia"/>
        </w:rPr>
        <w:t>。</w:t>
      </w:r>
    </w:p>
    <w:p w14:paraId="3A49107F" w14:textId="576D9C14" w:rsidR="002E0069" w:rsidRDefault="002E0069" w:rsidP="00242635">
      <w:pPr>
        <w:pStyle w:val="a0"/>
        <w:ind w:firstLine="480"/>
      </w:pPr>
      <w:r>
        <w:rPr>
          <w:rFonts w:hint="eastAsia"/>
        </w:rPr>
        <w:t>在代码实现中，笔者采用了第一种方法，即“每个合并线程只进行一次合并”。</w:t>
      </w:r>
      <w:r w:rsidR="0063427B">
        <w:rPr>
          <w:rFonts w:hint="eastAsia"/>
        </w:rPr>
        <w:t>在此给出伪代码：</w:t>
      </w:r>
    </w:p>
    <w:p w14:paraId="51E19AA6" w14:textId="77777777" w:rsidR="0063427B" w:rsidRDefault="0063427B" w:rsidP="0063427B">
      <w:pPr>
        <w:pStyle w:val="ab"/>
        <w:keepNext/>
      </w:pPr>
      <w:r w:rsidRPr="0063427B">
        <w:rPr>
          <w:noProof/>
        </w:rPr>
        <w:lastRenderedPageBreak/>
        <w:drawing>
          <wp:inline distT="0" distB="0" distL="0" distR="0" wp14:anchorId="3B1B30B4" wp14:editId="7EF0651E">
            <wp:extent cx="4653557" cy="42367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9385" cy="4242026"/>
                    </a:xfrm>
                    <a:prstGeom prst="rect">
                      <a:avLst/>
                    </a:prstGeom>
                  </pic:spPr>
                </pic:pic>
              </a:graphicData>
            </a:graphic>
          </wp:inline>
        </w:drawing>
      </w:r>
    </w:p>
    <w:p w14:paraId="6B5C4FD2" w14:textId="14276066" w:rsidR="00181E72" w:rsidRDefault="0063427B" w:rsidP="00181E72">
      <w:pPr>
        <w:pStyle w:val="ac"/>
      </w:pPr>
      <w:bookmarkStart w:id="146" w:name="_Ref131856811"/>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8E74CE">
        <w:rPr>
          <w:noProof/>
        </w:rPr>
        <w:t>4</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8E74CE">
        <w:rPr>
          <w:noProof/>
        </w:rPr>
        <w:t>2</w:t>
      </w:r>
      <w:r w:rsidR="00633952">
        <w:fldChar w:fldCharType="end"/>
      </w:r>
      <w:r>
        <w:rPr>
          <w:rFonts w:hint="eastAsia"/>
        </w:rPr>
        <w:t>并行蓄水池算法的伪代码</w:t>
      </w:r>
      <w:bookmarkEnd w:id="146"/>
    </w:p>
    <w:p w14:paraId="4D539DDB" w14:textId="595C117D" w:rsidR="0063427B" w:rsidRDefault="0063427B" w:rsidP="00FE0FBE">
      <w:pPr>
        <w:pStyle w:val="20"/>
      </w:pPr>
      <w:bookmarkStart w:id="147" w:name="_Toc132115345"/>
      <w:r>
        <w:rPr>
          <w:rFonts w:hint="eastAsia"/>
        </w:rPr>
        <w:t>代码组织</w:t>
      </w:r>
      <w:bookmarkEnd w:id="147"/>
    </w:p>
    <w:p w14:paraId="3C17CD44" w14:textId="33AA1368" w:rsidR="00D26C69" w:rsidRDefault="00D26C69" w:rsidP="00D26C69">
      <w:pPr>
        <w:pStyle w:val="a0"/>
        <w:ind w:firstLine="480"/>
      </w:pPr>
      <w:r>
        <w:rPr>
          <w:rFonts w:hint="eastAsia"/>
        </w:rPr>
        <w:t>Java</w:t>
      </w:r>
      <w:r>
        <w:rPr>
          <w:rFonts w:hint="eastAsia"/>
        </w:rPr>
        <w:t>代码的</w:t>
      </w:r>
      <w:r>
        <w:rPr>
          <w:rFonts w:hint="eastAsia"/>
        </w:rPr>
        <w:t>UML</w:t>
      </w:r>
      <w:r w:rsidR="00B34D7B">
        <w:rPr>
          <w:rFonts w:hint="eastAsia"/>
        </w:rPr>
        <w:t>类</w:t>
      </w:r>
      <w:r>
        <w:rPr>
          <w:rFonts w:hint="eastAsia"/>
        </w:rPr>
        <w:t>图如下图所示。</w:t>
      </w:r>
    </w:p>
    <w:p w14:paraId="46119D17" w14:textId="63369C70" w:rsidR="00D26C69" w:rsidRDefault="004060B8" w:rsidP="007C1C69">
      <w:pPr>
        <w:pStyle w:val="ab"/>
        <w:keepNext/>
        <w:rPr>
          <w:noProof/>
        </w:rPr>
      </w:pPr>
      <w:r w:rsidRPr="00CB05CC">
        <w:rPr>
          <w:noProof/>
        </w:rPr>
        <w:lastRenderedPageBreak/>
        <w:drawing>
          <wp:anchor distT="0" distB="0" distL="114300" distR="114300" simplePos="0" relativeHeight="251660288" behindDoc="0" locked="0" layoutInCell="1" allowOverlap="1" wp14:anchorId="086AD0F1" wp14:editId="11DB0184">
            <wp:simplePos x="0" y="0"/>
            <wp:positionH relativeFrom="column">
              <wp:posOffset>-428625</wp:posOffset>
            </wp:positionH>
            <wp:positionV relativeFrom="paragraph">
              <wp:posOffset>104775</wp:posOffset>
            </wp:positionV>
            <wp:extent cx="6353175" cy="3808936"/>
            <wp:effectExtent l="0" t="0" r="0" b="127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53175" cy="3808936"/>
                    </a:xfrm>
                    <a:prstGeom prst="rect">
                      <a:avLst/>
                    </a:prstGeom>
                  </pic:spPr>
                </pic:pic>
              </a:graphicData>
            </a:graphic>
          </wp:anchor>
        </w:drawing>
      </w:r>
    </w:p>
    <w:p w14:paraId="6E8240E3" w14:textId="484AD5A3" w:rsidR="00551E68" w:rsidRPr="00551E68" w:rsidRDefault="00D26C69" w:rsidP="00551E68">
      <w:pPr>
        <w:pStyle w:val="ac"/>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8E74CE">
        <w:rPr>
          <w:noProof/>
        </w:rPr>
        <w:t>4</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8E74CE">
        <w:rPr>
          <w:noProof/>
        </w:rPr>
        <w:t>3</w:t>
      </w:r>
      <w:r w:rsidR="00633952">
        <w:fldChar w:fldCharType="end"/>
      </w:r>
      <w:r>
        <w:rPr>
          <w:rFonts w:hint="eastAsia"/>
        </w:rPr>
        <w:t>由</w:t>
      </w:r>
      <w:r>
        <w:t>IntelliJ</w:t>
      </w:r>
      <w:r>
        <w:rPr>
          <w:rFonts w:hint="eastAsia"/>
        </w:rPr>
        <w:t>生成的</w:t>
      </w:r>
      <w:r>
        <w:rPr>
          <w:rFonts w:hint="eastAsia"/>
        </w:rPr>
        <w:t>Java</w:t>
      </w:r>
      <w:r>
        <w:rPr>
          <w:rFonts w:hint="eastAsia"/>
        </w:rPr>
        <w:t>代码的</w:t>
      </w:r>
      <w:r>
        <w:rPr>
          <w:rFonts w:hint="eastAsia"/>
        </w:rPr>
        <w:t>UML</w:t>
      </w:r>
      <w:r>
        <w:rPr>
          <w:rFonts w:hint="eastAsia"/>
        </w:rPr>
        <w:t>图</w:t>
      </w:r>
    </w:p>
    <w:p w14:paraId="4BA83ADF" w14:textId="1FF48275" w:rsidR="00D26C69" w:rsidRPr="00D26C69" w:rsidRDefault="00561AB8" w:rsidP="00FE0FBE">
      <w:pPr>
        <w:pStyle w:val="3"/>
      </w:pPr>
      <w:bookmarkStart w:id="148" w:name="_Toc132115346"/>
      <w:r>
        <w:t>SimpleReservoir&lt;T&gt;</w:t>
      </w:r>
      <w:r>
        <w:rPr>
          <w:rFonts w:hint="eastAsia"/>
        </w:rPr>
        <w:t>类</w:t>
      </w:r>
      <w:bookmarkEnd w:id="148"/>
    </w:p>
    <w:p w14:paraId="6C843A9F" w14:textId="1AE28E28" w:rsidR="00561AB8" w:rsidRDefault="00210679" w:rsidP="00561AB8">
      <w:pPr>
        <w:pStyle w:val="a0"/>
        <w:ind w:firstLine="480"/>
      </w:pPr>
      <w:r>
        <w:rPr>
          <w:rFonts w:hint="eastAsia"/>
        </w:rPr>
        <w:t>代码中，</w:t>
      </w:r>
      <w:r>
        <w:rPr>
          <w:rFonts w:hint="eastAsia"/>
        </w:rPr>
        <w:t>SimpleReservoir</w:t>
      </w:r>
      <w:r w:rsidR="00181E72">
        <w:t>&lt;T&gt;</w:t>
      </w:r>
      <w:r w:rsidR="00181E72">
        <w:rPr>
          <w:rFonts w:hint="eastAsia"/>
        </w:rPr>
        <w:t>类实现了朴素蓄水池算法，它有两个主要方法。第一个是</w:t>
      </w:r>
      <w:r w:rsidR="00181E72">
        <w:rPr>
          <w:rFonts w:hint="eastAsia"/>
        </w:rPr>
        <w:t>b</w:t>
      </w:r>
      <w:r w:rsidR="00181E72">
        <w:t>oolean trySample(T element)</w:t>
      </w:r>
      <w:r w:rsidR="00181E72">
        <w:rPr>
          <w:rFonts w:hint="eastAsia"/>
        </w:rPr>
        <w:t>，负责取样传递给类的元素，并将是否采样以布尔值的方式返回。第二个重要方法是</w:t>
      </w:r>
      <w:r w:rsidR="00181E72">
        <w:t xml:space="preserve">SampleResult&lt;T&gt; </w:t>
      </w:r>
      <w:r w:rsidR="00181E72">
        <w:rPr>
          <w:rFonts w:hint="eastAsia"/>
        </w:rPr>
        <w:t>g</w:t>
      </w:r>
      <w:r w:rsidR="00181E72">
        <w:t>et</w:t>
      </w:r>
      <w:r w:rsidR="00181E72">
        <w:rPr>
          <w:rFonts w:hint="eastAsia"/>
        </w:rPr>
        <w:t>S</w:t>
      </w:r>
      <w:r w:rsidR="00181E72">
        <w:t>ampleResult()</w:t>
      </w:r>
      <w:r w:rsidR="00181E72">
        <w:rPr>
          <w:rFonts w:hint="eastAsia"/>
        </w:rPr>
        <w:t>，他负责返回取样结果。</w:t>
      </w:r>
    </w:p>
    <w:p w14:paraId="5729151D" w14:textId="445744A9" w:rsidR="00FE0FBE" w:rsidRDefault="00FE0FBE" w:rsidP="00FE0FBE">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8E74CE">
        <w:rPr>
          <w:noProof/>
        </w:rPr>
        <w:t>4</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8E74CE">
        <w:rPr>
          <w:noProof/>
        </w:rPr>
        <w:t>1</w:t>
      </w:r>
      <w:r w:rsidR="005D2359">
        <w:fldChar w:fldCharType="end"/>
      </w:r>
      <w:r>
        <w:t>SimpleReservoir</w:t>
      </w:r>
      <w:r w:rsidR="00B100E8">
        <w:rPr>
          <w:rFonts w:hint="eastAsia"/>
        </w:rPr>
        <w:t>重要的</w:t>
      </w:r>
      <w:r>
        <w:rPr>
          <w:rFonts w:hint="eastAsia"/>
        </w:rPr>
        <w:t>成员函数</w:t>
      </w:r>
      <w:r w:rsidR="00874BC5">
        <w:rPr>
          <w:rFonts w:hint="eastAsia"/>
        </w:rPr>
        <w:t>与成员变量</w:t>
      </w:r>
    </w:p>
    <w:tbl>
      <w:tblPr>
        <w:tblStyle w:val="a4"/>
        <w:tblW w:w="9067" w:type="dxa"/>
        <w:tblLook w:val="04A0" w:firstRow="1" w:lastRow="0" w:firstColumn="1" w:lastColumn="0" w:noHBand="0" w:noVBand="1"/>
      </w:tblPr>
      <w:tblGrid>
        <w:gridCol w:w="3823"/>
        <w:gridCol w:w="5244"/>
      </w:tblGrid>
      <w:tr w:rsidR="00561AB8" w14:paraId="4BE714DC" w14:textId="77777777" w:rsidTr="00FE0FBE">
        <w:tc>
          <w:tcPr>
            <w:tcW w:w="3823" w:type="dxa"/>
          </w:tcPr>
          <w:p w14:paraId="0C19ECD4" w14:textId="7050EC76" w:rsidR="00561AB8" w:rsidRDefault="00561AB8" w:rsidP="00505BEF">
            <w:pPr>
              <w:pStyle w:val="afe"/>
            </w:pPr>
            <w:r>
              <w:rPr>
                <w:rFonts w:hint="eastAsia"/>
              </w:rPr>
              <w:t>b</w:t>
            </w:r>
            <w:r>
              <w:t xml:space="preserve">oolean </w:t>
            </w:r>
            <w:proofErr w:type="gramStart"/>
            <w:r>
              <w:t>trySample(</w:t>
            </w:r>
            <w:proofErr w:type="gramEnd"/>
            <w:r>
              <w:t>T element)</w:t>
            </w:r>
          </w:p>
        </w:tc>
        <w:tc>
          <w:tcPr>
            <w:tcW w:w="5244" w:type="dxa"/>
          </w:tcPr>
          <w:p w14:paraId="599F35FD" w14:textId="1D34FD3F" w:rsidR="00561AB8" w:rsidRDefault="00FE0FBE" w:rsidP="00505BEF">
            <w:pPr>
              <w:pStyle w:val="afe"/>
            </w:pPr>
            <w:r>
              <w:rPr>
                <w:rFonts w:hint="eastAsia"/>
              </w:rPr>
              <w:t>取样传递给</w:t>
            </w:r>
            <w:r w:rsidR="008E74CE">
              <w:rPr>
                <w:rFonts w:hint="eastAsia"/>
              </w:rPr>
              <w:t>方法</w:t>
            </w:r>
            <w:r>
              <w:rPr>
                <w:rFonts w:hint="eastAsia"/>
              </w:rPr>
              <w:t>元素，并将</w:t>
            </w:r>
            <w:r w:rsidR="008E74CE">
              <w:rPr>
                <w:rFonts w:hint="eastAsia"/>
              </w:rPr>
              <w:t>是否采样</w:t>
            </w:r>
            <w:r>
              <w:rPr>
                <w:rFonts w:hint="eastAsia"/>
              </w:rPr>
              <w:t>以布尔值返回。算法伪代码见</w:t>
            </w:r>
            <w:r w:rsidR="000A3F2E">
              <w:fldChar w:fldCharType="begin"/>
            </w:r>
            <w:r w:rsidR="000A3F2E">
              <w:instrText xml:space="preserve"> </w:instrText>
            </w:r>
            <w:r w:rsidR="000A3F2E">
              <w:rPr>
                <w:rFonts w:hint="eastAsia"/>
              </w:rPr>
              <w:instrText>REF _Ref131845315 \r \h</w:instrText>
            </w:r>
            <w:r w:rsidR="000A3F2E">
              <w:instrText xml:space="preserve"> </w:instrText>
            </w:r>
            <w:r w:rsidR="000A3F2E">
              <w:fldChar w:fldCharType="separate"/>
            </w:r>
            <w:r w:rsidR="008E74CE">
              <w:t>3.1</w:t>
            </w:r>
            <w:r w:rsidR="000A3F2E">
              <w:fldChar w:fldCharType="end"/>
            </w:r>
            <w:r w:rsidR="000A3F2E">
              <w:fldChar w:fldCharType="begin"/>
            </w:r>
            <w:r w:rsidR="000A3F2E">
              <w:instrText xml:space="preserve"> REF _Ref131845319 \h </w:instrText>
            </w:r>
            <w:r w:rsidR="000A3F2E">
              <w:fldChar w:fldCharType="separate"/>
            </w:r>
            <w:r w:rsidR="008E74CE">
              <w:rPr>
                <w:rFonts w:hint="eastAsia"/>
              </w:rPr>
              <w:t>朴素蓄水池算法</w:t>
            </w:r>
            <w:r w:rsidR="000A3F2E">
              <w:fldChar w:fldCharType="end"/>
            </w:r>
          </w:p>
        </w:tc>
      </w:tr>
      <w:tr w:rsidR="00561AB8" w14:paraId="7CBDAEF1" w14:textId="77777777" w:rsidTr="00FE0FBE">
        <w:tc>
          <w:tcPr>
            <w:tcW w:w="3823" w:type="dxa"/>
          </w:tcPr>
          <w:p w14:paraId="7B180F9D" w14:textId="22EA355B" w:rsidR="00561AB8" w:rsidRDefault="00561AB8" w:rsidP="00505BEF">
            <w:pPr>
              <w:pStyle w:val="afe"/>
            </w:pPr>
            <w:r>
              <w:t xml:space="preserve">SampleResult&lt;T&gt; </w:t>
            </w:r>
            <w:proofErr w:type="gramStart"/>
            <w:r>
              <w:rPr>
                <w:rFonts w:hint="eastAsia"/>
              </w:rPr>
              <w:t>g</w:t>
            </w:r>
            <w:r>
              <w:t>et</w:t>
            </w:r>
            <w:r>
              <w:rPr>
                <w:rFonts w:hint="eastAsia"/>
              </w:rPr>
              <w:t>S</w:t>
            </w:r>
            <w:r>
              <w:t>ampleResult(</w:t>
            </w:r>
            <w:proofErr w:type="gramEnd"/>
            <w:r>
              <w:t>)</w:t>
            </w:r>
          </w:p>
        </w:tc>
        <w:tc>
          <w:tcPr>
            <w:tcW w:w="5244" w:type="dxa"/>
          </w:tcPr>
          <w:p w14:paraId="651BF61D" w14:textId="4DD6895C" w:rsidR="00561AB8" w:rsidRDefault="00FE0FBE" w:rsidP="00505BEF">
            <w:pPr>
              <w:pStyle w:val="afe"/>
            </w:pPr>
            <w:r>
              <w:rPr>
                <w:rFonts w:hint="eastAsia"/>
              </w:rPr>
              <w:t>返回取样结果</w:t>
            </w:r>
          </w:p>
        </w:tc>
      </w:tr>
      <w:tr w:rsidR="00561AB8" w14:paraId="1F719FF3" w14:textId="77777777" w:rsidTr="00FE0FBE">
        <w:tc>
          <w:tcPr>
            <w:tcW w:w="3823" w:type="dxa"/>
          </w:tcPr>
          <w:p w14:paraId="13ED4FC9" w14:textId="56406A22" w:rsidR="00561AB8" w:rsidRDefault="00B100E8" w:rsidP="00505BEF">
            <w:pPr>
              <w:pStyle w:val="afe"/>
            </w:pPr>
            <w:r>
              <w:rPr>
                <w:rFonts w:hint="eastAsia"/>
              </w:rPr>
              <w:t>int</w:t>
            </w:r>
            <w:r>
              <w:t xml:space="preserve"> total</w:t>
            </w:r>
          </w:p>
        </w:tc>
        <w:tc>
          <w:tcPr>
            <w:tcW w:w="5244" w:type="dxa"/>
          </w:tcPr>
          <w:p w14:paraId="121A8BCB" w14:textId="451B4B32" w:rsidR="00561AB8" w:rsidRDefault="00B100E8" w:rsidP="00505BEF">
            <w:pPr>
              <w:pStyle w:val="afe"/>
            </w:pPr>
            <w:r>
              <w:rPr>
                <w:rFonts w:hint="eastAsia"/>
              </w:rPr>
              <w:t>计数器，统计数据流中元素的总数</w:t>
            </w:r>
          </w:p>
        </w:tc>
      </w:tr>
      <w:tr w:rsidR="00561AB8" w14:paraId="17D80F61" w14:textId="77777777" w:rsidTr="00FE0FBE">
        <w:tc>
          <w:tcPr>
            <w:tcW w:w="3823" w:type="dxa"/>
          </w:tcPr>
          <w:p w14:paraId="6511DF67" w14:textId="1D1BFC60" w:rsidR="00561AB8" w:rsidRDefault="00B100E8" w:rsidP="00505BEF">
            <w:pPr>
              <w:pStyle w:val="afe"/>
            </w:pPr>
            <w:r>
              <w:t xml:space="preserve">ArrayList&lt;T&gt; </w:t>
            </w:r>
            <w:r>
              <w:rPr>
                <w:rFonts w:hint="eastAsia"/>
              </w:rPr>
              <w:t>samples</w:t>
            </w:r>
          </w:p>
        </w:tc>
        <w:tc>
          <w:tcPr>
            <w:tcW w:w="5244" w:type="dxa"/>
          </w:tcPr>
          <w:p w14:paraId="79B4601C" w14:textId="53180E74" w:rsidR="00561AB8" w:rsidRDefault="00B100E8" w:rsidP="00505BEF">
            <w:pPr>
              <w:pStyle w:val="afe"/>
            </w:pPr>
            <w:r>
              <w:rPr>
                <w:rFonts w:hint="eastAsia"/>
              </w:rPr>
              <w:t>数组，表示目前为止</w:t>
            </w:r>
            <w:r w:rsidR="000A3F2E">
              <w:rPr>
                <w:rFonts w:hint="eastAsia"/>
              </w:rPr>
              <w:t>算法得到的样本</w:t>
            </w:r>
          </w:p>
        </w:tc>
      </w:tr>
    </w:tbl>
    <w:p w14:paraId="2F491BB6" w14:textId="3524F04D" w:rsidR="00561AB8" w:rsidRDefault="00561AB8" w:rsidP="00FE0FBE">
      <w:pPr>
        <w:pStyle w:val="3"/>
      </w:pPr>
      <w:bookmarkStart w:id="149" w:name="_Toc132115347"/>
      <w:r>
        <w:rPr>
          <w:rFonts w:hint="eastAsia"/>
        </w:rPr>
        <w:t>S</w:t>
      </w:r>
      <w:r>
        <w:t>ampleResult&lt;T&gt;</w:t>
      </w:r>
      <w:r>
        <w:rPr>
          <w:rFonts w:hint="eastAsia"/>
        </w:rPr>
        <w:t>类</w:t>
      </w:r>
      <w:bookmarkEnd w:id="149"/>
    </w:p>
    <w:p w14:paraId="1C0488D2" w14:textId="4EED76E1" w:rsidR="00385258" w:rsidRDefault="00181E72" w:rsidP="000A3F2E">
      <w:pPr>
        <w:pStyle w:val="a0"/>
        <w:ind w:firstLine="480"/>
      </w:pPr>
      <w:r>
        <w:rPr>
          <w:rFonts w:hint="eastAsia"/>
        </w:rPr>
        <w:t>S</w:t>
      </w:r>
      <w:r>
        <w:t>ampleResult&lt;T&gt;</w:t>
      </w:r>
      <w:r>
        <w:rPr>
          <w:rFonts w:hint="eastAsia"/>
        </w:rPr>
        <w:t>类是一个数据类，也就是我们之前所谈论的“</w:t>
      </w:r>
      <w:r w:rsidRPr="00B076D8">
        <w:rPr>
          <w:rFonts w:hint="eastAsia"/>
          <w:b/>
          <w:bCs/>
        </w:rPr>
        <w:t>取样结果</w:t>
      </w:r>
      <w:r>
        <w:rPr>
          <w:rFonts w:hint="eastAsia"/>
        </w:rPr>
        <w:t>”。其成员变量有两个，第一个域是集合类，负责存储</w:t>
      </w:r>
      <w:r w:rsidRPr="00B076D8">
        <w:rPr>
          <w:rFonts w:hint="eastAsia"/>
          <w:b/>
          <w:bCs/>
        </w:rPr>
        <w:t>样本</w:t>
      </w:r>
      <w:r>
        <w:rPr>
          <w:rFonts w:hint="eastAsia"/>
        </w:rPr>
        <w:t>；第二个域是一个整形，</w:t>
      </w:r>
      <w:r>
        <w:rPr>
          <w:rFonts w:hint="eastAsia"/>
        </w:rPr>
        <w:lastRenderedPageBreak/>
        <w:t>负责存储</w:t>
      </w:r>
      <w:r w:rsidR="00385258">
        <w:rPr>
          <w:rFonts w:hint="eastAsia"/>
        </w:rPr>
        <w:t>目前为止数据流中元素的总数。</w:t>
      </w:r>
    </w:p>
    <w:p w14:paraId="2E82BF3F" w14:textId="17819EBD" w:rsidR="000A3F2E" w:rsidRDefault="000A3F2E" w:rsidP="000A3F2E">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8E74CE">
        <w:rPr>
          <w:noProof/>
        </w:rPr>
        <w:t>4</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8E74CE">
        <w:rPr>
          <w:noProof/>
        </w:rPr>
        <w:t>2</w:t>
      </w:r>
      <w:r w:rsidR="005D2359">
        <w:fldChar w:fldCharType="end"/>
      </w:r>
      <w:r>
        <w:rPr>
          <w:rFonts w:hint="eastAsia"/>
        </w:rPr>
        <w:t>Sample</w:t>
      </w:r>
      <w:r>
        <w:t>Result&lt;T&gt;</w:t>
      </w:r>
      <w:r>
        <w:rPr>
          <w:rFonts w:hint="eastAsia"/>
        </w:rPr>
        <w:t>类的成员变量</w:t>
      </w:r>
    </w:p>
    <w:tbl>
      <w:tblPr>
        <w:tblStyle w:val="a4"/>
        <w:tblW w:w="0" w:type="auto"/>
        <w:tblLook w:val="04A0" w:firstRow="1" w:lastRow="0" w:firstColumn="1" w:lastColumn="0" w:noHBand="0" w:noVBand="1"/>
      </w:tblPr>
      <w:tblGrid>
        <w:gridCol w:w="4148"/>
        <w:gridCol w:w="4148"/>
      </w:tblGrid>
      <w:tr w:rsidR="000A3F2E" w14:paraId="14E43E47" w14:textId="77777777" w:rsidTr="000A3F2E">
        <w:tc>
          <w:tcPr>
            <w:tcW w:w="4148" w:type="dxa"/>
          </w:tcPr>
          <w:p w14:paraId="3596F13F" w14:textId="495B1E57" w:rsidR="000A3F2E" w:rsidRDefault="000A3F2E" w:rsidP="000A3F2E">
            <w:pPr>
              <w:pStyle w:val="afe"/>
            </w:pPr>
            <w:r>
              <w:rPr>
                <w:rFonts w:hint="eastAsia"/>
              </w:rPr>
              <w:t>int</w:t>
            </w:r>
            <w:r>
              <w:t xml:space="preserve"> total</w:t>
            </w:r>
          </w:p>
        </w:tc>
        <w:tc>
          <w:tcPr>
            <w:tcW w:w="4148" w:type="dxa"/>
          </w:tcPr>
          <w:p w14:paraId="7AB1DFD1" w14:textId="47A7BC55" w:rsidR="000A3F2E" w:rsidRDefault="000A3F2E" w:rsidP="000A3F2E">
            <w:pPr>
              <w:pStyle w:val="afe"/>
            </w:pPr>
            <w:r>
              <w:rPr>
                <w:rFonts w:hint="eastAsia"/>
              </w:rPr>
              <w:t>计数器，统计数据流中元素的总数</w:t>
            </w:r>
          </w:p>
        </w:tc>
      </w:tr>
      <w:tr w:rsidR="000A3F2E" w14:paraId="45F8F32F" w14:textId="77777777" w:rsidTr="000A3F2E">
        <w:tc>
          <w:tcPr>
            <w:tcW w:w="4148" w:type="dxa"/>
          </w:tcPr>
          <w:p w14:paraId="1335EC42" w14:textId="08F0E2B9" w:rsidR="000A3F2E" w:rsidRDefault="000A3F2E" w:rsidP="000A3F2E">
            <w:pPr>
              <w:pStyle w:val="afe"/>
            </w:pPr>
            <w:r>
              <w:t xml:space="preserve">ArrayList&lt;T&gt; </w:t>
            </w:r>
            <w:r>
              <w:rPr>
                <w:rFonts w:hint="eastAsia"/>
              </w:rPr>
              <w:t>samples</w:t>
            </w:r>
          </w:p>
        </w:tc>
        <w:tc>
          <w:tcPr>
            <w:tcW w:w="4148" w:type="dxa"/>
          </w:tcPr>
          <w:p w14:paraId="16B557E0" w14:textId="1C367E85" w:rsidR="000A3F2E" w:rsidRDefault="000A3F2E" w:rsidP="000A3F2E">
            <w:pPr>
              <w:pStyle w:val="afe"/>
            </w:pPr>
            <w:r>
              <w:rPr>
                <w:rFonts w:hint="eastAsia"/>
              </w:rPr>
              <w:t>数组，表示目前为止算法得到的样本</w:t>
            </w:r>
          </w:p>
        </w:tc>
      </w:tr>
    </w:tbl>
    <w:p w14:paraId="0A27D671" w14:textId="33EC7461" w:rsidR="00591C6A" w:rsidRDefault="00591C6A" w:rsidP="000A3F2E">
      <w:pPr>
        <w:pStyle w:val="3"/>
      </w:pPr>
      <w:bookmarkStart w:id="150" w:name="_Toc132115348"/>
      <w:r>
        <w:rPr>
          <w:rFonts w:hint="eastAsia"/>
        </w:rPr>
        <w:t>SamplerHandle</w:t>
      </w:r>
      <w:r>
        <w:t>&lt;T&gt;</w:t>
      </w:r>
      <w:r>
        <w:rPr>
          <w:rFonts w:hint="eastAsia"/>
        </w:rPr>
        <w:t>类</w:t>
      </w:r>
      <w:bookmarkEnd w:id="150"/>
    </w:p>
    <w:p w14:paraId="54B027C8" w14:textId="0A6C7B55" w:rsidR="00867CA8" w:rsidRDefault="00867CA8" w:rsidP="00867CA8">
      <w:pPr>
        <w:pStyle w:val="a0"/>
        <w:ind w:firstLine="480"/>
      </w:pPr>
      <w:r>
        <w:rPr>
          <w:rFonts w:hint="eastAsia"/>
        </w:rPr>
        <w:t>在前文（</w:t>
      </w:r>
      <w:r w:rsidR="00263F06">
        <w:fldChar w:fldCharType="begin"/>
      </w:r>
      <w:r w:rsidR="00263F06">
        <w:instrText xml:space="preserve"> </w:instrText>
      </w:r>
      <w:r w:rsidR="00263F06">
        <w:rPr>
          <w:rFonts w:hint="eastAsia"/>
        </w:rPr>
        <w:instrText>REF _Ref131856594 \r \h</w:instrText>
      </w:r>
      <w:r w:rsidR="00263F06">
        <w:instrText xml:space="preserve"> </w:instrText>
      </w:r>
      <w:r w:rsidR="00263F06">
        <w:fldChar w:fldCharType="separate"/>
      </w:r>
      <w:r w:rsidR="008E74CE">
        <w:t>4.1</w:t>
      </w:r>
      <w:r w:rsidR="00263F06">
        <w:fldChar w:fldCharType="end"/>
      </w:r>
      <w:r w:rsidR="008E74CE">
        <w:rPr>
          <w:rFonts w:hint="eastAsia"/>
        </w:rPr>
        <w:t>节</w:t>
      </w:r>
      <w:r>
        <w:rPr>
          <w:rFonts w:hint="eastAsia"/>
        </w:rPr>
        <w:t>）</w:t>
      </w:r>
      <w:r w:rsidR="00263F06">
        <w:rPr>
          <w:rFonts w:hint="eastAsia"/>
        </w:rPr>
        <w:t>的伪代码（</w:t>
      </w:r>
      <w:r w:rsidR="00263F06">
        <w:fldChar w:fldCharType="begin"/>
      </w:r>
      <w:r w:rsidR="00263F06">
        <w:instrText xml:space="preserve"> </w:instrText>
      </w:r>
      <w:r w:rsidR="00263F06">
        <w:rPr>
          <w:rFonts w:hint="eastAsia"/>
        </w:rPr>
        <w:instrText>REF _Ref131856811 \h</w:instrText>
      </w:r>
      <w:r w:rsidR="00263F06">
        <w:instrText xml:space="preserve"> </w:instrText>
      </w:r>
      <w:r w:rsidR="00263F06">
        <w:fldChar w:fldCharType="separate"/>
      </w:r>
      <w:r w:rsidR="008E74CE">
        <w:rPr>
          <w:rFonts w:hint="eastAsia"/>
        </w:rPr>
        <w:t>图片</w:t>
      </w:r>
      <w:r w:rsidR="008E74CE">
        <w:rPr>
          <w:rFonts w:hint="eastAsia"/>
        </w:rPr>
        <w:t xml:space="preserve"> </w:t>
      </w:r>
      <w:r w:rsidR="008E74CE">
        <w:rPr>
          <w:noProof/>
        </w:rPr>
        <w:t>4</w:t>
      </w:r>
      <w:r w:rsidR="008E74CE">
        <w:noBreakHyphen/>
      </w:r>
      <w:r w:rsidR="008E74CE">
        <w:rPr>
          <w:noProof/>
        </w:rPr>
        <w:t>2</w:t>
      </w:r>
      <w:r w:rsidR="008E74CE">
        <w:rPr>
          <w:rFonts w:hint="eastAsia"/>
        </w:rPr>
        <w:t>并行蓄水池算法的伪代码</w:t>
      </w:r>
      <w:r w:rsidR="00263F06">
        <w:fldChar w:fldCharType="end"/>
      </w:r>
      <w:r w:rsidR="00263F06">
        <w:rPr>
          <w:rFonts w:hint="eastAsia"/>
        </w:rPr>
        <w:t>）中，我们提到阻塞队列中等待合并的</w:t>
      </w:r>
      <w:r w:rsidR="00B34D7B">
        <w:rPr>
          <w:rFonts w:hint="eastAsia"/>
        </w:rPr>
        <w:t>取样结果</w:t>
      </w:r>
      <w:r w:rsidR="00263F06">
        <w:rPr>
          <w:rFonts w:hint="eastAsia"/>
        </w:rPr>
        <w:t>是由采样线程在采样结束后放进去的。</w:t>
      </w:r>
      <w:r>
        <w:rPr>
          <w:rFonts w:hint="eastAsia"/>
        </w:rPr>
        <w:t>但在实际实现时，为了使算法在取样过程还没有结束时（即采样线程还没有结束时），就可以导出取样结果</w:t>
      </w:r>
      <w:r w:rsidR="00263F06">
        <w:rPr>
          <w:rFonts w:hint="eastAsia"/>
        </w:rPr>
        <w:t>，</w:t>
      </w:r>
      <w:r>
        <w:rPr>
          <w:rFonts w:hint="eastAsia"/>
        </w:rPr>
        <w:t>所以在主线程调用</w:t>
      </w:r>
      <w:r>
        <w:t>ParallelReservoir</w:t>
      </w:r>
      <w:r w:rsidR="00953825">
        <w:t>::</w:t>
      </w:r>
      <w:r>
        <w:rPr>
          <w:rFonts w:hint="eastAsia"/>
        </w:rPr>
        <w:t>getSampleResult</w:t>
      </w:r>
      <w:r>
        <w:t>()</w:t>
      </w:r>
      <w:r>
        <w:rPr>
          <w:rFonts w:hint="eastAsia"/>
        </w:rPr>
        <w:t>后，每个采样线程的</w:t>
      </w:r>
      <w:r w:rsidR="00B34D7B">
        <w:rPr>
          <w:rFonts w:hint="eastAsia"/>
        </w:rPr>
        <w:t>取样结果</w:t>
      </w:r>
      <w:r>
        <w:rPr>
          <w:rFonts w:hint="eastAsia"/>
        </w:rPr>
        <w:t>是由</w:t>
      </w:r>
      <w:r w:rsidR="00B34D7B">
        <w:rPr>
          <w:rFonts w:hint="eastAsia"/>
        </w:rPr>
        <w:t>该方法</w:t>
      </w:r>
      <w:r>
        <w:rPr>
          <w:rFonts w:hint="eastAsia"/>
        </w:rPr>
        <w:t>为其放入阻塞队列，</w:t>
      </w:r>
      <w:r w:rsidR="00B34D7B">
        <w:rPr>
          <w:rFonts w:hint="eastAsia"/>
        </w:rPr>
        <w:t>并</w:t>
      </w:r>
      <w:r>
        <w:rPr>
          <w:rFonts w:hint="eastAsia"/>
        </w:rPr>
        <w:t>启动合并线程。如下图所示：</w:t>
      </w:r>
    </w:p>
    <w:p w14:paraId="04F2FA81" w14:textId="77777777" w:rsidR="00867CA8" w:rsidRDefault="00867CA8" w:rsidP="00867CA8">
      <w:pPr>
        <w:pStyle w:val="ab"/>
        <w:keepNext/>
      </w:pPr>
      <w:r w:rsidRPr="00E241AB">
        <w:rPr>
          <w:noProof/>
        </w:rPr>
        <w:drawing>
          <wp:inline distT="0" distB="0" distL="0" distR="0" wp14:anchorId="7F84CCF5" wp14:editId="24B7DF0C">
            <wp:extent cx="5274310" cy="16040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04010"/>
                    </a:xfrm>
                    <a:prstGeom prst="rect">
                      <a:avLst/>
                    </a:prstGeom>
                  </pic:spPr>
                </pic:pic>
              </a:graphicData>
            </a:graphic>
          </wp:inline>
        </w:drawing>
      </w:r>
    </w:p>
    <w:p w14:paraId="47FA0F4C" w14:textId="3D9A0BC7" w:rsidR="00347F8A" w:rsidRPr="00347F8A" w:rsidRDefault="00867CA8" w:rsidP="00643FCD">
      <w:pPr>
        <w:pStyle w:val="ac"/>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8E74CE">
        <w:rPr>
          <w:noProof/>
        </w:rPr>
        <w:t>4</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8E74CE">
        <w:rPr>
          <w:noProof/>
        </w:rPr>
        <w:t>4</w:t>
      </w:r>
      <w:r w:rsidR="00633952">
        <w:fldChar w:fldCharType="end"/>
      </w:r>
      <w:r>
        <w:t>ParallelReservoir</w:t>
      </w:r>
      <w:r w:rsidR="00953825">
        <w:t>::</w:t>
      </w:r>
      <w:r>
        <w:t>getSampleResult()</w:t>
      </w:r>
      <w:r>
        <w:rPr>
          <w:rFonts w:hint="eastAsia"/>
        </w:rPr>
        <w:t>部分代码截图</w:t>
      </w:r>
    </w:p>
    <w:p w14:paraId="025FB04C" w14:textId="5BF362F0" w:rsidR="00690A69" w:rsidRDefault="00690A69" w:rsidP="00591C6A">
      <w:pPr>
        <w:pStyle w:val="a0"/>
        <w:ind w:firstLine="480"/>
      </w:pPr>
      <w:r>
        <w:rPr>
          <w:rFonts w:hint="eastAsia"/>
        </w:rPr>
        <w:t>总而言之，采样线程调用</w:t>
      </w:r>
      <w:r>
        <w:rPr>
          <w:rFonts w:hint="eastAsia"/>
        </w:rPr>
        <w:t>SimpleReservoir</w:t>
      </w:r>
      <w:r w:rsidR="008E6D1C">
        <w:rPr>
          <w:rFonts w:hint="eastAsia"/>
        </w:rPr>
        <w:t>类</w:t>
      </w:r>
      <w:r>
        <w:rPr>
          <w:rFonts w:hint="eastAsia"/>
        </w:rPr>
        <w:t>的</w:t>
      </w:r>
      <w:r>
        <w:rPr>
          <w:rFonts w:hint="eastAsia"/>
        </w:rPr>
        <w:t>try</w:t>
      </w:r>
      <w:r>
        <w:t>Sample(T element)</w:t>
      </w:r>
      <w:r>
        <w:rPr>
          <w:rFonts w:hint="eastAsia"/>
        </w:rPr>
        <w:t>方法</w:t>
      </w:r>
      <w:r w:rsidR="008E6D1C">
        <w:rPr>
          <w:rFonts w:hint="eastAsia"/>
        </w:rPr>
        <w:t>进行采样；</w:t>
      </w:r>
      <w:r>
        <w:rPr>
          <w:rFonts w:hint="eastAsia"/>
        </w:rPr>
        <w:t>而主线程在调用</w:t>
      </w:r>
      <w:r>
        <w:t>ParallelReservoir</w:t>
      </w:r>
      <w:r w:rsidR="00BD5D04">
        <w:t>::</w:t>
      </w:r>
      <w:r>
        <w:rPr>
          <w:rFonts w:hint="eastAsia"/>
        </w:rPr>
        <w:t>getSampleResult</w:t>
      </w:r>
      <w:r>
        <w:t>()</w:t>
      </w:r>
      <w:r>
        <w:rPr>
          <w:rFonts w:hint="eastAsia"/>
        </w:rPr>
        <w:t>后，会调用</w:t>
      </w:r>
      <w:r>
        <w:rPr>
          <w:rFonts w:hint="eastAsia"/>
        </w:rPr>
        <w:t>SimpleReservoir</w:t>
      </w:r>
      <w:r w:rsidR="008E6D1C">
        <w:rPr>
          <w:rFonts w:hint="eastAsia"/>
        </w:rPr>
        <w:t>类</w:t>
      </w:r>
      <w:r>
        <w:rPr>
          <w:rFonts w:hint="eastAsia"/>
        </w:rPr>
        <w:t>的</w:t>
      </w:r>
      <w:r>
        <w:rPr>
          <w:rFonts w:hint="eastAsia"/>
        </w:rPr>
        <w:t>get</w:t>
      </w:r>
      <w:r>
        <w:t>SampleResult</w:t>
      </w:r>
      <w:r w:rsidR="008E6D1C">
        <w:t>()</w:t>
      </w:r>
      <w:r>
        <w:rPr>
          <w:rFonts w:hint="eastAsia"/>
        </w:rPr>
        <w:t>方法</w:t>
      </w:r>
      <w:r w:rsidR="008E6D1C">
        <w:rPr>
          <w:rFonts w:hint="eastAsia"/>
        </w:rPr>
        <w:t>取得该采样线程的取样结果</w:t>
      </w:r>
      <w:r>
        <w:rPr>
          <w:rFonts w:hint="eastAsia"/>
        </w:rPr>
        <w:t>。</w:t>
      </w:r>
      <w:r w:rsidR="00643FCD">
        <w:rPr>
          <w:rFonts w:hint="eastAsia"/>
        </w:rPr>
        <w:t>（具体可见</w:t>
      </w:r>
      <w:r w:rsidR="00643FCD">
        <w:fldChar w:fldCharType="begin"/>
      </w:r>
      <w:r w:rsidR="00643FCD">
        <w:instrText xml:space="preserve"> </w:instrText>
      </w:r>
      <w:r w:rsidR="00643FCD">
        <w:rPr>
          <w:rFonts w:hint="eastAsia"/>
        </w:rPr>
        <w:instrText>REF _Ref131863072 \h</w:instrText>
      </w:r>
      <w:r w:rsidR="00643FCD">
        <w:instrText xml:space="preserve"> </w:instrText>
      </w:r>
      <w:r w:rsidR="00643FCD">
        <w:fldChar w:fldCharType="separate"/>
      </w:r>
      <w:r w:rsidR="008E74CE">
        <w:rPr>
          <w:rFonts w:hint="eastAsia"/>
        </w:rPr>
        <w:t>图片</w:t>
      </w:r>
      <w:r w:rsidR="008E74CE">
        <w:rPr>
          <w:rFonts w:hint="eastAsia"/>
        </w:rPr>
        <w:t xml:space="preserve"> </w:t>
      </w:r>
      <w:r w:rsidR="008E74CE">
        <w:rPr>
          <w:noProof/>
        </w:rPr>
        <w:t>4</w:t>
      </w:r>
      <w:r w:rsidR="008E74CE">
        <w:noBreakHyphen/>
      </w:r>
      <w:r w:rsidR="008E74CE">
        <w:rPr>
          <w:noProof/>
        </w:rPr>
        <w:t>6</w:t>
      </w:r>
      <w:r w:rsidR="008E74CE">
        <w:rPr>
          <w:rFonts w:hint="eastAsia"/>
        </w:rPr>
        <w:t>描述</w:t>
      </w:r>
      <w:r w:rsidR="008E74CE">
        <w:rPr>
          <w:rFonts w:hint="eastAsia"/>
        </w:rPr>
        <w:t>SamplerHandle</w:t>
      </w:r>
      <w:r w:rsidR="008E74CE">
        <w:rPr>
          <w:rFonts w:hint="eastAsia"/>
        </w:rPr>
        <w:t>与</w:t>
      </w:r>
      <w:r w:rsidR="008E74CE">
        <w:t>ParallelReservoir</w:t>
      </w:r>
      <w:r w:rsidR="008E74CE">
        <w:rPr>
          <w:rFonts w:hint="eastAsia"/>
        </w:rPr>
        <w:t>之间的合作关系</w:t>
      </w:r>
      <w:r w:rsidR="008E74CE">
        <w:rPr>
          <w:rFonts w:hint="eastAsia"/>
          <w:noProof/>
        </w:rPr>
        <w:t>的</w:t>
      </w:r>
      <w:r w:rsidR="008E74CE">
        <w:rPr>
          <w:rFonts w:hint="eastAsia"/>
          <w:noProof/>
        </w:rPr>
        <w:t>UML</w:t>
      </w:r>
      <w:r w:rsidR="008E74CE">
        <w:rPr>
          <w:rFonts w:hint="eastAsia"/>
          <w:noProof/>
        </w:rPr>
        <w:t>时序图</w:t>
      </w:r>
      <w:r w:rsidR="00643FCD">
        <w:fldChar w:fldCharType="end"/>
      </w:r>
      <w:r w:rsidR="00643FCD">
        <w:rPr>
          <w:rFonts w:hint="eastAsia"/>
        </w:rPr>
        <w:t>）</w:t>
      </w:r>
    </w:p>
    <w:p w14:paraId="113972A0" w14:textId="63DF2372" w:rsidR="00591C6A" w:rsidRDefault="00263F06" w:rsidP="00591C6A">
      <w:pPr>
        <w:pStyle w:val="a0"/>
        <w:ind w:firstLine="480"/>
      </w:pPr>
      <w:r>
        <w:rPr>
          <w:rFonts w:hint="eastAsia"/>
        </w:rPr>
        <w:t>因此，有必要为</w:t>
      </w:r>
      <w:r w:rsidR="00EF3CBE">
        <w:rPr>
          <w:rFonts w:hint="eastAsia"/>
        </w:rPr>
        <w:t>SimpleReservoir</w:t>
      </w:r>
      <w:r w:rsidR="00EF3CBE">
        <w:rPr>
          <w:rFonts w:hint="eastAsia"/>
        </w:rPr>
        <w:t>添加锁，以防止两个线程同时对其访问时出现的异常状况。</w:t>
      </w:r>
    </w:p>
    <w:p w14:paraId="4982C53B" w14:textId="46011B87" w:rsidR="00EF3CBE" w:rsidRDefault="00EF3CBE" w:rsidP="00591C6A">
      <w:pPr>
        <w:pStyle w:val="a0"/>
        <w:ind w:firstLine="480"/>
      </w:pPr>
      <w:r>
        <w:rPr>
          <w:rFonts w:hint="eastAsia"/>
        </w:rPr>
        <w:t>SamplerHandle</w:t>
      </w:r>
      <w:r>
        <w:t>&lt;T&gt;</w:t>
      </w:r>
      <w:r>
        <w:rPr>
          <w:rFonts w:hint="eastAsia"/>
        </w:rPr>
        <w:t>类</w:t>
      </w:r>
      <w:r w:rsidR="00B34D7B">
        <w:rPr>
          <w:rFonts w:hint="eastAsia"/>
        </w:rPr>
        <w:t>继承了</w:t>
      </w:r>
      <w:r>
        <w:rPr>
          <w:rFonts w:hint="eastAsia"/>
        </w:rPr>
        <w:t>SimpleReservoir</w:t>
      </w:r>
      <w:r w:rsidR="00B34D7B">
        <w:t>&lt;T&gt;</w:t>
      </w:r>
      <w:r>
        <w:rPr>
          <w:rFonts w:hint="eastAsia"/>
        </w:rPr>
        <w:t>。它只有一个新</w:t>
      </w:r>
      <w:r w:rsidR="00B34D7B">
        <w:rPr>
          <w:rFonts w:hint="eastAsia"/>
        </w:rPr>
        <w:t>的</w:t>
      </w:r>
      <w:r>
        <w:rPr>
          <w:rFonts w:hint="eastAsia"/>
        </w:rPr>
        <w:t>成员</w:t>
      </w:r>
      <w:r w:rsidR="00B34D7B">
        <w:rPr>
          <w:rFonts w:hint="eastAsia"/>
        </w:rPr>
        <w:t>变量</w:t>
      </w:r>
      <w:r>
        <w:rPr>
          <w:rFonts w:hint="eastAsia"/>
        </w:rPr>
        <w:t>：一个重入锁（</w:t>
      </w:r>
      <w:r>
        <w:rPr>
          <w:rFonts w:hint="eastAsia"/>
        </w:rPr>
        <w:t>reentrant</w:t>
      </w:r>
      <w:r>
        <w:t xml:space="preserve"> </w:t>
      </w:r>
      <w:r>
        <w:rPr>
          <w:rFonts w:hint="eastAsia"/>
        </w:rPr>
        <w:t>lock</w:t>
      </w:r>
      <w:r>
        <w:rPr>
          <w:rFonts w:hint="eastAsia"/>
        </w:rPr>
        <w:t>），用来保护自己不会因为多个线程的同时访问而出现数据的不一致性。</w:t>
      </w:r>
      <w:r>
        <w:rPr>
          <w:rFonts w:hint="eastAsia"/>
        </w:rPr>
        <w:t>SamplerHandle</w:t>
      </w:r>
      <w:r>
        <w:rPr>
          <w:rFonts w:hint="eastAsia"/>
        </w:rPr>
        <w:t>重写了</w:t>
      </w:r>
      <w:r>
        <w:rPr>
          <w:rFonts w:hint="eastAsia"/>
        </w:rPr>
        <w:t>SimpleReservoir</w:t>
      </w:r>
      <w:r>
        <w:rPr>
          <w:rFonts w:hint="eastAsia"/>
        </w:rPr>
        <w:t>的几乎每一个方法，使得对父类的方法进行访问时，需要先调用锁的</w:t>
      </w:r>
      <w:r>
        <w:rPr>
          <w:rFonts w:hint="eastAsia"/>
        </w:rPr>
        <w:t>lock</w:t>
      </w:r>
      <w:r>
        <w:t>()</w:t>
      </w:r>
      <w:r>
        <w:rPr>
          <w:rFonts w:hint="eastAsia"/>
        </w:rPr>
        <w:t>方法。</w:t>
      </w:r>
      <w:r w:rsidR="00347F8A">
        <w:rPr>
          <w:rFonts w:hint="eastAsia"/>
        </w:rPr>
        <w:t>代码如下图所示：</w:t>
      </w:r>
    </w:p>
    <w:p w14:paraId="174CF3B9" w14:textId="77777777" w:rsidR="00347F8A" w:rsidRDefault="00347F8A" w:rsidP="00347F8A">
      <w:pPr>
        <w:pStyle w:val="ab"/>
        <w:keepNext/>
      </w:pPr>
      <w:r w:rsidRPr="00347F8A">
        <w:rPr>
          <w:noProof/>
        </w:rPr>
        <w:lastRenderedPageBreak/>
        <w:drawing>
          <wp:inline distT="0" distB="0" distL="0" distR="0" wp14:anchorId="7E080A31" wp14:editId="157BFE6D">
            <wp:extent cx="3896269" cy="18671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6269" cy="1867161"/>
                    </a:xfrm>
                    <a:prstGeom prst="rect">
                      <a:avLst/>
                    </a:prstGeom>
                  </pic:spPr>
                </pic:pic>
              </a:graphicData>
            </a:graphic>
          </wp:inline>
        </w:drawing>
      </w:r>
    </w:p>
    <w:p w14:paraId="324A42FD" w14:textId="06612288" w:rsidR="00643FCD" w:rsidRPr="00643FCD" w:rsidRDefault="00347F8A" w:rsidP="00643FCD">
      <w:pPr>
        <w:pStyle w:val="ac"/>
        <w:rPr>
          <w:noProof/>
        </w:rPr>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8E74CE">
        <w:rPr>
          <w:noProof/>
        </w:rPr>
        <w:t>4</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8E74CE">
        <w:rPr>
          <w:noProof/>
        </w:rPr>
        <w:t>5</w:t>
      </w:r>
      <w:r w:rsidR="00633952">
        <w:fldChar w:fldCharType="end"/>
      </w:r>
      <w:r>
        <w:t>SamplerHandle</w:t>
      </w:r>
      <w:r>
        <w:rPr>
          <w:rFonts w:hint="eastAsia"/>
        </w:rPr>
        <w:t>覆写</w:t>
      </w:r>
      <w:r>
        <w:t>SimpleReservoir</w:t>
      </w:r>
      <w:r>
        <w:rPr>
          <w:rFonts w:hint="eastAsia"/>
          <w:noProof/>
        </w:rPr>
        <w:t>的成员函数的示例</w:t>
      </w:r>
    </w:p>
    <w:p w14:paraId="06F67C2B" w14:textId="50B6A6BF" w:rsidR="000A3F2E" w:rsidRDefault="000A3F2E" w:rsidP="000A3F2E">
      <w:pPr>
        <w:pStyle w:val="3"/>
      </w:pPr>
      <w:bookmarkStart w:id="151" w:name="_Toc132115349"/>
      <w:r>
        <w:rPr>
          <w:rFonts w:hint="eastAsia"/>
        </w:rPr>
        <w:t>ParallelReservoir</w:t>
      </w:r>
      <w:r>
        <w:t>&lt;T&gt;</w:t>
      </w:r>
      <w:r>
        <w:rPr>
          <w:rFonts w:hint="eastAsia"/>
        </w:rPr>
        <w:t>类</w:t>
      </w:r>
      <w:bookmarkEnd w:id="151"/>
    </w:p>
    <w:p w14:paraId="045413FB" w14:textId="347BC299" w:rsidR="000A3F2E" w:rsidRDefault="00643FCD" w:rsidP="000A3F2E">
      <w:pPr>
        <w:pStyle w:val="a0"/>
        <w:ind w:firstLine="480"/>
      </w:pPr>
      <w:r>
        <w:rPr>
          <w:rFonts w:hint="eastAsia"/>
        </w:rPr>
        <w:t>Parallel</w:t>
      </w:r>
      <w:r>
        <w:t>Reservoir</w:t>
      </w:r>
      <w:r w:rsidR="009A4F5D">
        <w:rPr>
          <w:rFonts w:hint="eastAsia"/>
        </w:rPr>
        <w:t>实现了并行蓄水池算法</w:t>
      </w:r>
      <w:r w:rsidR="00815450">
        <w:rPr>
          <w:rFonts w:hint="eastAsia"/>
        </w:rPr>
        <w:t>，其重要成员见下表。</w:t>
      </w:r>
    </w:p>
    <w:p w14:paraId="28D13D4B" w14:textId="73D0E755" w:rsidR="00B34D7B" w:rsidRDefault="00B34D7B" w:rsidP="00B34D7B">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8E74CE">
        <w:rPr>
          <w:noProof/>
        </w:rPr>
        <w:t>4</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8E74CE">
        <w:rPr>
          <w:noProof/>
        </w:rPr>
        <w:t>3</w:t>
      </w:r>
      <w:r w:rsidR="005D2359">
        <w:fldChar w:fldCharType="end"/>
      </w:r>
      <w:r>
        <w:t xml:space="preserve"> </w:t>
      </w:r>
      <w:r>
        <w:rPr>
          <w:rFonts w:hint="eastAsia"/>
        </w:rPr>
        <w:t>Parallel</w:t>
      </w:r>
      <w:r>
        <w:t>Reservoir</w:t>
      </w:r>
      <w:r>
        <w:rPr>
          <w:rFonts w:hint="eastAsia"/>
        </w:rPr>
        <w:t>类的成员方法和成员变量</w:t>
      </w:r>
    </w:p>
    <w:tbl>
      <w:tblPr>
        <w:tblStyle w:val="a4"/>
        <w:tblW w:w="0" w:type="auto"/>
        <w:tblLook w:val="04A0" w:firstRow="1" w:lastRow="0" w:firstColumn="1" w:lastColumn="0" w:noHBand="0" w:noVBand="1"/>
      </w:tblPr>
      <w:tblGrid>
        <w:gridCol w:w="3397"/>
        <w:gridCol w:w="4899"/>
      </w:tblGrid>
      <w:tr w:rsidR="009A4F5D" w14:paraId="7ABDEED5" w14:textId="77777777" w:rsidTr="00B34D7B">
        <w:tc>
          <w:tcPr>
            <w:tcW w:w="3397" w:type="dxa"/>
          </w:tcPr>
          <w:p w14:paraId="7DC582CB" w14:textId="30A6D5D4" w:rsidR="009A4F5D" w:rsidRDefault="009A4F5D" w:rsidP="00B34D7B">
            <w:pPr>
              <w:pStyle w:val="afe"/>
            </w:pPr>
            <w:r>
              <w:t xml:space="preserve">SamplerHandle </w:t>
            </w:r>
            <w:proofErr w:type="gramStart"/>
            <w:r>
              <w:rPr>
                <w:rFonts w:hint="eastAsia"/>
              </w:rPr>
              <w:t>get</w:t>
            </w:r>
            <w:r>
              <w:t>SamplerHandle(</w:t>
            </w:r>
            <w:proofErr w:type="gramEnd"/>
            <w:r>
              <w:t>)</w:t>
            </w:r>
          </w:p>
        </w:tc>
        <w:tc>
          <w:tcPr>
            <w:tcW w:w="4899" w:type="dxa"/>
          </w:tcPr>
          <w:p w14:paraId="1D37A4E7" w14:textId="523D28DE" w:rsidR="009A4F5D" w:rsidRDefault="009A4F5D" w:rsidP="00B34D7B">
            <w:pPr>
              <w:pStyle w:val="afe"/>
            </w:pPr>
            <w:r>
              <w:rPr>
                <w:rFonts w:hint="eastAsia"/>
              </w:rPr>
              <w:t>生成一个</w:t>
            </w:r>
            <w:r>
              <w:rPr>
                <w:rFonts w:hint="eastAsia"/>
              </w:rPr>
              <w:t>SamplerHandle</w:t>
            </w:r>
            <w:r>
              <w:rPr>
                <w:rFonts w:hint="eastAsia"/>
              </w:rPr>
              <w:t>类，交由主线程传递给采样线程</w:t>
            </w:r>
          </w:p>
        </w:tc>
      </w:tr>
      <w:tr w:rsidR="009A4F5D" w14:paraId="04E81820" w14:textId="77777777" w:rsidTr="00B34D7B">
        <w:tc>
          <w:tcPr>
            <w:tcW w:w="3397" w:type="dxa"/>
          </w:tcPr>
          <w:p w14:paraId="63805511" w14:textId="60CE4A7B" w:rsidR="009A4F5D" w:rsidRDefault="009A4F5D" w:rsidP="00B34D7B">
            <w:pPr>
              <w:pStyle w:val="afe"/>
            </w:pPr>
            <w:r>
              <w:rPr>
                <w:rFonts w:hint="eastAsia"/>
              </w:rPr>
              <w:t>SampleResult</w:t>
            </w:r>
            <w:r>
              <w:t xml:space="preserve"> </w:t>
            </w:r>
            <w:proofErr w:type="gramStart"/>
            <w:r>
              <w:t>getSampleResult(</w:t>
            </w:r>
            <w:proofErr w:type="gramEnd"/>
            <w:r>
              <w:t>)</w:t>
            </w:r>
          </w:p>
        </w:tc>
        <w:tc>
          <w:tcPr>
            <w:tcW w:w="4899" w:type="dxa"/>
          </w:tcPr>
          <w:p w14:paraId="4D4C5866" w14:textId="2448B871" w:rsidR="009A4F5D" w:rsidRDefault="009A4F5D" w:rsidP="00B34D7B">
            <w:pPr>
              <w:pStyle w:val="afe"/>
            </w:pPr>
            <w:r>
              <w:rPr>
                <w:rFonts w:hint="eastAsia"/>
              </w:rPr>
              <w:t>向采样线程收集</w:t>
            </w:r>
            <w:r w:rsidR="00B34D7B">
              <w:rPr>
                <w:rFonts w:hint="eastAsia"/>
              </w:rPr>
              <w:t>取样结果</w:t>
            </w:r>
            <w:r>
              <w:rPr>
                <w:rFonts w:hint="eastAsia"/>
              </w:rPr>
              <w:t>，将他们并行地合并后返回</w:t>
            </w:r>
          </w:p>
        </w:tc>
      </w:tr>
      <w:tr w:rsidR="009A4F5D" w14:paraId="30701292" w14:textId="77777777" w:rsidTr="00B34D7B">
        <w:tc>
          <w:tcPr>
            <w:tcW w:w="3397" w:type="dxa"/>
          </w:tcPr>
          <w:p w14:paraId="56F239A6" w14:textId="7A9CAC4D" w:rsidR="009A4F5D" w:rsidRDefault="00B34D7B" w:rsidP="00B34D7B">
            <w:pPr>
              <w:pStyle w:val="afe"/>
            </w:pPr>
            <w:r>
              <w:t xml:space="preserve">SampleResult </w:t>
            </w:r>
            <w:proofErr w:type="gramStart"/>
            <w:r w:rsidR="009A4F5D">
              <w:rPr>
                <w:rFonts w:hint="eastAsia"/>
              </w:rPr>
              <w:t>merge</w:t>
            </w:r>
            <w:r>
              <w:t>(</w:t>
            </w:r>
            <w:proofErr w:type="gramEnd"/>
            <w:r>
              <w:t>SampleResult a, SampleResult b)</w:t>
            </w:r>
          </w:p>
        </w:tc>
        <w:tc>
          <w:tcPr>
            <w:tcW w:w="4899" w:type="dxa"/>
          </w:tcPr>
          <w:p w14:paraId="259A6DB9" w14:textId="06AB7BD4" w:rsidR="009A4F5D" w:rsidRPr="00B34D7B" w:rsidRDefault="00B34D7B" w:rsidP="00B34D7B">
            <w:pPr>
              <w:pStyle w:val="afe"/>
            </w:pPr>
            <w:r>
              <w:rPr>
                <w:rFonts w:hint="eastAsia"/>
              </w:rPr>
              <w:t>这是一个私有方法供合并线程调用，可以将两个取样结果合并为一个</w:t>
            </w:r>
          </w:p>
        </w:tc>
      </w:tr>
      <w:tr w:rsidR="00B34D7B" w14:paraId="1AA8820D" w14:textId="77777777" w:rsidTr="00B34D7B">
        <w:tc>
          <w:tcPr>
            <w:tcW w:w="3397" w:type="dxa"/>
          </w:tcPr>
          <w:p w14:paraId="7A807CD1" w14:textId="309E2A26" w:rsidR="00B34D7B" w:rsidRDefault="00B34D7B" w:rsidP="00B34D7B">
            <w:pPr>
              <w:pStyle w:val="afe"/>
            </w:pPr>
            <w:r>
              <w:t>ArrayList&lt;SamplerHandle&gt; s</w:t>
            </w:r>
            <w:r>
              <w:rPr>
                <w:rFonts w:hint="eastAsia"/>
              </w:rPr>
              <w:t>amplers</w:t>
            </w:r>
          </w:p>
        </w:tc>
        <w:tc>
          <w:tcPr>
            <w:tcW w:w="4899" w:type="dxa"/>
          </w:tcPr>
          <w:p w14:paraId="2E41500B" w14:textId="278BFBDF" w:rsidR="00B34D7B" w:rsidRDefault="00815450" w:rsidP="00B34D7B">
            <w:pPr>
              <w:pStyle w:val="afe"/>
            </w:pPr>
            <w:r>
              <w:rPr>
                <w:rFonts w:hint="eastAsia"/>
              </w:rPr>
              <w:t>存储指向各线程持有的</w:t>
            </w:r>
            <w:r>
              <w:rPr>
                <w:rFonts w:hint="eastAsia"/>
              </w:rPr>
              <w:t>SamplerHandle</w:t>
            </w:r>
            <w:r>
              <w:rPr>
                <w:rFonts w:hint="eastAsia"/>
              </w:rPr>
              <w:t>的引用，以便收集取样结果</w:t>
            </w:r>
          </w:p>
        </w:tc>
      </w:tr>
    </w:tbl>
    <w:p w14:paraId="19113224" w14:textId="14C782E2" w:rsidR="00815450" w:rsidRDefault="00815450" w:rsidP="000A3F2E">
      <w:pPr>
        <w:pStyle w:val="a0"/>
        <w:ind w:firstLine="480"/>
      </w:pPr>
      <w:r>
        <w:rPr>
          <w:rFonts w:hint="eastAsia"/>
        </w:rPr>
        <w:t>ParallelReservoir</w:t>
      </w:r>
      <w:r>
        <w:rPr>
          <w:rFonts w:hint="eastAsia"/>
        </w:rPr>
        <w:t>类不会创建采样线程，它们需要由数据结构的使用者创建。在</w:t>
      </w:r>
      <w:r>
        <w:rPr>
          <w:rFonts w:hint="eastAsia"/>
        </w:rPr>
        <w:t>getSampleResult</w:t>
      </w:r>
      <w:r>
        <w:t>()</w:t>
      </w:r>
      <w:r>
        <w:rPr>
          <w:rFonts w:hint="eastAsia"/>
        </w:rPr>
        <w:t>方法向采样线程收集取样结果，将结果放入阻塞队列中，并创建</w:t>
      </w:r>
      <m:oMath>
        <m:r>
          <w:rPr>
            <w:rFonts w:ascii="Cambria Math" w:hAnsi="Cambria Math" w:hint="eastAsia"/>
          </w:rPr>
          <m:t>X</m:t>
        </m:r>
        <m:r>
          <w:rPr>
            <w:rFonts w:ascii="Cambria Math" w:hAnsi="Cambria Math"/>
          </w:rPr>
          <m:t>-1</m:t>
        </m:r>
      </m:oMath>
      <w:r>
        <w:rPr>
          <w:rFonts w:hint="eastAsia"/>
        </w:rPr>
        <w:t>个合并线程将他们合并（其中</w:t>
      </w:r>
      <m:oMath>
        <m:r>
          <w:rPr>
            <w:rFonts w:ascii="Cambria Math" w:hAnsi="Cambria Math" w:hint="eastAsia"/>
          </w:rPr>
          <m:t>X</m:t>
        </m:r>
      </m:oMath>
      <w:r>
        <w:rPr>
          <w:rFonts w:hint="eastAsia"/>
        </w:rPr>
        <w:t>为采样线程的个数，即</w:t>
      </w:r>
      <w:proofErr w:type="spellStart"/>
      <w:r>
        <w:rPr>
          <w:rFonts w:hint="eastAsia"/>
        </w:rPr>
        <w:t>s</w:t>
      </w:r>
      <w:r>
        <w:t>amplers.size</w:t>
      </w:r>
      <w:proofErr w:type="spellEnd"/>
      <w:r>
        <w:t>()</w:t>
      </w:r>
      <w:r>
        <w:rPr>
          <w:rFonts w:hint="eastAsia"/>
        </w:rPr>
        <w:t>），在等待所有合并线程结束后，将</w:t>
      </w:r>
      <w:r w:rsidR="00993458">
        <w:rPr>
          <w:rFonts w:hint="eastAsia"/>
        </w:rPr>
        <w:t>阻塞队列中最后的</w:t>
      </w:r>
      <w:r w:rsidR="00993458">
        <w:rPr>
          <w:rFonts w:hint="eastAsia"/>
        </w:rPr>
        <w:t>SampleResult</w:t>
      </w:r>
      <w:r w:rsidR="00993458">
        <w:rPr>
          <w:rFonts w:hint="eastAsia"/>
        </w:rPr>
        <w:t>返回。</w:t>
      </w:r>
    </w:p>
    <w:p w14:paraId="2584317C" w14:textId="294F29AF" w:rsidR="00643FCD" w:rsidRDefault="00643FCD" w:rsidP="000A3F2E">
      <w:pPr>
        <w:pStyle w:val="a0"/>
        <w:ind w:firstLine="480"/>
      </w:pPr>
      <w:r>
        <w:rPr>
          <w:rFonts w:hint="eastAsia"/>
        </w:rPr>
        <w:t>为了让读者更好地理解</w:t>
      </w:r>
      <w:r w:rsidR="00815450">
        <w:rPr>
          <w:rFonts w:hint="eastAsia"/>
        </w:rPr>
        <w:t>ParallelReservoir</w:t>
      </w:r>
      <w:r w:rsidR="00815450">
        <w:rPr>
          <w:rFonts w:hint="eastAsia"/>
        </w:rPr>
        <w:t>类与</w:t>
      </w:r>
      <w:r w:rsidR="00815450">
        <w:rPr>
          <w:rFonts w:hint="eastAsia"/>
        </w:rPr>
        <w:t>SamplerHandle</w:t>
      </w:r>
      <w:r w:rsidR="00815450">
        <w:rPr>
          <w:rFonts w:hint="eastAsia"/>
        </w:rPr>
        <w:t>类</w:t>
      </w:r>
      <w:r>
        <w:rPr>
          <w:rFonts w:hint="eastAsia"/>
        </w:rPr>
        <w:t>的合作关系，笔者绘制了</w:t>
      </w:r>
      <w:r>
        <w:rPr>
          <w:rFonts w:hint="eastAsia"/>
        </w:rPr>
        <w:t>UML</w:t>
      </w:r>
      <w:r>
        <w:rPr>
          <w:rFonts w:hint="eastAsia"/>
        </w:rPr>
        <w:t>时序图，以供参考：</w:t>
      </w:r>
    </w:p>
    <w:p w14:paraId="29D54A04" w14:textId="7E7B9B9A" w:rsidR="00643FCD" w:rsidRDefault="008E6D1C" w:rsidP="00643FCD">
      <w:pPr>
        <w:pStyle w:val="ab"/>
        <w:keepNext/>
      </w:pPr>
      <w:r>
        <w:rPr>
          <w:noProof/>
        </w:rPr>
        <w:lastRenderedPageBreak/>
        <w:drawing>
          <wp:anchor distT="0" distB="0" distL="114300" distR="114300" simplePos="0" relativeHeight="251658240" behindDoc="0" locked="0" layoutInCell="1" allowOverlap="1" wp14:anchorId="18D992EA" wp14:editId="670D6997">
            <wp:simplePos x="0" y="0"/>
            <wp:positionH relativeFrom="margin">
              <wp:posOffset>-838200</wp:posOffset>
            </wp:positionH>
            <wp:positionV relativeFrom="paragraph">
              <wp:posOffset>0</wp:posOffset>
            </wp:positionV>
            <wp:extent cx="6657340" cy="8026400"/>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7340" cy="802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0D2287" w14:textId="0842D623" w:rsidR="00643FCD" w:rsidRDefault="00643FCD" w:rsidP="00643FCD">
      <w:pPr>
        <w:pStyle w:val="ac"/>
        <w:rPr>
          <w:noProof/>
        </w:rPr>
      </w:pPr>
      <w:bookmarkStart w:id="152" w:name="_Ref131863072"/>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8E74CE">
        <w:rPr>
          <w:noProof/>
        </w:rPr>
        <w:t>4</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8E74CE">
        <w:rPr>
          <w:noProof/>
        </w:rPr>
        <w:t>6</w:t>
      </w:r>
      <w:r w:rsidR="00633952">
        <w:fldChar w:fldCharType="end"/>
      </w:r>
      <w:r>
        <w:rPr>
          <w:rFonts w:hint="eastAsia"/>
        </w:rPr>
        <w:t>描述</w:t>
      </w:r>
      <w:r>
        <w:rPr>
          <w:rFonts w:hint="eastAsia"/>
        </w:rPr>
        <w:t>SamplerHandle</w:t>
      </w:r>
      <w:r>
        <w:rPr>
          <w:rFonts w:hint="eastAsia"/>
        </w:rPr>
        <w:t>与</w:t>
      </w:r>
      <w:r>
        <w:t>ParallelReservoir</w:t>
      </w:r>
      <w:r>
        <w:rPr>
          <w:rFonts w:hint="eastAsia"/>
        </w:rPr>
        <w:t>之间的合作关系</w:t>
      </w:r>
      <w:r>
        <w:rPr>
          <w:rFonts w:hint="eastAsia"/>
          <w:noProof/>
        </w:rPr>
        <w:t>的</w:t>
      </w:r>
      <w:r>
        <w:rPr>
          <w:rFonts w:hint="eastAsia"/>
          <w:noProof/>
        </w:rPr>
        <w:t>UML</w:t>
      </w:r>
      <w:r>
        <w:rPr>
          <w:rFonts w:hint="eastAsia"/>
          <w:noProof/>
        </w:rPr>
        <w:t>时序图</w:t>
      </w:r>
      <w:bookmarkEnd w:id="152"/>
    </w:p>
    <w:p w14:paraId="643E5FA4" w14:textId="3FF8CED5" w:rsidR="005305DA" w:rsidRDefault="005305DA" w:rsidP="005305DA">
      <w:pPr>
        <w:pStyle w:val="20"/>
      </w:pPr>
      <w:bookmarkStart w:id="153" w:name="_Toc132115350"/>
      <w:r>
        <w:rPr>
          <w:rFonts w:hint="eastAsia"/>
        </w:rPr>
        <w:lastRenderedPageBreak/>
        <w:t>代码的正确性验证</w:t>
      </w:r>
      <w:bookmarkEnd w:id="153"/>
    </w:p>
    <w:p w14:paraId="47239E71" w14:textId="42D72E0F" w:rsidR="007C1D0D" w:rsidRPr="007C1D0D" w:rsidRDefault="007C1D0D" w:rsidP="007C1D0D">
      <w:pPr>
        <w:pStyle w:val="a0"/>
        <w:ind w:firstLine="480"/>
      </w:pPr>
      <w:r>
        <w:rPr>
          <w:rFonts w:hint="eastAsia"/>
        </w:rPr>
        <w:t>黑盒测试</w:t>
      </w:r>
      <w:r w:rsidR="00901FA0">
        <w:rPr>
          <w:rFonts w:hint="eastAsia"/>
        </w:rPr>
        <w:t>，尚未找到合适的方法，目前的测试仅知道，假设对</w:t>
      </w:r>
      <w:r w:rsidR="00901FA0">
        <w:rPr>
          <w:rFonts w:hint="eastAsia"/>
        </w:rPr>
        <w:t>1</w:t>
      </w:r>
      <w:r w:rsidR="00901FA0">
        <w:t>...4000_0000</w:t>
      </w:r>
      <w:r w:rsidR="00901FA0">
        <w:rPr>
          <w:rFonts w:hint="eastAsia"/>
        </w:rPr>
        <w:t>的整数取样</w:t>
      </w:r>
      <w:r w:rsidR="00901FA0">
        <w:rPr>
          <w:rFonts w:hint="eastAsia"/>
        </w:rPr>
        <w:t>1</w:t>
      </w:r>
      <w:r w:rsidR="00901FA0">
        <w:t>000</w:t>
      </w:r>
      <w:r w:rsidR="00901FA0">
        <w:rPr>
          <w:rFonts w:hint="eastAsia"/>
        </w:rPr>
        <w:t>个，那么这</w:t>
      </w:r>
      <w:r w:rsidR="00901FA0">
        <w:rPr>
          <w:rFonts w:hint="eastAsia"/>
        </w:rPr>
        <w:t>1</w:t>
      </w:r>
      <w:r w:rsidR="00901FA0">
        <w:t>000</w:t>
      </w:r>
      <w:r w:rsidR="00901FA0">
        <w:rPr>
          <w:rFonts w:hint="eastAsia"/>
        </w:rPr>
        <w:t>个样本的均值会落在</w:t>
      </w:r>
      <w:r w:rsidR="00901FA0">
        <w:rPr>
          <w:rFonts w:hint="eastAsia"/>
        </w:rPr>
        <w:t>2</w:t>
      </w:r>
      <w:r w:rsidR="00901FA0">
        <w:t>000_0000</w:t>
      </w:r>
      <w:r w:rsidR="00901FA0">
        <w:rPr>
          <w:rFonts w:hint="eastAsia"/>
        </w:rPr>
        <w:t>左右，±</w:t>
      </w:r>
      <w:r w:rsidR="00901FA0">
        <w:t>10_0000</w:t>
      </w:r>
    </w:p>
    <w:p w14:paraId="43840BC1" w14:textId="0B1595B3" w:rsidR="005305DA" w:rsidRPr="005305DA" w:rsidRDefault="005305DA" w:rsidP="005305DA">
      <w:pPr>
        <w:pStyle w:val="a0"/>
        <w:ind w:firstLine="480"/>
      </w:pPr>
      <w:r>
        <w:rPr>
          <w:rFonts w:hint="eastAsia"/>
        </w:rPr>
        <w:t>@todo</w:t>
      </w:r>
    </w:p>
    <w:p w14:paraId="03A143D3" w14:textId="77777777" w:rsidR="00320EF5" w:rsidRPr="00554CD7" w:rsidRDefault="00320EF5" w:rsidP="00554CD7">
      <w:pPr>
        <w:pStyle w:val="a0"/>
        <w:ind w:firstLine="480"/>
      </w:pPr>
    </w:p>
    <w:p w14:paraId="77B6DDCC" w14:textId="77777777" w:rsidR="00554CD7" w:rsidRPr="00242635" w:rsidRDefault="00554CD7" w:rsidP="00554CD7">
      <w:pPr>
        <w:pStyle w:val="a0"/>
        <w:ind w:firstLine="480"/>
        <w:sectPr w:rsidR="00554CD7" w:rsidRPr="00242635" w:rsidSect="009734C7">
          <w:pgSz w:w="11906" w:h="16838"/>
          <w:pgMar w:top="1440" w:right="1800" w:bottom="1440" w:left="1800" w:header="851" w:footer="992" w:gutter="0"/>
          <w:cols w:space="425"/>
          <w:docGrid w:type="lines" w:linePitch="312"/>
        </w:sectPr>
      </w:pPr>
    </w:p>
    <w:p w14:paraId="5F0AD1BA" w14:textId="68BD9404" w:rsidR="00BC6617" w:rsidRDefault="00BC6617" w:rsidP="00FE0FBE">
      <w:pPr>
        <w:pStyle w:val="10"/>
        <w:spacing w:before="249" w:after="156"/>
      </w:pPr>
      <w:bookmarkStart w:id="154" w:name="_Toc131253748"/>
      <w:bookmarkStart w:id="155" w:name="_Ref131367888"/>
      <w:bookmarkStart w:id="156" w:name="_Toc132115351"/>
      <w:r>
        <w:rPr>
          <w:rFonts w:hint="eastAsia"/>
        </w:rPr>
        <w:lastRenderedPageBreak/>
        <w:t>基于</w:t>
      </w:r>
      <w:r>
        <w:rPr>
          <w:rFonts w:hint="eastAsia"/>
        </w:rPr>
        <w:t>Rust</w:t>
      </w:r>
      <w:r>
        <w:rPr>
          <w:rFonts w:hint="eastAsia"/>
        </w:rPr>
        <w:t>的蓄水池算法实现</w:t>
      </w:r>
      <w:bookmarkEnd w:id="154"/>
      <w:bookmarkEnd w:id="155"/>
      <w:bookmarkEnd w:id="156"/>
    </w:p>
    <w:p w14:paraId="397A66A8" w14:textId="0D651B97" w:rsidR="00993458" w:rsidRDefault="00993458" w:rsidP="00795CD3">
      <w:pPr>
        <w:pStyle w:val="a0"/>
        <w:ind w:firstLine="480"/>
      </w:pPr>
      <w:r>
        <w:rPr>
          <w:rFonts w:hint="eastAsia"/>
        </w:rPr>
        <w:t>笔者</w:t>
      </w:r>
      <w:r w:rsidR="007C1D0D">
        <w:rPr>
          <w:rFonts w:hint="eastAsia"/>
        </w:rPr>
        <w:t>在前一章</w:t>
      </w:r>
      <w:r>
        <w:rPr>
          <w:rFonts w:hint="eastAsia"/>
        </w:rPr>
        <w:t>使用</w:t>
      </w:r>
      <w:r>
        <w:rPr>
          <w:rFonts w:hint="eastAsia"/>
        </w:rPr>
        <w:t>Java</w:t>
      </w:r>
      <w:r>
        <w:rPr>
          <w:rFonts w:hint="eastAsia"/>
        </w:rPr>
        <w:t>实现了蓄水池算法</w:t>
      </w:r>
      <w:r w:rsidR="007C1D0D">
        <w:rPr>
          <w:rFonts w:hint="eastAsia"/>
        </w:rPr>
        <w:t>。现将</w:t>
      </w:r>
      <w:r>
        <w:rPr>
          <w:rFonts w:hint="eastAsia"/>
        </w:rPr>
        <w:t>根据之前的经验，通过</w:t>
      </w:r>
      <w:r>
        <w:rPr>
          <w:rFonts w:hint="eastAsia"/>
        </w:rPr>
        <w:t>Rust</w:t>
      </w:r>
      <w:r>
        <w:rPr>
          <w:rFonts w:hint="eastAsia"/>
        </w:rPr>
        <w:t>实现了蓄水池算法。</w:t>
      </w:r>
      <w:r w:rsidR="005846BA">
        <w:rPr>
          <w:rFonts w:hint="eastAsia"/>
        </w:rPr>
        <w:t>Rust</w:t>
      </w:r>
      <w:r w:rsidR="005846BA">
        <w:rPr>
          <w:rFonts w:hint="eastAsia"/>
        </w:rPr>
        <w:t>实现与</w:t>
      </w:r>
      <w:r w:rsidR="005846BA">
        <w:rPr>
          <w:rFonts w:hint="eastAsia"/>
        </w:rPr>
        <w:t>Java</w:t>
      </w:r>
      <w:r w:rsidR="005846BA">
        <w:rPr>
          <w:rFonts w:hint="eastAsia"/>
        </w:rPr>
        <w:t>实现相比</w:t>
      </w:r>
      <w:r w:rsidR="000F7844">
        <w:rPr>
          <w:rFonts w:hint="eastAsia"/>
        </w:rPr>
        <w:t>，</w:t>
      </w:r>
      <w:r w:rsidR="009D16A9">
        <w:rPr>
          <w:rFonts w:hint="eastAsia"/>
        </w:rPr>
        <w:t>代码组织结构</w:t>
      </w:r>
      <w:r w:rsidR="000F7844">
        <w:rPr>
          <w:rFonts w:hint="eastAsia"/>
        </w:rPr>
        <w:t>类似</w:t>
      </w:r>
      <w:r w:rsidR="009D16A9">
        <w:rPr>
          <w:rFonts w:hint="eastAsia"/>
        </w:rPr>
        <w:t>（</w:t>
      </w:r>
      <w:r w:rsidR="005846BA">
        <w:rPr>
          <w:rFonts w:hint="eastAsia"/>
        </w:rPr>
        <w:t>类与类之间的合作关系相同</w:t>
      </w:r>
      <w:r w:rsidR="009D16A9">
        <w:rPr>
          <w:rFonts w:hint="eastAsia"/>
        </w:rPr>
        <w:t>）</w:t>
      </w:r>
      <w:r w:rsidR="005846BA">
        <w:rPr>
          <w:rFonts w:hint="eastAsia"/>
        </w:rPr>
        <w:t>。</w:t>
      </w:r>
    </w:p>
    <w:p w14:paraId="00AF6793" w14:textId="59D6165B" w:rsidR="00CB05CC" w:rsidRPr="004060B8" w:rsidRDefault="00795CD3" w:rsidP="00CB05CC">
      <w:pPr>
        <w:pStyle w:val="ab"/>
        <w:keepNext/>
      </w:pPr>
      <w:r>
        <w:rPr>
          <w:noProof/>
        </w:rPr>
        <w:drawing>
          <wp:inline distT="0" distB="0" distL="0" distR="0" wp14:anchorId="052485FE" wp14:editId="0CCB2FFD">
            <wp:extent cx="6286500" cy="423331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3">
                      <a:extLst>
                        <a:ext uri="{28A0092B-C50C-407E-A947-70E740481C1C}">
                          <a14:useLocalDpi xmlns:a14="http://schemas.microsoft.com/office/drawing/2010/main" val="0"/>
                        </a:ext>
                      </a:extLst>
                    </a:blip>
                    <a:stretch>
                      <a:fillRect/>
                    </a:stretch>
                  </pic:blipFill>
                  <pic:spPr>
                    <a:xfrm>
                      <a:off x="0" y="0"/>
                      <a:ext cx="6299598" cy="4242139"/>
                    </a:xfrm>
                    <a:prstGeom prst="rect">
                      <a:avLst/>
                    </a:prstGeom>
                  </pic:spPr>
                </pic:pic>
              </a:graphicData>
            </a:graphic>
          </wp:inline>
        </w:drawing>
      </w:r>
    </w:p>
    <w:p w14:paraId="08AA3569" w14:textId="1267A22D" w:rsidR="00DB5B62" w:rsidRDefault="00CB05CC" w:rsidP="00CB05CC">
      <w:pPr>
        <w:pStyle w:val="ac"/>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8E74CE">
        <w:rPr>
          <w:noProof/>
        </w:rPr>
        <w:t>5</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8E74CE">
        <w:rPr>
          <w:noProof/>
        </w:rPr>
        <w:t>1</w:t>
      </w:r>
      <w:r w:rsidR="00633952">
        <w:fldChar w:fldCharType="end"/>
      </w:r>
      <w:r>
        <w:t xml:space="preserve"> </w:t>
      </w:r>
      <w:r>
        <w:rPr>
          <w:rFonts w:hint="eastAsia"/>
        </w:rPr>
        <w:t>Visio</w:t>
      </w:r>
      <w:r>
        <w:rPr>
          <w:rFonts w:hint="eastAsia"/>
        </w:rPr>
        <w:t>生成的</w:t>
      </w:r>
      <w:r>
        <w:rPr>
          <w:rFonts w:hint="eastAsia"/>
        </w:rPr>
        <w:t>Rust</w:t>
      </w:r>
      <w:r>
        <w:rPr>
          <w:rFonts w:hint="eastAsia"/>
        </w:rPr>
        <w:t>代码的</w:t>
      </w:r>
      <w:r>
        <w:rPr>
          <w:rFonts w:hint="eastAsia"/>
        </w:rPr>
        <w:t>UML</w:t>
      </w:r>
      <w:r>
        <w:rPr>
          <w:rFonts w:hint="eastAsia"/>
        </w:rPr>
        <w:t>类图</w:t>
      </w:r>
    </w:p>
    <w:p w14:paraId="64FC6B44" w14:textId="4CD66856" w:rsidR="004060B8" w:rsidRDefault="004060B8" w:rsidP="004060B8">
      <w:pPr>
        <w:pStyle w:val="a0"/>
        <w:ind w:firstLine="480"/>
        <w:rPr>
          <w:ins w:id="157" w:author="佳民 陆" w:date="2023-04-25T12:03:00Z"/>
        </w:rPr>
      </w:pPr>
      <w:r>
        <w:rPr>
          <w:rFonts w:hint="eastAsia"/>
        </w:rPr>
        <w:t>但除此以外，</w:t>
      </w:r>
      <w:r>
        <w:rPr>
          <w:rFonts w:hint="eastAsia"/>
        </w:rPr>
        <w:t>Rust</w:t>
      </w:r>
      <w:r>
        <w:rPr>
          <w:rFonts w:hint="eastAsia"/>
        </w:rPr>
        <w:t>的语言特性导致其对于算法的实现与</w:t>
      </w:r>
      <w:r>
        <w:rPr>
          <w:rFonts w:hint="eastAsia"/>
        </w:rPr>
        <w:t>Java</w:t>
      </w:r>
      <w:r>
        <w:rPr>
          <w:rFonts w:hint="eastAsia"/>
        </w:rPr>
        <w:t>有很多区别，这些区别将在本章一一讨论。</w:t>
      </w:r>
    </w:p>
    <w:p w14:paraId="0E7C2D2D" w14:textId="77777777" w:rsidR="004D2761" w:rsidRDefault="004D2761" w:rsidP="004060B8">
      <w:pPr>
        <w:pStyle w:val="a0"/>
        <w:ind w:firstLine="480"/>
        <w:rPr>
          <w:ins w:id="158" w:author="佳民 陆" w:date="2023-04-25T12:03:00Z"/>
        </w:rPr>
      </w:pPr>
    </w:p>
    <w:p w14:paraId="2B0571FA" w14:textId="77777777" w:rsidR="004D2761" w:rsidRDefault="004D2761" w:rsidP="004D2761">
      <w:pPr>
        <w:pStyle w:val="20"/>
        <w:rPr>
          <w:ins w:id="159" w:author="佳民 陆" w:date="2023-04-25T12:04:00Z"/>
        </w:rPr>
      </w:pPr>
      <w:ins w:id="160" w:author="佳民 陆" w:date="2023-04-25T12:03:00Z">
        <w:r>
          <w:rPr>
            <w:rFonts w:hint="eastAsia"/>
          </w:rPr>
          <w:t>实现思路</w:t>
        </w:r>
      </w:ins>
    </w:p>
    <w:p w14:paraId="56BF71CC" w14:textId="3DEE8754" w:rsidR="00CA366A" w:rsidRPr="00CA366A" w:rsidRDefault="007D39B0">
      <w:pPr>
        <w:pStyle w:val="a0"/>
        <w:ind w:firstLine="480"/>
        <w:rPr>
          <w:ins w:id="161" w:author="佳民 陆" w:date="2023-04-25T12:03:00Z"/>
        </w:rPr>
        <w:pPrChange w:id="162" w:author="佳民 陆" w:date="2023-04-25T12:04:00Z">
          <w:pPr>
            <w:pStyle w:val="20"/>
          </w:pPr>
        </w:pPrChange>
      </w:pPr>
      <w:ins w:id="163" w:author="佳民 陆" w:date="2023-04-25T12:04:00Z">
        <w:r>
          <w:rPr>
            <w:rFonts w:hint="eastAsia"/>
          </w:rPr>
          <w:t>阶段</w:t>
        </w:r>
        <w:r>
          <w:rPr>
            <w:rFonts w:hint="eastAsia"/>
          </w:rPr>
          <w:t>1</w:t>
        </w:r>
        <w:r>
          <w:t xml:space="preserve"> / </w:t>
        </w:r>
        <w:r>
          <w:rPr>
            <w:rFonts w:hint="eastAsia"/>
          </w:rPr>
          <w:t>阶段</w:t>
        </w:r>
        <w:r>
          <w:rPr>
            <w:rFonts w:hint="eastAsia"/>
          </w:rPr>
          <w:t>2</w:t>
        </w:r>
      </w:ins>
    </w:p>
    <w:p w14:paraId="67674E20" w14:textId="4D125EB8" w:rsidR="004D2761" w:rsidRDefault="004D2761">
      <w:pPr>
        <w:pStyle w:val="20"/>
        <w:rPr>
          <w:ins w:id="164" w:author="佳民 陆" w:date="2023-04-25T12:04:00Z"/>
        </w:rPr>
        <w:pPrChange w:id="165" w:author="佳民 陆" w:date="2023-04-25T12:04:00Z">
          <w:pPr>
            <w:pStyle w:val="a0"/>
            <w:ind w:firstLine="480"/>
          </w:pPr>
        </w:pPrChange>
      </w:pPr>
      <w:ins w:id="166" w:author="佳民 陆" w:date="2023-04-25T12:04:00Z">
        <w:r>
          <w:lastRenderedPageBreak/>
          <w:t xml:space="preserve">Rust </w:t>
        </w:r>
        <w:r>
          <w:rPr>
            <w:rFonts w:hint="eastAsia"/>
          </w:rPr>
          <w:t>特性</w:t>
        </w:r>
        <w:r>
          <w:rPr>
            <w:rFonts w:hint="eastAsia"/>
          </w:rPr>
          <w:t xml:space="preserve"> </w:t>
        </w:r>
        <w:r>
          <w:t xml:space="preserve">/ </w:t>
        </w:r>
        <w:r>
          <w:rPr>
            <w:rFonts w:hint="eastAsia"/>
          </w:rPr>
          <w:t>编程范式</w:t>
        </w:r>
      </w:ins>
    </w:p>
    <w:p w14:paraId="497046E7" w14:textId="64244266" w:rsidR="004D2761" w:rsidRDefault="00650D2F">
      <w:pPr>
        <w:pStyle w:val="3"/>
        <w:rPr>
          <w:ins w:id="167" w:author="佳民 陆" w:date="2023-04-25T12:05:00Z"/>
        </w:rPr>
        <w:pPrChange w:id="168" w:author="佳民 陆" w:date="2023-04-25T12:05:00Z">
          <w:pPr>
            <w:pStyle w:val="a0"/>
            <w:ind w:firstLine="480"/>
          </w:pPr>
        </w:pPrChange>
      </w:pPr>
      <w:ins w:id="169" w:author="佳民 陆" w:date="2023-04-25T12:05:00Z">
        <w:r>
          <w:rPr>
            <w:rFonts w:hint="eastAsia"/>
          </w:rPr>
          <w:t>阶段</w:t>
        </w:r>
        <w:r>
          <w:rPr>
            <w:rFonts w:hint="eastAsia"/>
          </w:rPr>
          <w:t>1</w:t>
        </w:r>
      </w:ins>
    </w:p>
    <w:p w14:paraId="2F7E215D" w14:textId="2C35CC8D" w:rsidR="007174E3" w:rsidRDefault="007174E3" w:rsidP="007174E3">
      <w:pPr>
        <w:pStyle w:val="a0"/>
        <w:ind w:firstLine="480"/>
        <w:rPr>
          <w:ins w:id="170" w:author="佳民 陆" w:date="2023-04-25T12:07:00Z"/>
        </w:rPr>
      </w:pPr>
      <w:ins w:id="171" w:author="佳民 陆" w:date="2023-04-25T12:07:00Z">
        <w:r>
          <w:rPr>
            <w:rFonts w:hint="eastAsia"/>
          </w:rPr>
          <w:t>阶段</w:t>
        </w:r>
        <w:r>
          <w:rPr>
            <w:rFonts w:hint="eastAsia"/>
          </w:rPr>
          <w:t>1</w:t>
        </w:r>
        <w:r>
          <w:rPr>
            <w:rFonts w:hint="eastAsia"/>
          </w:rPr>
          <w:t>的目标是</w:t>
        </w:r>
        <w:r>
          <w:rPr>
            <w:rFonts w:hint="eastAsia"/>
          </w:rPr>
          <w:t>*</w:t>
        </w:r>
        <w:r>
          <w:t>**</w:t>
        </w:r>
        <w:r>
          <w:rPr>
            <w:rFonts w:hint="eastAsia"/>
          </w:rPr>
          <w:t>，在第</w:t>
        </w:r>
        <w:r>
          <w:rPr>
            <w:rFonts w:hint="eastAsia"/>
          </w:rPr>
          <w:t>4</w:t>
        </w:r>
        <w:r>
          <w:rPr>
            <w:rFonts w:hint="eastAsia"/>
          </w:rPr>
          <w:t>章利用</w:t>
        </w:r>
        <w:r>
          <w:rPr>
            <w:rFonts w:hint="eastAsia"/>
          </w:rPr>
          <w:t>Java</w:t>
        </w:r>
        <w:r>
          <w:rPr>
            <w:rFonts w:hint="eastAsia"/>
          </w:rPr>
          <w:t>来实现时，本文通过。。。</w:t>
        </w:r>
      </w:ins>
    </w:p>
    <w:p w14:paraId="0EBED6F7" w14:textId="3FEC1B33" w:rsidR="00650D2F" w:rsidRDefault="007174E3" w:rsidP="007174E3">
      <w:pPr>
        <w:pStyle w:val="a0"/>
        <w:ind w:firstLine="480"/>
        <w:rPr>
          <w:ins w:id="172" w:author="佳民 陆" w:date="2023-04-25T12:05:00Z"/>
        </w:rPr>
      </w:pPr>
      <w:ins w:id="173" w:author="佳民 陆" w:date="2023-04-25T12:07:00Z">
        <w:r>
          <w:rPr>
            <w:rFonts w:hint="eastAsia"/>
          </w:rPr>
          <w:t>但是</w:t>
        </w:r>
      </w:ins>
      <w:ins w:id="174" w:author="佳民 陆" w:date="2023-04-25T12:08:00Z">
        <w:r>
          <w:rPr>
            <w:rFonts w:hint="eastAsia"/>
          </w:rPr>
          <w:t>这样做会存在</w:t>
        </w:r>
        <w:r>
          <w:rPr>
            <w:rFonts w:hint="eastAsia"/>
          </w:rPr>
          <w:t>*</w:t>
        </w:r>
        <w:r>
          <w:t>*</w:t>
        </w:r>
        <w:r>
          <w:rPr>
            <w:rFonts w:hint="eastAsia"/>
          </w:rPr>
          <w:t>问题，而在</w:t>
        </w:r>
      </w:ins>
      <w:ins w:id="175" w:author="佳民 陆" w:date="2023-04-25T12:05:00Z">
        <w:r w:rsidR="00650D2F">
          <w:rPr>
            <w:rFonts w:hint="eastAsia"/>
          </w:rPr>
          <w:t>Rust</w:t>
        </w:r>
        <w:r w:rsidR="00650D2F">
          <w:rPr>
            <w:rFonts w:hint="eastAsia"/>
          </w:rPr>
          <w:t>的</w:t>
        </w:r>
        <w:r w:rsidR="00650D2F">
          <w:rPr>
            <w:rFonts w:hint="eastAsia"/>
          </w:rPr>
          <w:t>*</w:t>
        </w:r>
        <w:r w:rsidR="00650D2F">
          <w:t>*</w:t>
        </w:r>
        <w:r w:rsidR="00650D2F">
          <w:rPr>
            <w:rFonts w:hint="eastAsia"/>
          </w:rPr>
          <w:t>特性来实现，和</w:t>
        </w:r>
        <w:r w:rsidR="00650D2F">
          <w:rPr>
            <w:rFonts w:hint="eastAsia"/>
          </w:rPr>
          <w:t>Java</w:t>
        </w:r>
        <w:r w:rsidR="00650D2F">
          <w:rPr>
            <w:rFonts w:hint="eastAsia"/>
          </w:rPr>
          <w:t>的区别在</w:t>
        </w:r>
        <w:r w:rsidR="00650D2F">
          <w:rPr>
            <w:rFonts w:hint="eastAsia"/>
          </w:rPr>
          <w:t>*</w:t>
        </w:r>
        <w:r w:rsidR="00650D2F">
          <w:t>**</w:t>
        </w:r>
      </w:ins>
    </w:p>
    <w:p w14:paraId="3EE4C3AE" w14:textId="77777777" w:rsidR="00650D2F" w:rsidRPr="007174E3" w:rsidRDefault="00650D2F" w:rsidP="004D2761">
      <w:pPr>
        <w:pStyle w:val="a0"/>
        <w:ind w:firstLine="480"/>
        <w:rPr>
          <w:ins w:id="176" w:author="佳民 陆" w:date="2023-04-25T12:04:00Z"/>
        </w:rPr>
      </w:pPr>
    </w:p>
    <w:p w14:paraId="1359B9B5" w14:textId="77777777" w:rsidR="007D39B0" w:rsidRPr="004D2761" w:rsidRDefault="007D39B0">
      <w:pPr>
        <w:pStyle w:val="a0"/>
        <w:ind w:firstLine="480"/>
        <w:rPr>
          <w:ins w:id="177" w:author="佳民 陆" w:date="2023-04-25T12:03:00Z"/>
        </w:rPr>
        <w:pPrChange w:id="178" w:author="佳民 陆" w:date="2023-04-25T12:03:00Z">
          <w:pPr>
            <w:pStyle w:val="20"/>
          </w:pPr>
        </w:pPrChange>
      </w:pPr>
    </w:p>
    <w:p w14:paraId="0AF25CFD" w14:textId="77777777" w:rsidR="004D2761" w:rsidRDefault="004D2761" w:rsidP="004D2761">
      <w:pPr>
        <w:pStyle w:val="20"/>
        <w:rPr>
          <w:ins w:id="179" w:author="佳民 陆" w:date="2023-04-25T12:03:00Z"/>
        </w:rPr>
      </w:pPr>
      <w:ins w:id="180" w:author="佳民 陆" w:date="2023-04-25T12:03:00Z">
        <w:r>
          <w:rPr>
            <w:rFonts w:hint="eastAsia"/>
          </w:rPr>
          <w:t>数据结构</w:t>
        </w:r>
      </w:ins>
    </w:p>
    <w:p w14:paraId="0EE60F3C" w14:textId="77777777" w:rsidR="004D2761" w:rsidRDefault="004D2761" w:rsidP="004D2761">
      <w:pPr>
        <w:pStyle w:val="20"/>
        <w:rPr>
          <w:ins w:id="181" w:author="佳民 陆" w:date="2023-04-25T12:03:00Z"/>
        </w:rPr>
      </w:pPr>
      <w:ins w:id="182" w:author="佳民 陆" w:date="2023-04-25T12:03:00Z">
        <w:r>
          <w:rPr>
            <w:rFonts w:hint="eastAsia"/>
          </w:rPr>
          <w:t>代码组织</w:t>
        </w:r>
      </w:ins>
    </w:p>
    <w:p w14:paraId="2AE3228D" w14:textId="77777777" w:rsidR="004D2761" w:rsidRDefault="004D2761" w:rsidP="004D2761">
      <w:pPr>
        <w:pStyle w:val="20"/>
        <w:rPr>
          <w:ins w:id="183" w:author="佳民 陆" w:date="2023-04-25T12:10:00Z"/>
        </w:rPr>
      </w:pPr>
      <w:ins w:id="184" w:author="佳民 陆" w:date="2023-04-25T12:03:00Z">
        <w:r>
          <w:rPr>
            <w:rFonts w:hint="eastAsia"/>
          </w:rPr>
          <w:t>实验验证</w:t>
        </w:r>
      </w:ins>
    </w:p>
    <w:p w14:paraId="7C936345" w14:textId="77777777" w:rsidR="007E54C2" w:rsidRPr="007E54C2" w:rsidRDefault="007E54C2">
      <w:pPr>
        <w:pStyle w:val="a0"/>
        <w:ind w:firstLine="480"/>
        <w:rPr>
          <w:ins w:id="185" w:author="佳民 陆" w:date="2023-04-25T12:03:00Z"/>
        </w:rPr>
        <w:pPrChange w:id="186" w:author="佳民 陆" w:date="2023-04-25T12:10:00Z">
          <w:pPr>
            <w:pStyle w:val="20"/>
          </w:pPr>
        </w:pPrChange>
      </w:pPr>
    </w:p>
    <w:p w14:paraId="656319BA" w14:textId="38113CD2" w:rsidR="004D2761" w:rsidRDefault="00152AB6">
      <w:pPr>
        <w:pStyle w:val="20"/>
        <w:rPr>
          <w:ins w:id="187" w:author="佳民 陆" w:date="2023-04-25T12:10:00Z"/>
        </w:rPr>
        <w:pPrChange w:id="188" w:author="佳民 陆" w:date="2023-04-25T12:10:00Z">
          <w:pPr>
            <w:pStyle w:val="a0"/>
            <w:ind w:firstLine="480"/>
          </w:pPr>
        </w:pPrChange>
      </w:pPr>
      <w:ins w:id="189" w:author="佳民 陆" w:date="2023-04-25T12:10:00Z">
        <w:r>
          <w:rPr>
            <w:rFonts w:hint="eastAsia"/>
          </w:rPr>
          <w:t>总结</w:t>
        </w:r>
      </w:ins>
      <w:r w:rsidR="00FC143F">
        <w:rPr>
          <w:rFonts w:hint="eastAsia"/>
        </w:rPr>
        <w:t xml:space="preserve"> </w:t>
      </w:r>
      <w:r w:rsidR="00FC143F">
        <w:tab/>
      </w:r>
    </w:p>
    <w:p w14:paraId="71A385CA" w14:textId="77777777" w:rsidR="00152AB6" w:rsidRDefault="00152AB6" w:rsidP="004060B8">
      <w:pPr>
        <w:pStyle w:val="a0"/>
        <w:ind w:firstLine="480"/>
      </w:pPr>
    </w:p>
    <w:p w14:paraId="0FA3B84C" w14:textId="3B5BC34F" w:rsidR="00D062DE" w:rsidRDefault="00D062DE" w:rsidP="00D062DE">
      <w:pPr>
        <w:pStyle w:val="20"/>
      </w:pPr>
      <w:bookmarkStart w:id="190" w:name="_Toc132115352"/>
      <w:r>
        <w:rPr>
          <w:rFonts w:hint="eastAsia"/>
        </w:rPr>
        <w:t>没有继承的</w:t>
      </w:r>
      <w:r>
        <w:rPr>
          <w:rFonts w:hint="eastAsia"/>
        </w:rPr>
        <w:t>Rust</w:t>
      </w:r>
      <w:bookmarkEnd w:id="190"/>
    </w:p>
    <w:p w14:paraId="4A6092ED" w14:textId="56D577AE" w:rsidR="00795CD3" w:rsidRPr="00795CD3" w:rsidRDefault="00795CD3" w:rsidP="00795CD3">
      <w:pPr>
        <w:pStyle w:val="a0"/>
        <w:ind w:firstLine="480"/>
      </w:pPr>
      <w:r>
        <w:rPr>
          <w:rFonts w:hint="eastAsia"/>
        </w:rPr>
        <w:t>本节主要讨论了“由于没有继承而引发的代码精简</w:t>
      </w:r>
      <w:r w:rsidR="008B6C9A">
        <w:rPr>
          <w:rFonts w:hint="eastAsia"/>
        </w:rPr>
        <w:t>和对</w:t>
      </w:r>
      <w:r w:rsidR="008B6C9A">
        <w:rPr>
          <w:rFonts w:hint="eastAsia"/>
        </w:rPr>
        <w:t>Rust</w:t>
      </w:r>
      <w:r w:rsidR="008B6C9A">
        <w:rPr>
          <w:rFonts w:hint="eastAsia"/>
        </w:rPr>
        <w:t>所有权的探讨</w:t>
      </w:r>
      <w:r>
        <w:rPr>
          <w:rFonts w:hint="eastAsia"/>
        </w:rPr>
        <w:t>”。</w:t>
      </w:r>
    </w:p>
    <w:p w14:paraId="586D9AF6" w14:textId="3D291804" w:rsidR="00D062DE" w:rsidRDefault="00395347" w:rsidP="00D062DE">
      <w:pPr>
        <w:pStyle w:val="a0"/>
        <w:ind w:firstLine="480"/>
      </w:pPr>
      <w:r>
        <w:rPr>
          <w:rFonts w:hint="eastAsia"/>
        </w:rPr>
        <w:t>Rust</w:t>
      </w:r>
      <w:r>
        <w:rPr>
          <w:rFonts w:hint="eastAsia"/>
        </w:rPr>
        <w:t>的设计者似乎不喜欢</w:t>
      </w:r>
      <w:r w:rsidR="0077772C">
        <w:rPr>
          <w:rFonts w:hint="eastAsia"/>
        </w:rPr>
        <w:t>继承关系（不喜欢</w:t>
      </w:r>
      <w:r w:rsidR="0077772C">
        <w:rPr>
          <w:rFonts w:hint="eastAsia"/>
        </w:rPr>
        <w:t>is</w:t>
      </w:r>
      <w:r w:rsidR="0077772C">
        <w:t>-</w:t>
      </w:r>
      <w:r w:rsidR="0077772C">
        <w:rPr>
          <w:rFonts w:hint="eastAsia"/>
        </w:rPr>
        <w:t>a</w:t>
      </w:r>
      <w:r w:rsidR="0077772C">
        <w:rPr>
          <w:rFonts w:hint="eastAsia"/>
        </w:rPr>
        <w:t>关系），并且认为没有继承的</w:t>
      </w:r>
      <w:r w:rsidR="0077772C">
        <w:rPr>
          <w:rFonts w:hint="eastAsia"/>
        </w:rPr>
        <w:t>Rust</w:t>
      </w:r>
      <w:r w:rsidR="0077772C">
        <w:rPr>
          <w:rFonts w:hint="eastAsia"/>
        </w:rPr>
        <w:t>通过特征（</w:t>
      </w:r>
      <w:r w:rsidR="0077772C">
        <w:rPr>
          <w:rFonts w:hint="eastAsia"/>
        </w:rPr>
        <w:t>Trait</w:t>
      </w:r>
      <w:r w:rsidR="0077772C">
        <w:rPr>
          <w:rFonts w:hint="eastAsia"/>
        </w:rPr>
        <w:t>）和结构体（</w:t>
      </w:r>
      <w:r w:rsidR="0077772C">
        <w:rPr>
          <w:rFonts w:hint="eastAsia"/>
        </w:rPr>
        <w:t>struct</w:t>
      </w:r>
      <w:r w:rsidR="0077772C">
        <w:rPr>
          <w:rFonts w:hint="eastAsia"/>
        </w:rPr>
        <w:t>）也可以实现</w:t>
      </w:r>
      <w:r w:rsidR="00A16BE3">
        <w:rPr>
          <w:rFonts w:hint="eastAsia"/>
        </w:rPr>
        <w:t>多态等面向对象特性</w:t>
      </w:r>
      <w:r w:rsidR="0077772C">
        <w:rPr>
          <w:rFonts w:hint="eastAsia"/>
        </w:rPr>
        <w:t>。（更倾向于</w:t>
      </w:r>
      <w:r w:rsidR="0077772C">
        <w:rPr>
          <w:rFonts w:hint="eastAsia"/>
        </w:rPr>
        <w:t>has</w:t>
      </w:r>
      <w:r w:rsidR="0077772C">
        <w:t>-</w:t>
      </w:r>
      <w:r w:rsidR="0077772C">
        <w:rPr>
          <w:rFonts w:hint="eastAsia"/>
        </w:rPr>
        <w:t>a</w:t>
      </w:r>
      <w:r w:rsidR="0077772C">
        <w:rPr>
          <w:rFonts w:hint="eastAsia"/>
        </w:rPr>
        <w:t>关系）。</w:t>
      </w:r>
    </w:p>
    <w:p w14:paraId="73CFF8D6" w14:textId="2C6ADABC" w:rsidR="0077772C" w:rsidRDefault="0077772C" w:rsidP="00D062DE">
      <w:pPr>
        <w:pStyle w:val="a0"/>
        <w:ind w:firstLine="480"/>
      </w:pPr>
      <w:r>
        <w:rPr>
          <w:rFonts w:hint="eastAsia"/>
        </w:rPr>
        <w:t>Rust</w:t>
      </w:r>
      <w:r>
        <w:rPr>
          <w:rFonts w:hint="eastAsia"/>
        </w:rPr>
        <w:t>的开发者时这样解释的：</w:t>
      </w:r>
      <w:sdt>
        <w:sdtPr>
          <w:rPr>
            <w:rFonts w:hint="eastAsia"/>
          </w:rPr>
          <w:id w:val="-592396618"/>
          <w:citation/>
        </w:sdtPr>
        <w:sdtEndPr/>
        <w:sdtContent>
          <w:r>
            <w:fldChar w:fldCharType="begin"/>
          </w:r>
          <w:r>
            <w:instrText xml:space="preserve"> </w:instrText>
          </w:r>
          <w:r>
            <w:rPr>
              <w:rFonts w:hint="eastAsia"/>
            </w:rPr>
            <w:instrText>CITATION RustBook \l 2052</w:instrText>
          </w:r>
          <w:r>
            <w:instrText xml:space="preserve"> </w:instrText>
          </w:r>
          <w:r>
            <w:fldChar w:fldCharType="separate"/>
          </w:r>
          <w:r w:rsidR="008E74CE">
            <w:rPr>
              <w:rFonts w:hint="eastAsia"/>
              <w:noProof/>
            </w:rPr>
            <w:t xml:space="preserve"> (RustBook, 2023)</w:t>
          </w:r>
          <w:r>
            <w:fldChar w:fldCharType="end"/>
          </w:r>
        </w:sdtContent>
      </w:sdt>
    </w:p>
    <w:p w14:paraId="14FFD2EB" w14:textId="579DF08B" w:rsidR="0077772C" w:rsidRDefault="0077772C" w:rsidP="0077772C">
      <w:pPr>
        <w:pStyle w:val="a0"/>
        <w:ind w:firstLine="480"/>
      </w:pPr>
      <w:r>
        <w:rPr>
          <w:rFonts w:hint="eastAsia"/>
        </w:rPr>
        <w:t>继承一般有两个作用。第一个是复用父类的代码。</w:t>
      </w:r>
      <w:r>
        <w:rPr>
          <w:rFonts w:hint="eastAsia"/>
        </w:rPr>
        <w:t>Rust</w:t>
      </w:r>
      <w:r>
        <w:rPr>
          <w:rFonts w:hint="eastAsia"/>
        </w:rPr>
        <w:t>中，特征的方法可以有默认实现，这可以为程序员提供有限的代码复用功能。第二个作用是多态，即同一方法对于不同的</w:t>
      </w:r>
      <w:r w:rsidR="007C1C69">
        <w:rPr>
          <w:rFonts w:hint="eastAsia"/>
        </w:rPr>
        <w:t>类型有不同的行为。在</w:t>
      </w:r>
      <w:r w:rsidR="007C1C69">
        <w:rPr>
          <w:rFonts w:hint="eastAsia"/>
        </w:rPr>
        <w:t>Rust</w:t>
      </w:r>
      <w:r w:rsidR="007C1C69">
        <w:rPr>
          <w:rFonts w:hint="eastAsia"/>
        </w:rPr>
        <w:t>中，多态可以有效地通过泛型</w:t>
      </w:r>
      <w:r w:rsidR="007C1C69">
        <w:rPr>
          <w:rFonts w:hint="eastAsia"/>
        </w:rPr>
        <w:lastRenderedPageBreak/>
        <w:t>（</w:t>
      </w:r>
      <w:r w:rsidR="007C1C69">
        <w:rPr>
          <w:rFonts w:hint="eastAsia"/>
        </w:rPr>
        <w:t>Generics</w:t>
      </w:r>
      <w:r w:rsidR="007C1C69">
        <w:rPr>
          <w:rFonts w:hint="eastAsia"/>
        </w:rPr>
        <w:t>）加特征约束（</w:t>
      </w:r>
      <w:r w:rsidR="007C1C69">
        <w:rPr>
          <w:rFonts w:hint="eastAsia"/>
        </w:rPr>
        <w:t>Trait</w:t>
      </w:r>
      <w:r w:rsidR="007C1C69">
        <w:t xml:space="preserve"> </w:t>
      </w:r>
      <w:r w:rsidR="007C1C69">
        <w:rPr>
          <w:rFonts w:hint="eastAsia"/>
        </w:rPr>
        <w:t>Bounds</w:t>
      </w:r>
      <w:r w:rsidR="007C1C69">
        <w:rPr>
          <w:rFonts w:hint="eastAsia"/>
        </w:rPr>
        <w:t>）实现。</w:t>
      </w:r>
      <w:r w:rsidR="007C1C69">
        <w:rPr>
          <w:rFonts w:hint="eastAsia"/>
        </w:rPr>
        <w:t>Rust</w:t>
      </w:r>
      <w:r w:rsidR="007C1C69">
        <w:rPr>
          <w:rFonts w:hint="eastAsia"/>
        </w:rPr>
        <w:t>可以为实现了特定特征的类型实现特定的行为；可以为实现了不同特征的类型提供不同行为。（具体可见</w:t>
      </w:r>
      <w:r w:rsidR="007C1C69">
        <w:fldChar w:fldCharType="begin"/>
      </w:r>
      <w:r w:rsidR="007C1C69">
        <w:instrText xml:space="preserve"> </w:instrText>
      </w:r>
      <w:r w:rsidR="007C1C69">
        <w:rPr>
          <w:rFonts w:hint="eastAsia"/>
        </w:rPr>
        <w:instrText>REF _Ref131960450 \w \h</w:instrText>
      </w:r>
      <w:r w:rsidR="007C1C69">
        <w:instrText xml:space="preserve"> </w:instrText>
      </w:r>
      <w:r w:rsidR="007C1C69">
        <w:fldChar w:fldCharType="separate"/>
      </w:r>
      <w:r w:rsidR="008E74CE">
        <w:t>2</w:t>
      </w:r>
      <w:r w:rsidR="007C1C69">
        <w:fldChar w:fldCharType="end"/>
      </w:r>
      <w:r w:rsidR="007C1C69">
        <w:rPr>
          <w:rFonts w:hint="eastAsia"/>
        </w:rPr>
        <w:t>节）</w:t>
      </w:r>
    </w:p>
    <w:p w14:paraId="1340E908" w14:textId="6C97655D" w:rsidR="007C1C69" w:rsidRDefault="007C1C69" w:rsidP="0077772C">
      <w:pPr>
        <w:pStyle w:val="a0"/>
        <w:ind w:firstLine="480"/>
      </w:pPr>
      <w:r>
        <w:rPr>
          <w:rFonts w:hint="eastAsia"/>
        </w:rPr>
        <w:t>Rust</w:t>
      </w:r>
      <w:r>
        <w:rPr>
          <w:rFonts w:hint="eastAsia"/>
        </w:rPr>
        <w:t>不能继承</w:t>
      </w:r>
      <w:r w:rsidR="0077662B">
        <w:rPr>
          <w:rFonts w:hint="eastAsia"/>
        </w:rPr>
        <w:t>为代码组织</w:t>
      </w:r>
      <w:r>
        <w:rPr>
          <w:rFonts w:hint="eastAsia"/>
        </w:rPr>
        <w:t>带来了什么</w:t>
      </w:r>
      <w:r w:rsidR="0077662B">
        <w:rPr>
          <w:rFonts w:hint="eastAsia"/>
        </w:rPr>
        <w:t>一连串的</w:t>
      </w:r>
      <w:r>
        <w:rPr>
          <w:rFonts w:hint="eastAsia"/>
        </w:rPr>
        <w:t>影响呢？</w:t>
      </w:r>
    </w:p>
    <w:p w14:paraId="39A1A8C5" w14:textId="7AFCB97D" w:rsidR="00AF675F" w:rsidRDefault="0077662B" w:rsidP="00351F73">
      <w:pPr>
        <w:pStyle w:val="a0"/>
        <w:ind w:firstLine="480"/>
      </w:pPr>
      <w:r>
        <w:rPr>
          <w:rFonts w:hint="eastAsia"/>
        </w:rPr>
        <w:t>笔者</w:t>
      </w:r>
      <w:r w:rsidR="00351F73">
        <w:rPr>
          <w:rFonts w:hint="eastAsia"/>
        </w:rPr>
        <w:t>添加了</w:t>
      </w:r>
      <w:r w:rsidR="00F402A1">
        <w:rPr>
          <w:rFonts w:hint="eastAsia"/>
        </w:rPr>
        <w:t>Sampler</w:t>
      </w:r>
      <w:r w:rsidR="00F402A1">
        <w:t>&lt;T&gt;</w:t>
      </w:r>
      <w:r w:rsidR="00F402A1">
        <w:rPr>
          <w:rFonts w:hint="eastAsia"/>
        </w:rPr>
        <w:t>特征，用来描述实现串行蓄水池算法所需的所有</w:t>
      </w:r>
      <w:r w:rsidR="00F402A1">
        <w:rPr>
          <w:rFonts w:hint="eastAsia"/>
        </w:rPr>
        <w:t>API</w:t>
      </w:r>
      <w:r w:rsidR="00F402A1">
        <w:rPr>
          <w:rFonts w:hint="eastAsia"/>
        </w:rPr>
        <w:t>。再由</w:t>
      </w:r>
      <w:r w:rsidR="00F402A1">
        <w:rPr>
          <w:rFonts w:hint="eastAsia"/>
        </w:rPr>
        <w:t>Simple</w:t>
      </w:r>
      <w:r w:rsidR="00F402A1">
        <w:t>Reservoir</w:t>
      </w:r>
      <w:r w:rsidR="00F402A1">
        <w:rPr>
          <w:rFonts w:hint="eastAsia"/>
        </w:rPr>
        <w:t>类将其实现。</w:t>
      </w:r>
      <w:r w:rsidR="00AF675F">
        <w:rPr>
          <w:rFonts w:hint="eastAsia"/>
        </w:rPr>
        <w:t>SamplerHandle</w:t>
      </w:r>
      <w:r w:rsidR="00AF675F">
        <w:rPr>
          <w:rFonts w:hint="eastAsia"/>
        </w:rPr>
        <w:t>的唯一成员是由</w:t>
      </w:r>
      <w:r w:rsidR="00AF675F">
        <w:rPr>
          <w:rFonts w:hint="eastAsia"/>
        </w:rPr>
        <w:t>Mutex</w:t>
      </w:r>
      <w:r w:rsidR="00AF675F">
        <w:rPr>
          <w:rFonts w:hint="eastAsia"/>
        </w:rPr>
        <w:t>封装的特征对象</w:t>
      </w:r>
      <w:r w:rsidR="00AF675F">
        <w:t>Box&lt;dyn Sampler&lt;T&gt; + Send&gt;</w:t>
      </w:r>
      <w:r w:rsidR="00AF675F">
        <w:rPr>
          <w:rFonts w:hint="eastAsia"/>
        </w:rPr>
        <w:t>，特征对象（</w:t>
      </w:r>
      <w:r w:rsidR="00AF675F">
        <w:rPr>
          <w:rFonts w:hint="eastAsia"/>
        </w:rPr>
        <w:t>Trait</w:t>
      </w:r>
      <w:r w:rsidR="00AF675F">
        <w:t xml:space="preserve"> </w:t>
      </w:r>
      <w:r w:rsidR="00AF675F">
        <w:rPr>
          <w:rFonts w:hint="eastAsia"/>
        </w:rPr>
        <w:t>Object</w:t>
      </w:r>
      <w:r w:rsidR="00AF675F">
        <w:rPr>
          <w:rFonts w:hint="eastAsia"/>
        </w:rPr>
        <w:t>）</w:t>
      </w:r>
    </w:p>
    <w:p w14:paraId="4C647F75" w14:textId="20A79E29" w:rsidR="00351F73" w:rsidRDefault="00BD5D04" w:rsidP="00351F73">
      <w:pPr>
        <w:pStyle w:val="a0"/>
        <w:ind w:firstLine="480"/>
      </w:pPr>
      <w:r>
        <w:rPr>
          <w:rFonts w:hint="eastAsia"/>
        </w:rPr>
        <w:t>考虑到</w:t>
      </w:r>
      <w:r>
        <w:rPr>
          <w:rFonts w:hint="eastAsia"/>
        </w:rPr>
        <w:t>SamplerHandle</w:t>
      </w:r>
      <w:r>
        <w:rPr>
          <w:rFonts w:hint="eastAsia"/>
        </w:rPr>
        <w:t>仅仅是一个可以被多线程同时访问的</w:t>
      </w:r>
      <w:r>
        <w:rPr>
          <w:rFonts w:hint="eastAsia"/>
        </w:rPr>
        <w:t>SimpleReservoir</w:t>
      </w:r>
      <w:r>
        <w:rPr>
          <w:rFonts w:hint="eastAsia"/>
        </w:rPr>
        <w:t>，</w:t>
      </w:r>
      <w:r w:rsidR="00F402A1">
        <w:rPr>
          <w:rFonts w:hint="eastAsia"/>
        </w:rPr>
        <w:t>可不可以</w:t>
      </w:r>
      <w:r w:rsidR="00A16BE3">
        <w:rPr>
          <w:rFonts w:hint="eastAsia"/>
        </w:rPr>
        <w:t>也</w:t>
      </w:r>
      <w:r w:rsidR="00F402A1">
        <w:rPr>
          <w:rFonts w:hint="eastAsia"/>
        </w:rPr>
        <w:t>为</w:t>
      </w:r>
      <w:r w:rsidR="00DB3B40">
        <w:rPr>
          <w:rFonts w:hint="eastAsia"/>
        </w:rPr>
        <w:t>它</w:t>
      </w:r>
      <w:r w:rsidR="00351F73">
        <w:rPr>
          <w:rFonts w:hint="eastAsia"/>
        </w:rPr>
        <w:t>实现</w:t>
      </w:r>
      <w:r w:rsidR="00351F73">
        <w:rPr>
          <w:rFonts w:hint="eastAsia"/>
        </w:rPr>
        <w:t>Sampler</w:t>
      </w:r>
      <w:r w:rsidR="00351F73">
        <w:rPr>
          <w:rFonts w:hint="eastAsia"/>
        </w:rPr>
        <w:t>特征</w:t>
      </w:r>
      <w:r w:rsidR="00BD60FA">
        <w:rPr>
          <w:rFonts w:hint="eastAsia"/>
        </w:rPr>
        <w:t>？</w:t>
      </w:r>
    </w:p>
    <w:p w14:paraId="0A737AB0" w14:textId="54F50587" w:rsidR="00351F73" w:rsidRDefault="0077662B" w:rsidP="00351F73">
      <w:pPr>
        <w:pStyle w:val="a0"/>
        <w:ind w:firstLine="480"/>
      </w:pPr>
      <w:r>
        <w:rPr>
          <w:rFonts w:hint="eastAsia"/>
        </w:rPr>
        <w:t>可惜据笔者所知，</w:t>
      </w:r>
      <w:r w:rsidR="00351F73">
        <w:rPr>
          <w:rFonts w:hint="eastAsia"/>
        </w:rPr>
        <w:t>不行。这里的逻辑链条</w:t>
      </w:r>
      <w:r w:rsidR="00EC06F0">
        <w:rPr>
          <w:rFonts w:hint="eastAsia"/>
        </w:rPr>
        <w:t>如下</w:t>
      </w:r>
      <w:r w:rsidR="00351F73">
        <w:rPr>
          <w:rFonts w:hint="eastAsia"/>
        </w:rPr>
        <w:t>：</w:t>
      </w:r>
    </w:p>
    <w:p w14:paraId="166AAF04" w14:textId="013AFE5D" w:rsidR="00351F73" w:rsidRDefault="002025FE" w:rsidP="002025FE">
      <w:pPr>
        <w:pStyle w:val="a0"/>
        <w:numPr>
          <w:ilvl w:val="0"/>
          <w:numId w:val="18"/>
        </w:numPr>
        <w:ind w:firstLineChars="0"/>
      </w:pPr>
      <w:bookmarkStart w:id="191" w:name="_Ref131964503"/>
      <w:r>
        <w:rPr>
          <w:rFonts w:hint="eastAsia"/>
        </w:rPr>
        <w:t>S</w:t>
      </w:r>
      <w:r w:rsidR="004638EE">
        <w:rPr>
          <w:rFonts w:hint="eastAsia"/>
        </w:rPr>
        <w:t>impleReservoir</w:t>
      </w:r>
      <w:r w:rsidR="004638EE">
        <w:rPr>
          <w:rFonts w:hint="eastAsia"/>
        </w:rPr>
        <w:t>类和</w:t>
      </w:r>
      <w:r w:rsidR="004638EE">
        <w:rPr>
          <w:rFonts w:hint="eastAsia"/>
        </w:rPr>
        <w:t>Sampler</w:t>
      </w:r>
      <w:r w:rsidR="004638EE">
        <w:rPr>
          <w:rFonts w:hint="eastAsia"/>
        </w:rPr>
        <w:t>特征</w:t>
      </w:r>
      <w:r>
        <w:rPr>
          <w:rFonts w:hint="eastAsia"/>
        </w:rPr>
        <w:t>中的</w:t>
      </w:r>
      <w:r>
        <w:rPr>
          <w:rFonts w:hint="eastAsia"/>
        </w:rPr>
        <w:t>try</w:t>
      </w:r>
      <w:r>
        <w:t>_sample(</w:t>
      </w:r>
      <w:r w:rsidR="004638EE">
        <w:t>&amp;mut self, element: &amp;T</w:t>
      </w:r>
      <w:r>
        <w:t>)</w:t>
      </w:r>
      <w:r w:rsidR="004638EE">
        <w:rPr>
          <w:rFonts w:hint="eastAsia"/>
        </w:rPr>
        <w:t>方法对于</w:t>
      </w:r>
      <w:r w:rsidR="004638EE">
        <w:rPr>
          <w:rFonts w:hint="eastAsia"/>
        </w:rPr>
        <w:t>self</w:t>
      </w:r>
      <w:r w:rsidR="004638EE">
        <w:rPr>
          <w:rFonts w:hint="eastAsia"/>
        </w:rPr>
        <w:t>是可变借用。</w:t>
      </w:r>
      <w:bookmarkEnd w:id="191"/>
    </w:p>
    <w:p w14:paraId="2B1EA60F" w14:textId="76C8CAB6" w:rsidR="00AB2F6D" w:rsidRDefault="00AB2F6D" w:rsidP="00AB2F6D">
      <w:pPr>
        <w:pStyle w:val="a0"/>
        <w:numPr>
          <w:ilvl w:val="0"/>
          <w:numId w:val="18"/>
        </w:numPr>
        <w:ind w:firstLineChars="0"/>
      </w:pPr>
      <w:bookmarkStart w:id="192" w:name="_Ref131960450"/>
      <w:r>
        <w:rPr>
          <w:rFonts w:hint="eastAsia"/>
        </w:rPr>
        <w:t>SamplerHandle</w:t>
      </w:r>
      <w:r>
        <w:rPr>
          <w:rFonts w:hint="eastAsia"/>
        </w:rPr>
        <w:t>是我们在主线程创建的，我们需要将他其所有权分享到采样线程。这时需要用</w:t>
      </w:r>
      <w:r>
        <w:rPr>
          <w:rFonts w:hint="eastAsia"/>
        </w:rPr>
        <w:t>Arc</w:t>
      </w:r>
      <w:r w:rsidR="005A6A6D">
        <w:rPr>
          <w:rFonts w:hint="eastAsia"/>
        </w:rPr>
        <w:t>封装</w:t>
      </w:r>
      <w:r>
        <w:rPr>
          <w:rFonts w:hint="eastAsia"/>
        </w:rPr>
        <w:t>SamplerHandle</w:t>
      </w:r>
      <w:r>
        <w:rPr>
          <w:rFonts w:hint="eastAsia"/>
        </w:rPr>
        <w:t>（</w:t>
      </w:r>
      <w:r>
        <w:rPr>
          <w:rFonts w:hint="eastAsia"/>
        </w:rPr>
        <w:t>Arc</w:t>
      </w:r>
      <w:r>
        <w:rPr>
          <w:rFonts w:hint="eastAsia"/>
        </w:rPr>
        <w:t>是指</w:t>
      </w:r>
      <w:r>
        <w:rPr>
          <w:rFonts w:hint="eastAsia"/>
        </w:rPr>
        <w:t>Atomic</w:t>
      </w:r>
      <w:r>
        <w:t xml:space="preserve"> Reference Count</w:t>
      </w:r>
      <w:r>
        <w:rPr>
          <w:rFonts w:hint="eastAsia"/>
        </w:rPr>
        <w:t>，可以让多个变量分享一个内存资源的所有权</w:t>
      </w:r>
      <w:r>
        <w:rPr>
          <w:rFonts w:hint="eastAsia"/>
        </w:rPr>
        <w:t>)</w:t>
      </w:r>
      <w:r>
        <w:rPr>
          <w:rFonts w:hint="eastAsia"/>
        </w:rPr>
        <w:t>。</w:t>
      </w:r>
      <w:r w:rsidR="0077662B">
        <w:rPr>
          <w:rFonts w:hint="eastAsia"/>
        </w:rPr>
        <w:t>形如</w:t>
      </w:r>
      <w:r w:rsidR="0077662B">
        <w:t>Arc&lt;SamplerHandle&lt;T&gt;&gt;</w:t>
      </w:r>
      <w:r w:rsidR="0077662B">
        <w:rPr>
          <w:rFonts w:hint="eastAsia"/>
        </w:rPr>
        <w:t>。</w:t>
      </w:r>
    </w:p>
    <w:p w14:paraId="5F25360B" w14:textId="23873DDB" w:rsidR="0077662B" w:rsidRDefault="0077662B" w:rsidP="0077662B">
      <w:pPr>
        <w:pStyle w:val="a0"/>
        <w:numPr>
          <w:ilvl w:val="0"/>
          <w:numId w:val="18"/>
        </w:numPr>
        <w:ind w:firstLineChars="0"/>
      </w:pPr>
      <w:bookmarkStart w:id="193" w:name="_Ref131964465"/>
      <w:r>
        <w:rPr>
          <w:rFonts w:hint="eastAsia"/>
        </w:rPr>
        <w:t>但</w:t>
      </w:r>
      <w:r>
        <w:rPr>
          <w:rFonts w:hint="eastAsia"/>
        </w:rPr>
        <w:t>Arc</w:t>
      </w:r>
      <w:r>
        <w:rPr>
          <w:rFonts w:hint="eastAsia"/>
        </w:rPr>
        <w:t>不允许内部量是可变的。如果要实现内部可变性</w:t>
      </w:r>
      <w:r w:rsidR="00EB77EE">
        <w:rPr>
          <w:rFonts w:hint="eastAsia"/>
        </w:rPr>
        <w:t>，考虑到</w:t>
      </w:r>
      <w:r>
        <w:rPr>
          <w:rFonts w:hint="eastAsia"/>
        </w:rPr>
        <w:t>SamplerHandle</w:t>
      </w:r>
      <w:r>
        <w:rPr>
          <w:rFonts w:hint="eastAsia"/>
        </w:rPr>
        <w:t>是会被多个线程访问的，且需要在线程之间传递（需要</w:t>
      </w:r>
      <w:r>
        <w:rPr>
          <w:rFonts w:hint="eastAsia"/>
        </w:rPr>
        <w:t>Send</w:t>
      </w:r>
      <w:r>
        <w:rPr>
          <w:rFonts w:hint="eastAsia"/>
        </w:rPr>
        <w:t>特性），所以应当用</w:t>
      </w:r>
      <w:r>
        <w:rPr>
          <w:rFonts w:hint="eastAsia"/>
        </w:rPr>
        <w:t>Mutex</w:t>
      </w:r>
      <w:r>
        <w:rPr>
          <w:rFonts w:hint="eastAsia"/>
        </w:rPr>
        <w:t>对其进行</w:t>
      </w:r>
      <w:r w:rsidR="00D6328E">
        <w:rPr>
          <w:rFonts w:hint="eastAsia"/>
        </w:rPr>
        <w:t>封装</w:t>
      </w:r>
      <w:r>
        <w:rPr>
          <w:rFonts w:hint="eastAsia"/>
        </w:rPr>
        <w:t>。</w:t>
      </w:r>
      <w:bookmarkEnd w:id="193"/>
      <w:r w:rsidR="00D6328E">
        <w:rPr>
          <w:rFonts w:hint="eastAsia"/>
        </w:rPr>
        <w:t>形如</w:t>
      </w:r>
      <w:r w:rsidR="00D6328E">
        <w:t>Arc&lt;Mutex&lt;SamplerHandle&lt;T&gt;&gt;&gt;</w:t>
      </w:r>
    </w:p>
    <w:p w14:paraId="51CBD65F" w14:textId="19064538" w:rsidR="0077662B" w:rsidRDefault="005A6A6D" w:rsidP="00BE68D8">
      <w:pPr>
        <w:pStyle w:val="a0"/>
        <w:numPr>
          <w:ilvl w:val="0"/>
          <w:numId w:val="18"/>
        </w:numPr>
        <w:ind w:firstLineChars="0"/>
      </w:pPr>
      <w:r>
        <w:rPr>
          <w:rFonts w:hint="eastAsia"/>
        </w:rPr>
        <w:t>然而</w:t>
      </w:r>
      <w:r w:rsidR="00D6328E">
        <w:rPr>
          <w:rFonts w:hint="eastAsia"/>
        </w:rPr>
        <w:t>SamplerHandle</w:t>
      </w:r>
      <w:r w:rsidR="00D6328E">
        <w:rPr>
          <w:rFonts w:hint="eastAsia"/>
        </w:rPr>
        <w:t>就是为了用</w:t>
      </w:r>
      <w:r w:rsidR="00D6328E">
        <w:rPr>
          <w:rFonts w:hint="eastAsia"/>
        </w:rPr>
        <w:t>Mutex</w:t>
      </w:r>
      <w:r w:rsidR="00D6328E">
        <w:rPr>
          <w:rFonts w:hint="eastAsia"/>
        </w:rPr>
        <w:t>封装内部的</w:t>
      </w:r>
      <w:r w:rsidR="00D6328E">
        <w:rPr>
          <w:rFonts w:hint="eastAsia"/>
        </w:rPr>
        <w:t>SimpleReservoir</w:t>
      </w:r>
      <w:r w:rsidR="00D6328E">
        <w:rPr>
          <w:rFonts w:hint="eastAsia"/>
        </w:rPr>
        <w:t>而存在的</w:t>
      </w:r>
    </w:p>
    <w:p w14:paraId="209A28AC" w14:textId="1BB98E13" w:rsidR="00EB77EE" w:rsidRDefault="00EB77EE" w:rsidP="00BE68D8">
      <w:pPr>
        <w:pStyle w:val="a0"/>
        <w:numPr>
          <w:ilvl w:val="0"/>
          <w:numId w:val="18"/>
        </w:numPr>
        <w:ind w:firstLineChars="0"/>
      </w:pPr>
      <w:r>
        <w:rPr>
          <w:rFonts w:hint="eastAsia"/>
        </w:rPr>
        <w:t>有没有可能将</w:t>
      </w:r>
      <w:r>
        <w:rPr>
          <w:rFonts w:hint="eastAsia"/>
        </w:rPr>
        <w:t>Sampler</w:t>
      </w:r>
      <w:r w:rsidR="00102344">
        <w:rPr>
          <w:rFonts w:hint="eastAsia"/>
        </w:rPr>
        <w:t>:</w:t>
      </w:r>
      <w:r w:rsidR="00102344">
        <w:t>:</w:t>
      </w:r>
      <w:r>
        <w:rPr>
          <w:rFonts w:hint="eastAsia"/>
        </w:rPr>
        <w:t>try</w:t>
      </w:r>
      <w:r>
        <w:t>_sample</w:t>
      </w:r>
      <w:r>
        <w:rPr>
          <w:rFonts w:hint="eastAsia"/>
        </w:rPr>
        <w:t>方法对于</w:t>
      </w:r>
      <w:r>
        <w:rPr>
          <w:rFonts w:hint="eastAsia"/>
        </w:rPr>
        <w:t>self</w:t>
      </w:r>
      <w:r>
        <w:rPr>
          <w:rFonts w:hint="eastAsia"/>
        </w:rPr>
        <w:t>的借用改为不可变的呢？我们可以使用</w:t>
      </w:r>
      <w:r>
        <w:rPr>
          <w:rFonts w:hint="eastAsia"/>
        </w:rPr>
        <w:t>RefCell</w:t>
      </w:r>
      <w:r>
        <w:rPr>
          <w:rFonts w:hint="eastAsia"/>
        </w:rPr>
        <w:t>再对</w:t>
      </w:r>
      <w:r>
        <w:rPr>
          <w:rFonts w:hint="eastAsia"/>
        </w:rPr>
        <w:t>S</w:t>
      </w:r>
      <w:r>
        <w:t>impleReservoir</w:t>
      </w:r>
      <w:r>
        <w:rPr>
          <w:rFonts w:hint="eastAsia"/>
        </w:rPr>
        <w:t>的成员进行封装，但这太不优雅了，且有</w:t>
      </w:r>
      <w:r>
        <w:rPr>
          <w:rFonts w:hint="eastAsia"/>
        </w:rPr>
        <w:t>3</w:t>
      </w:r>
      <w:r>
        <w:rPr>
          <w:rFonts w:hint="eastAsia"/>
        </w:rPr>
        <w:t>个成员需要封装。</w:t>
      </w:r>
    </w:p>
    <w:p w14:paraId="181531D4" w14:textId="56D50F35" w:rsidR="00BE68D8" w:rsidRDefault="00D6328E" w:rsidP="00BE68D8">
      <w:pPr>
        <w:pStyle w:val="a0"/>
        <w:ind w:firstLine="480"/>
      </w:pPr>
      <w:r>
        <w:rPr>
          <w:rFonts w:hint="eastAsia"/>
        </w:rPr>
        <w:t>讨论到这里，</w:t>
      </w:r>
      <w:r w:rsidR="00EE702F">
        <w:rPr>
          <w:rFonts w:hint="eastAsia"/>
        </w:rPr>
        <w:t>笔者</w:t>
      </w:r>
      <w:r>
        <w:rPr>
          <w:rFonts w:hint="eastAsia"/>
        </w:rPr>
        <w:t>发现可以将</w:t>
      </w:r>
      <w:r>
        <w:rPr>
          <w:rFonts w:hint="eastAsia"/>
        </w:rPr>
        <w:t>SamplerHandle</w:t>
      </w:r>
      <w:r>
        <w:rPr>
          <w:rFonts w:hint="eastAsia"/>
        </w:rPr>
        <w:t>这</w:t>
      </w:r>
      <w:r w:rsidR="00795CD3">
        <w:rPr>
          <w:rFonts w:hint="eastAsia"/>
        </w:rPr>
        <w:t>个</w:t>
      </w:r>
      <w:r>
        <w:rPr>
          <w:rFonts w:hint="eastAsia"/>
        </w:rPr>
        <w:t>对</w:t>
      </w:r>
      <w:r w:rsidR="00795CD3">
        <w:rPr>
          <w:rFonts w:hint="eastAsia"/>
        </w:rPr>
        <w:t>B</w:t>
      </w:r>
      <w:r w:rsidR="00795CD3">
        <w:t xml:space="preserve">ox&lt;dyn </w:t>
      </w:r>
      <w:r>
        <w:rPr>
          <w:rFonts w:hint="eastAsia"/>
        </w:rPr>
        <w:t>S</w:t>
      </w:r>
      <w:r w:rsidR="00795CD3">
        <w:rPr>
          <w:rFonts w:hint="eastAsia"/>
        </w:rPr>
        <w:t>ampler</w:t>
      </w:r>
      <w:r w:rsidR="00795CD3">
        <w:t>&lt;T&gt;&gt;</w:t>
      </w:r>
      <w:r>
        <w:rPr>
          <w:rFonts w:hint="eastAsia"/>
        </w:rPr>
        <w:t>的封装去掉</w:t>
      </w:r>
      <w:r w:rsidR="00896EA3">
        <w:rPr>
          <w:rFonts w:hint="eastAsia"/>
        </w:rPr>
        <w:t>。</w:t>
      </w:r>
      <w:r w:rsidR="00E91706">
        <w:rPr>
          <w:rFonts w:hint="eastAsia"/>
        </w:rPr>
        <w:t>即在</w:t>
      </w:r>
      <w:r w:rsidR="00E91706">
        <w:t>Parallel</w:t>
      </w:r>
      <w:r w:rsidR="00E91706">
        <w:rPr>
          <w:rFonts w:hint="eastAsia"/>
        </w:rPr>
        <w:t>Reservoir</w:t>
      </w:r>
      <w:r w:rsidR="00E91706">
        <w:rPr>
          <w:rFonts w:hint="eastAsia"/>
        </w:rPr>
        <w:t>中</w:t>
      </w:r>
      <w:r w:rsidR="00B47E31">
        <w:rPr>
          <w:rFonts w:hint="eastAsia"/>
        </w:rPr>
        <w:t>使用</w:t>
      </w:r>
      <w:r w:rsidR="00B47E31">
        <w:rPr>
          <w:rFonts w:hint="eastAsia"/>
        </w:rPr>
        <w:t>A</w:t>
      </w:r>
      <w:r w:rsidR="00B47E31">
        <w:t>rc&lt;Mutex&lt;Box&lt;dyn Sampler&lt;T&gt;</w:t>
      </w:r>
      <w:r w:rsidR="00795CD3">
        <w:t xml:space="preserve"> + Send</w:t>
      </w:r>
      <w:r w:rsidR="00B47E31">
        <w:t>&gt;&gt;&gt;</w:t>
      </w:r>
      <w:r w:rsidR="00B47E31">
        <w:rPr>
          <w:rFonts w:hint="eastAsia"/>
        </w:rPr>
        <w:t>。</w:t>
      </w:r>
      <w:r>
        <w:rPr>
          <w:rFonts w:hint="eastAsia"/>
        </w:rPr>
        <w:t>但这可能使我们没有办法重构代码，通过使用消息队列让线程更优雅地合作（见</w:t>
      </w:r>
      <w:r w:rsidR="00E32A09">
        <w:fldChar w:fldCharType="begin"/>
      </w:r>
      <w:r w:rsidR="00E32A09">
        <w:instrText xml:space="preserve"> </w:instrText>
      </w:r>
      <w:r w:rsidR="00E32A09">
        <w:rPr>
          <w:rFonts w:hint="eastAsia"/>
        </w:rPr>
        <w:instrText>REF _Ref131968962 \r \h</w:instrText>
      </w:r>
      <w:r w:rsidR="00E32A09">
        <w:instrText xml:space="preserve"> </w:instrText>
      </w:r>
      <w:r w:rsidR="00E32A09">
        <w:fldChar w:fldCharType="separate"/>
      </w:r>
      <w:r w:rsidR="008E74CE">
        <w:t>5.3.2</w:t>
      </w:r>
      <w:r w:rsidR="00E32A09">
        <w:fldChar w:fldCharType="end"/>
      </w:r>
      <w:r w:rsidR="00E32A09">
        <w:fldChar w:fldCharType="begin"/>
      </w:r>
      <w:r w:rsidR="00E32A09">
        <w:instrText xml:space="preserve"> REF _Ref131968962 \h </w:instrText>
      </w:r>
      <w:r w:rsidR="00E32A09">
        <w:fldChar w:fldCharType="separate"/>
      </w:r>
      <w:r w:rsidR="008E74CE">
        <w:rPr>
          <w:rFonts w:hint="eastAsia"/>
        </w:rPr>
        <w:t>利用消息传递更优雅地让线程进行协作</w:t>
      </w:r>
      <w:r w:rsidR="00E32A09">
        <w:fldChar w:fldCharType="end"/>
      </w:r>
      <w:r>
        <w:rPr>
          <w:rFonts w:hint="eastAsia"/>
        </w:rPr>
        <w:t>）</w:t>
      </w:r>
      <w:r w:rsidR="009776C2">
        <w:rPr>
          <w:rFonts w:hint="eastAsia"/>
        </w:rPr>
        <w:t>。</w:t>
      </w:r>
    </w:p>
    <w:p w14:paraId="1561C806" w14:textId="77777777" w:rsidR="005A6A6D" w:rsidRDefault="005A6A6D" w:rsidP="00E91706">
      <w:pPr>
        <w:pStyle w:val="ab"/>
      </w:pPr>
      <w:r>
        <w:rPr>
          <w:noProof/>
        </w:rPr>
        <w:lastRenderedPageBreak/>
        <w:drawing>
          <wp:inline distT="0" distB="0" distL="0" distR="0" wp14:anchorId="21F01845" wp14:editId="5705EA85">
            <wp:extent cx="6364695" cy="40957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4572" cy="4102106"/>
                    </a:xfrm>
                    <a:prstGeom prst="rect">
                      <a:avLst/>
                    </a:prstGeom>
                    <a:noFill/>
                    <a:ln>
                      <a:noFill/>
                    </a:ln>
                  </pic:spPr>
                </pic:pic>
              </a:graphicData>
            </a:graphic>
          </wp:inline>
        </w:drawing>
      </w:r>
    </w:p>
    <w:p w14:paraId="65079136" w14:textId="0B6A96A5" w:rsidR="005A6A6D" w:rsidRPr="005A6A6D" w:rsidRDefault="005A6A6D" w:rsidP="005A6A6D">
      <w:pPr>
        <w:pStyle w:val="ac"/>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8E74CE">
        <w:rPr>
          <w:noProof/>
        </w:rPr>
        <w:t>5</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8E74CE">
        <w:rPr>
          <w:noProof/>
        </w:rPr>
        <w:t>2</w:t>
      </w:r>
      <w:r w:rsidR="00633952">
        <w:fldChar w:fldCharType="end"/>
      </w:r>
      <w:r>
        <w:t xml:space="preserve"> </w:t>
      </w:r>
      <w:r>
        <w:rPr>
          <w:rFonts w:hint="eastAsia"/>
        </w:rPr>
        <w:t>省去</w:t>
      </w:r>
      <w:r>
        <w:rPr>
          <w:rFonts w:hint="eastAsia"/>
        </w:rPr>
        <w:t>SamplerHandle</w:t>
      </w:r>
      <w:r>
        <w:rPr>
          <w:rFonts w:hint="eastAsia"/>
        </w:rPr>
        <w:t>对于</w:t>
      </w:r>
      <w:r>
        <w:rPr>
          <w:rFonts w:hint="eastAsia"/>
        </w:rPr>
        <w:t>M</w:t>
      </w:r>
      <w:r>
        <w:t>utex&lt;</w:t>
      </w:r>
      <w:r>
        <w:rPr>
          <w:rFonts w:hint="eastAsia"/>
        </w:rPr>
        <w:t>Sampler</w:t>
      </w:r>
      <w:r>
        <w:t>&lt;T&gt;&gt;</w:t>
      </w:r>
      <w:r>
        <w:rPr>
          <w:rFonts w:hint="eastAsia"/>
        </w:rPr>
        <w:t>的封装</w:t>
      </w:r>
      <w:r w:rsidR="00795CD3">
        <w:rPr>
          <w:rFonts w:hint="eastAsia"/>
        </w:rPr>
        <w:t>后的</w:t>
      </w:r>
      <w:r w:rsidR="00795CD3">
        <w:rPr>
          <w:rFonts w:hint="eastAsia"/>
        </w:rPr>
        <w:t>UML</w:t>
      </w:r>
      <w:r w:rsidR="00795CD3">
        <w:rPr>
          <w:rFonts w:hint="eastAsia"/>
        </w:rPr>
        <w:t>类图</w:t>
      </w:r>
    </w:p>
    <w:p w14:paraId="6D454C78" w14:textId="785E418E" w:rsidR="005A6A6D" w:rsidRDefault="00B47E31" w:rsidP="005A6A6D">
      <w:pPr>
        <w:pStyle w:val="a0"/>
        <w:ind w:firstLine="480"/>
      </w:pPr>
      <w:r>
        <w:rPr>
          <w:rFonts w:hint="eastAsia"/>
        </w:rPr>
        <w:t>此外，不使用</w:t>
      </w:r>
      <w:r>
        <w:rPr>
          <w:rFonts w:hint="eastAsia"/>
        </w:rPr>
        <w:t>Samp</w:t>
      </w:r>
      <w:r>
        <w:t>lerHandle</w:t>
      </w:r>
      <w:r>
        <w:rPr>
          <w:rFonts w:hint="eastAsia"/>
        </w:rPr>
        <w:t>封装让代码变得更加冗长。</w:t>
      </w:r>
    </w:p>
    <w:p w14:paraId="4C271A03" w14:textId="77777777" w:rsidR="005A6A6D" w:rsidRDefault="005A6A6D" w:rsidP="00E91706">
      <w:pPr>
        <w:pStyle w:val="ab"/>
      </w:pPr>
      <w:r w:rsidRPr="005A6A6D">
        <w:rPr>
          <w:noProof/>
        </w:rPr>
        <w:drawing>
          <wp:inline distT="0" distB="0" distL="0" distR="0" wp14:anchorId="1A6806BC" wp14:editId="2D6AA4C1">
            <wp:extent cx="6405245" cy="90225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67600" cy="911040"/>
                    </a:xfrm>
                    <a:prstGeom prst="rect">
                      <a:avLst/>
                    </a:prstGeom>
                  </pic:spPr>
                </pic:pic>
              </a:graphicData>
            </a:graphic>
          </wp:inline>
        </w:drawing>
      </w:r>
    </w:p>
    <w:p w14:paraId="46FFD498" w14:textId="55EF9D9B" w:rsidR="005A6A6D" w:rsidRDefault="005A6A6D" w:rsidP="005A6A6D">
      <w:pPr>
        <w:pStyle w:val="ac"/>
        <w:rPr>
          <w:noProof/>
        </w:rPr>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8E74CE">
        <w:rPr>
          <w:noProof/>
        </w:rPr>
        <w:t>5</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8E74CE">
        <w:rPr>
          <w:noProof/>
        </w:rPr>
        <w:t>3</w:t>
      </w:r>
      <w:r w:rsidR="00633952">
        <w:fldChar w:fldCharType="end"/>
      </w:r>
      <w:r>
        <w:rPr>
          <w:noProof/>
        </w:rPr>
        <w:t xml:space="preserve"> </w:t>
      </w:r>
      <w:r>
        <w:rPr>
          <w:rFonts w:hint="eastAsia"/>
          <w:noProof/>
        </w:rPr>
        <w:t>省去</w:t>
      </w:r>
      <w:r>
        <w:rPr>
          <w:rFonts w:hint="eastAsia"/>
          <w:noProof/>
        </w:rPr>
        <w:t>SamplerHandle</w:t>
      </w:r>
      <w:r>
        <w:rPr>
          <w:rFonts w:hint="eastAsia"/>
          <w:noProof/>
        </w:rPr>
        <w:t>的封装后冗长的代码</w:t>
      </w:r>
      <w:r w:rsidR="00EB77EE">
        <w:rPr>
          <w:noProof/>
        </w:rPr>
        <w:br/>
      </w:r>
      <w:r>
        <w:rPr>
          <w:rFonts w:hint="eastAsia"/>
          <w:noProof/>
        </w:rPr>
        <w:t>P</w:t>
      </w:r>
      <w:r>
        <w:rPr>
          <w:noProof/>
        </w:rPr>
        <w:t>arallelReservoir::</w:t>
      </w:r>
      <w:r>
        <w:rPr>
          <w:rFonts w:hint="eastAsia"/>
          <w:noProof/>
        </w:rPr>
        <w:t>get</w:t>
      </w:r>
      <w:r>
        <w:rPr>
          <w:noProof/>
        </w:rPr>
        <w:t>_sampler_handle()</w:t>
      </w:r>
    </w:p>
    <w:p w14:paraId="3058C4E7" w14:textId="3B056C32" w:rsidR="005A6A6D" w:rsidRDefault="00EB77EE" w:rsidP="005A6A6D">
      <w:pPr>
        <w:pStyle w:val="a0"/>
        <w:ind w:firstLine="480"/>
      </w:pPr>
      <w:r>
        <w:rPr>
          <w:rFonts w:hint="eastAsia"/>
        </w:rPr>
        <w:t>经过测试，这些改动对性能没有太大影响。</w:t>
      </w:r>
    </w:p>
    <w:p w14:paraId="571C826A" w14:textId="0E663127" w:rsidR="00EB77EE" w:rsidRPr="005A6A6D" w:rsidRDefault="00EB77EE" w:rsidP="00EB77EE">
      <w:pPr>
        <w:pStyle w:val="a0"/>
        <w:ind w:firstLine="480"/>
      </w:pPr>
      <w:r>
        <w:rPr>
          <w:rFonts w:hint="eastAsia"/>
        </w:rPr>
        <w:t>回到最初的问题，没有继承对于代码组织会有什么影响呢？</w:t>
      </w:r>
      <w:r w:rsidR="008B6C9A">
        <w:rPr>
          <w:rFonts w:hint="eastAsia"/>
        </w:rPr>
        <w:t>在上述讨论中，发现自己使用继承进行代码复用和封装（可能是水平所限），并深陷所有权泥潭。</w:t>
      </w:r>
      <w:r w:rsidR="00795CD3">
        <w:rPr>
          <w:rFonts w:hint="eastAsia"/>
        </w:rPr>
        <w:t>或许</w:t>
      </w:r>
      <w:r w:rsidR="008B6C9A">
        <w:rPr>
          <w:rFonts w:hint="eastAsia"/>
        </w:rPr>
        <w:t>此问题的答案就是“</w:t>
      </w:r>
      <w:r w:rsidR="00795CD3">
        <w:rPr>
          <w:rFonts w:hint="eastAsia"/>
        </w:rPr>
        <w:t>可以让程序员花更多的时间来写符合编译器要求的</w:t>
      </w:r>
      <w:r w:rsidR="008B6C9A">
        <w:rPr>
          <w:rFonts w:hint="eastAsia"/>
        </w:rPr>
        <w:t>安全</w:t>
      </w:r>
      <w:r w:rsidR="00795CD3">
        <w:rPr>
          <w:rFonts w:hint="eastAsia"/>
        </w:rPr>
        <w:t>代码</w:t>
      </w:r>
      <w:r w:rsidR="008B6C9A">
        <w:rPr>
          <w:rFonts w:hint="eastAsia"/>
        </w:rPr>
        <w:t>”</w:t>
      </w:r>
      <w:r w:rsidR="00795CD3">
        <w:rPr>
          <w:rFonts w:hint="eastAsia"/>
        </w:rPr>
        <w:t>吧。</w:t>
      </w:r>
    </w:p>
    <w:p w14:paraId="1F7465F9" w14:textId="1AD1F3ED" w:rsidR="005846BA" w:rsidRDefault="008E0C83" w:rsidP="008E0C83">
      <w:pPr>
        <w:pStyle w:val="20"/>
      </w:pPr>
      <w:bookmarkStart w:id="194" w:name="_Toc132115353"/>
      <w:r>
        <w:rPr>
          <w:rFonts w:hint="eastAsia"/>
        </w:rPr>
        <w:t>Rust</w:t>
      </w:r>
      <w:r>
        <w:rPr>
          <w:rFonts w:hint="eastAsia"/>
        </w:rPr>
        <w:t>的类型系统与特性约束</w:t>
      </w:r>
      <w:bookmarkEnd w:id="192"/>
      <w:bookmarkEnd w:id="194"/>
    </w:p>
    <w:p w14:paraId="36489C97" w14:textId="56AE8E32" w:rsidR="00EF435F" w:rsidRDefault="00EF435F" w:rsidP="00EF435F">
      <w:pPr>
        <w:pStyle w:val="a0"/>
        <w:ind w:firstLine="480"/>
      </w:pPr>
      <w:r>
        <w:rPr>
          <w:rFonts w:hint="eastAsia"/>
        </w:rPr>
        <w:t>Java</w:t>
      </w:r>
      <w:r>
        <w:rPr>
          <w:rFonts w:hint="eastAsia"/>
        </w:rPr>
        <w:t>那章</w:t>
      </w:r>
      <w:r w:rsidR="003F155F">
        <w:rPr>
          <w:rFonts w:hint="eastAsia"/>
        </w:rPr>
        <w:t>中，可以注意到所有的</w:t>
      </w:r>
      <w:r w:rsidR="0039466F">
        <w:rPr>
          <w:rFonts w:hint="eastAsia"/>
        </w:rPr>
        <w:t>类后面都有一个</w:t>
      </w:r>
      <w:r w:rsidR="008E45E1">
        <w:rPr>
          <w:rFonts w:hint="eastAsia"/>
        </w:rPr>
        <w:t>泛型</w:t>
      </w:r>
      <w:r w:rsidR="0039466F">
        <w:rPr>
          <w:rFonts w:hint="eastAsia"/>
        </w:rPr>
        <w:t>标记：</w:t>
      </w:r>
      <w:r w:rsidR="0039466F">
        <w:t>&lt;T&gt;</w:t>
      </w:r>
      <w:r w:rsidR="008E45E1">
        <w:rPr>
          <w:rFonts w:hint="eastAsia"/>
        </w:rPr>
        <w:t>（</w:t>
      </w:r>
      <w:r w:rsidR="008E45E1">
        <w:rPr>
          <w:rFonts w:hint="eastAsia"/>
        </w:rPr>
        <w:t>T</w:t>
      </w:r>
      <w:r w:rsidR="008E45E1">
        <w:rPr>
          <w:rFonts w:hint="eastAsia"/>
        </w:rPr>
        <w:t>代表某</w:t>
      </w:r>
      <w:r w:rsidR="008E45E1">
        <w:rPr>
          <w:rFonts w:hint="eastAsia"/>
        </w:rPr>
        <w:lastRenderedPageBreak/>
        <w:t>种类型）</w:t>
      </w:r>
      <w:r w:rsidR="0039466F">
        <w:rPr>
          <w:rFonts w:hint="eastAsia"/>
        </w:rPr>
        <w:t>。</w:t>
      </w:r>
      <w:r w:rsidR="002C2254">
        <w:rPr>
          <w:rFonts w:hint="eastAsia"/>
        </w:rPr>
        <w:t>这意味着这些类都是泛型类，他们可以采样任意类型的数据，而不仅仅是</w:t>
      </w:r>
      <w:r w:rsidR="002C2254">
        <w:rPr>
          <w:rFonts w:hint="eastAsia"/>
        </w:rPr>
        <w:t>int</w:t>
      </w:r>
      <w:r w:rsidR="002C2254">
        <w:rPr>
          <w:rFonts w:hint="eastAsia"/>
        </w:rPr>
        <w:t>类型。</w:t>
      </w:r>
      <w:r w:rsidR="008E45E1">
        <w:rPr>
          <w:rFonts w:hint="eastAsia"/>
        </w:rPr>
        <w:t>但是，由于这种泛型对于</w:t>
      </w:r>
      <w:r w:rsidR="008E45E1">
        <w:rPr>
          <w:rFonts w:hint="eastAsia"/>
        </w:rPr>
        <w:t>T</w:t>
      </w:r>
      <w:r w:rsidR="00210F32">
        <w:rPr>
          <w:rFonts w:hint="eastAsia"/>
        </w:rPr>
        <w:t>没有太多约束，继而会引发错误。</w:t>
      </w:r>
    </w:p>
    <w:p w14:paraId="0191FF17" w14:textId="068598F5" w:rsidR="004060B8" w:rsidRDefault="004060B8" w:rsidP="004060B8">
      <w:pPr>
        <w:pStyle w:val="3"/>
      </w:pPr>
      <w:bookmarkStart w:id="195" w:name="_Toc132115354"/>
      <w:r>
        <w:rPr>
          <w:rFonts w:hint="eastAsia"/>
        </w:rPr>
        <w:t>Clone</w:t>
      </w:r>
      <w:r>
        <w:rPr>
          <w:rFonts w:hint="eastAsia"/>
        </w:rPr>
        <w:t>特性</w:t>
      </w:r>
      <w:bookmarkEnd w:id="195"/>
    </w:p>
    <w:p w14:paraId="7EE28F5C" w14:textId="2FEA1C78" w:rsidR="00210F32" w:rsidRDefault="00210F32" w:rsidP="00EF435F">
      <w:pPr>
        <w:pStyle w:val="a0"/>
        <w:ind w:firstLine="480"/>
      </w:pPr>
      <w:r>
        <w:rPr>
          <w:rFonts w:hint="eastAsia"/>
        </w:rPr>
        <w:t>在</w:t>
      </w:r>
      <w:r w:rsidR="0090419B">
        <w:rPr>
          <w:rFonts w:hint="eastAsia"/>
        </w:rPr>
        <w:t>Simpl</w:t>
      </w:r>
      <w:r w:rsidR="0090419B">
        <w:t>eReservoir</w:t>
      </w:r>
      <w:r w:rsidR="00953825">
        <w:t>::</w:t>
      </w:r>
      <w:r w:rsidR="0090419B">
        <w:t>getSampleResult()</w:t>
      </w:r>
      <w:r w:rsidR="0090419B">
        <w:rPr>
          <w:rFonts w:hint="eastAsia"/>
        </w:rPr>
        <w:t>中，我们需要将存储在成员变量</w:t>
      </w:r>
      <w:r w:rsidR="0090419B">
        <w:rPr>
          <w:rFonts w:hint="eastAsia"/>
        </w:rPr>
        <w:t>samples</w:t>
      </w:r>
      <w:r w:rsidR="0090419B">
        <w:rPr>
          <w:rFonts w:hint="eastAsia"/>
        </w:rPr>
        <w:t>中的样本复制到</w:t>
      </w:r>
      <w:r w:rsidR="0090419B">
        <w:rPr>
          <w:rFonts w:hint="eastAsia"/>
        </w:rPr>
        <w:t>SampleResult</w:t>
      </w:r>
      <w:r w:rsidR="0090419B">
        <w:rPr>
          <w:rFonts w:hint="eastAsia"/>
        </w:rPr>
        <w:t>中，并将它们返回。可由于</w:t>
      </w:r>
      <w:r w:rsidR="0090419B">
        <w:t>Object.clone()</w:t>
      </w:r>
      <w:r w:rsidR="0090419B">
        <w:rPr>
          <w:rFonts w:hint="eastAsia"/>
        </w:rPr>
        <w:t>是一个</w:t>
      </w:r>
      <w:r w:rsidR="0090419B">
        <w:rPr>
          <w:rFonts w:hint="eastAsia"/>
        </w:rPr>
        <w:t>protected</w:t>
      </w:r>
      <w:r w:rsidR="0090419B">
        <w:rPr>
          <w:rFonts w:hint="eastAsia"/>
        </w:rPr>
        <w:t>标签的方法，需要我们对其进行覆写才能使用。而在</w:t>
      </w:r>
      <w:r w:rsidR="0090419B">
        <w:rPr>
          <w:rFonts w:hint="eastAsia"/>
        </w:rPr>
        <w:t>Java</w:t>
      </w:r>
      <w:r w:rsidR="0090419B">
        <w:rPr>
          <w:rFonts w:hint="eastAsia"/>
        </w:rPr>
        <w:t>中，我们没有办法要求泛型对于</w:t>
      </w:r>
      <w:r w:rsidR="0090419B">
        <w:rPr>
          <w:rFonts w:hint="eastAsia"/>
        </w:rPr>
        <w:t>clone</w:t>
      </w:r>
      <w:r w:rsidR="00EC7C6B">
        <w:t>()</w:t>
      </w:r>
      <w:r w:rsidR="0090419B">
        <w:rPr>
          <w:rFonts w:hint="eastAsia"/>
        </w:rPr>
        <w:t>进行了</w:t>
      </w:r>
      <w:r w:rsidR="00EC7C6B">
        <w:rPr>
          <w:rFonts w:hint="eastAsia"/>
        </w:rPr>
        <w:t>覆写</w:t>
      </w:r>
      <w:r w:rsidR="0090419B">
        <w:rPr>
          <w:rFonts w:hint="eastAsia"/>
        </w:rPr>
        <w:t>。</w:t>
      </w:r>
    </w:p>
    <w:p w14:paraId="08145327" w14:textId="77777777" w:rsidR="00210F32" w:rsidRDefault="00210F32" w:rsidP="00210F32">
      <w:pPr>
        <w:pStyle w:val="ab"/>
        <w:keepNext/>
      </w:pPr>
      <w:r w:rsidRPr="00210F32">
        <w:rPr>
          <w:noProof/>
        </w:rPr>
        <w:drawing>
          <wp:inline distT="0" distB="0" distL="0" distR="0" wp14:anchorId="1A18F4EC" wp14:editId="4A78AFAA">
            <wp:extent cx="3772426" cy="1705213"/>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2426" cy="1705213"/>
                    </a:xfrm>
                    <a:prstGeom prst="rect">
                      <a:avLst/>
                    </a:prstGeom>
                  </pic:spPr>
                </pic:pic>
              </a:graphicData>
            </a:graphic>
          </wp:inline>
        </w:drawing>
      </w:r>
    </w:p>
    <w:p w14:paraId="055E1139" w14:textId="018132EB" w:rsidR="00210F32" w:rsidRDefault="00210F32" w:rsidP="00210F32">
      <w:pPr>
        <w:pStyle w:val="ac"/>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8E74CE">
        <w:rPr>
          <w:noProof/>
        </w:rPr>
        <w:t>5</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8E74CE">
        <w:rPr>
          <w:noProof/>
        </w:rPr>
        <w:t>4</w:t>
      </w:r>
      <w:r w:rsidR="00633952">
        <w:fldChar w:fldCharType="end"/>
      </w:r>
      <w:r>
        <w:rPr>
          <w:rFonts w:hint="eastAsia"/>
        </w:rPr>
        <w:t>Java</w:t>
      </w:r>
      <w:r>
        <w:rPr>
          <w:rFonts w:hint="eastAsia"/>
        </w:rPr>
        <w:t>中使用</w:t>
      </w:r>
      <w:r>
        <w:rPr>
          <w:rFonts w:hint="eastAsia"/>
        </w:rPr>
        <w:t>clone</w:t>
      </w:r>
      <w:r>
        <w:t>()</w:t>
      </w:r>
      <w:r>
        <w:rPr>
          <w:rFonts w:hint="eastAsia"/>
        </w:rPr>
        <w:t>的代码</w:t>
      </w:r>
    </w:p>
    <w:p w14:paraId="56CAB200" w14:textId="77777777" w:rsidR="00210F32" w:rsidRDefault="00210F32" w:rsidP="00210F32">
      <w:pPr>
        <w:pStyle w:val="ab"/>
        <w:keepNext/>
      </w:pPr>
      <w:r w:rsidRPr="00210F32">
        <w:rPr>
          <w:noProof/>
        </w:rPr>
        <w:drawing>
          <wp:inline distT="0" distB="0" distL="0" distR="0" wp14:anchorId="0E94FCD0" wp14:editId="2DF28820">
            <wp:extent cx="5274310" cy="12541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54125"/>
                    </a:xfrm>
                    <a:prstGeom prst="rect">
                      <a:avLst/>
                    </a:prstGeom>
                  </pic:spPr>
                </pic:pic>
              </a:graphicData>
            </a:graphic>
          </wp:inline>
        </w:drawing>
      </w:r>
    </w:p>
    <w:p w14:paraId="4C0CBE9C" w14:textId="38BB49B0" w:rsidR="00210F32" w:rsidRDefault="00210F32" w:rsidP="00210F32">
      <w:pPr>
        <w:pStyle w:val="ac"/>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8E74CE">
        <w:rPr>
          <w:noProof/>
        </w:rPr>
        <w:t>5</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8E74CE">
        <w:rPr>
          <w:noProof/>
        </w:rPr>
        <w:t>5</w:t>
      </w:r>
      <w:r w:rsidR="00633952">
        <w:fldChar w:fldCharType="end"/>
      </w:r>
      <w:r>
        <w:rPr>
          <w:rFonts w:hint="eastAsia"/>
        </w:rPr>
        <w:t>没有针对泛型的约束所引发的错误</w:t>
      </w:r>
    </w:p>
    <w:p w14:paraId="7BFD993A" w14:textId="21ED2883" w:rsidR="0090419B" w:rsidRPr="0090419B" w:rsidRDefault="0090419B" w:rsidP="0090419B">
      <w:pPr>
        <w:pStyle w:val="a0"/>
        <w:ind w:firstLine="480"/>
      </w:pPr>
      <w:r>
        <w:rPr>
          <w:rFonts w:hint="eastAsia"/>
        </w:rPr>
        <w:t>所以最终，我们只能使用</w:t>
      </w:r>
      <w:r>
        <w:rPr>
          <w:rFonts w:hint="eastAsia"/>
        </w:rPr>
        <w:t>ArrayList</w:t>
      </w:r>
      <w:r>
        <w:rPr>
          <w:rFonts w:hint="eastAsia"/>
        </w:rPr>
        <w:t>的</w:t>
      </w:r>
      <w:r>
        <w:rPr>
          <w:rFonts w:hint="eastAsia"/>
        </w:rPr>
        <w:t>clone</w:t>
      </w:r>
      <w:r>
        <w:t>()</w:t>
      </w:r>
      <w:r>
        <w:rPr>
          <w:rFonts w:hint="eastAsia"/>
        </w:rPr>
        <w:t>方法，对</w:t>
      </w:r>
      <w:r w:rsidR="00B076D8">
        <w:rPr>
          <w:rFonts w:hint="eastAsia"/>
        </w:rPr>
        <w:t>样本进行浅拷贝。</w:t>
      </w:r>
    </w:p>
    <w:p w14:paraId="32FF7FD2" w14:textId="77777777" w:rsidR="002E364F" w:rsidRDefault="00222D95" w:rsidP="002E364F">
      <w:pPr>
        <w:pStyle w:val="ab"/>
        <w:keepNext/>
      </w:pPr>
      <w:r w:rsidRPr="00222D95">
        <w:rPr>
          <w:noProof/>
        </w:rPr>
        <w:drawing>
          <wp:inline distT="0" distB="0" distL="0" distR="0" wp14:anchorId="7CB73C29" wp14:editId="4F989BF2">
            <wp:extent cx="5274310" cy="7296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29615"/>
                    </a:xfrm>
                    <a:prstGeom prst="rect">
                      <a:avLst/>
                    </a:prstGeom>
                  </pic:spPr>
                </pic:pic>
              </a:graphicData>
            </a:graphic>
          </wp:inline>
        </w:drawing>
      </w:r>
    </w:p>
    <w:p w14:paraId="1B9B72BA" w14:textId="19B8C377" w:rsidR="00210F32" w:rsidRDefault="002E364F" w:rsidP="002E364F">
      <w:pPr>
        <w:pStyle w:val="ac"/>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8E74CE">
        <w:rPr>
          <w:noProof/>
        </w:rPr>
        <w:t>5</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8E74CE">
        <w:rPr>
          <w:noProof/>
        </w:rPr>
        <w:t>6</w:t>
      </w:r>
      <w:r w:rsidR="00633952">
        <w:fldChar w:fldCharType="end"/>
      </w:r>
      <w:r>
        <w:rPr>
          <w:rFonts w:hint="eastAsia"/>
        </w:rPr>
        <w:t>浅拷贝</w:t>
      </w:r>
    </w:p>
    <w:p w14:paraId="3D86DBA6" w14:textId="6C2285D5" w:rsidR="004060B8" w:rsidRDefault="002E364F" w:rsidP="004060B8">
      <w:pPr>
        <w:pStyle w:val="a0"/>
        <w:ind w:firstLine="480"/>
      </w:pPr>
      <w:r>
        <w:rPr>
          <w:rFonts w:hint="eastAsia"/>
        </w:rPr>
        <w:t>相比之下，</w:t>
      </w:r>
      <w:r>
        <w:rPr>
          <w:rFonts w:hint="eastAsia"/>
        </w:rPr>
        <w:t>Rust</w:t>
      </w:r>
      <w:r>
        <w:rPr>
          <w:rFonts w:hint="eastAsia"/>
        </w:rPr>
        <w:t>可以对于泛型进行特征约束，可以仅为实现了某些特征的泛型实现方法。</w:t>
      </w:r>
      <w:r w:rsidR="004060B8">
        <w:rPr>
          <w:rFonts w:hint="eastAsia"/>
        </w:rPr>
        <w:t>在</w:t>
      </w:r>
      <w:r w:rsidR="004060B8">
        <w:rPr>
          <w:rFonts w:hint="eastAsia"/>
        </w:rPr>
        <w:t>Rust</w:t>
      </w:r>
      <w:r w:rsidR="004060B8">
        <w:rPr>
          <w:rFonts w:hint="eastAsia"/>
        </w:rPr>
        <w:t>中，我们可以要求泛型</w:t>
      </w:r>
      <w:r w:rsidR="004060B8">
        <w:rPr>
          <w:rFonts w:hint="eastAsia"/>
        </w:rPr>
        <w:t>T</w:t>
      </w:r>
      <w:r w:rsidR="004060B8">
        <w:rPr>
          <w:rFonts w:hint="eastAsia"/>
        </w:rPr>
        <w:t>实现了</w:t>
      </w:r>
      <w:r w:rsidR="004060B8">
        <w:rPr>
          <w:rFonts w:hint="eastAsia"/>
        </w:rPr>
        <w:t>Clone</w:t>
      </w:r>
      <w:r w:rsidR="004060B8">
        <w:rPr>
          <w:rFonts w:hint="eastAsia"/>
        </w:rPr>
        <w:t>特性，此特性确保泛型</w:t>
      </w:r>
      <w:r w:rsidR="004060B8">
        <w:rPr>
          <w:rFonts w:hint="eastAsia"/>
        </w:rPr>
        <w:t>T</w:t>
      </w:r>
      <w:r w:rsidR="004060B8">
        <w:rPr>
          <w:rFonts w:hint="eastAsia"/>
        </w:rPr>
        <w:t>具有</w:t>
      </w:r>
      <w:r w:rsidR="004060B8">
        <w:rPr>
          <w:rFonts w:hint="eastAsia"/>
        </w:rPr>
        <w:t>clone</w:t>
      </w:r>
      <w:r w:rsidR="004060B8">
        <w:t>()</w:t>
      </w:r>
      <w:r w:rsidR="004060B8">
        <w:rPr>
          <w:rFonts w:hint="eastAsia"/>
        </w:rPr>
        <w:t>函数，方便我们复制元素。</w:t>
      </w:r>
    </w:p>
    <w:p w14:paraId="03752163" w14:textId="3F457ACC" w:rsidR="001F0EC6" w:rsidRDefault="001F0EC6" w:rsidP="001F0EC6">
      <w:pPr>
        <w:pStyle w:val="3"/>
      </w:pPr>
      <w:bookmarkStart w:id="196" w:name="_Toc132115355"/>
      <w:r>
        <w:lastRenderedPageBreak/>
        <w:t>Sync</w:t>
      </w:r>
      <w:r>
        <w:rPr>
          <w:rFonts w:hint="eastAsia"/>
        </w:rPr>
        <w:t>和</w:t>
      </w:r>
      <w:r>
        <w:rPr>
          <w:rFonts w:hint="eastAsia"/>
        </w:rPr>
        <w:t>Send</w:t>
      </w:r>
      <w:r w:rsidR="00395347">
        <w:rPr>
          <w:rFonts w:hint="eastAsia"/>
        </w:rPr>
        <w:t>特征</w:t>
      </w:r>
      <w:bookmarkEnd w:id="196"/>
    </w:p>
    <w:p w14:paraId="590B0F65" w14:textId="0BBB13BC" w:rsidR="001F0EC6" w:rsidRDefault="001F0EC6" w:rsidP="001F0EC6">
      <w:pPr>
        <w:pStyle w:val="a0"/>
        <w:ind w:firstLine="480"/>
      </w:pPr>
      <w:r>
        <w:rPr>
          <w:rFonts w:hint="eastAsia"/>
        </w:rPr>
        <w:t>实现</w:t>
      </w:r>
      <w:r>
        <w:rPr>
          <w:rFonts w:hint="eastAsia"/>
        </w:rPr>
        <w:t>Send</w:t>
      </w:r>
      <w:r w:rsidR="00395347">
        <w:rPr>
          <w:rFonts w:hint="eastAsia"/>
        </w:rPr>
        <w:t>特征</w:t>
      </w:r>
      <w:r>
        <w:rPr>
          <w:rFonts w:hint="eastAsia"/>
        </w:rPr>
        <w:t>的类型可以在线程之间安全地传递其所有权；实现</w:t>
      </w:r>
      <w:r>
        <w:rPr>
          <w:rFonts w:hint="eastAsia"/>
        </w:rPr>
        <w:t>Sync</w:t>
      </w:r>
      <w:r w:rsidR="00395347">
        <w:rPr>
          <w:rFonts w:hint="eastAsia"/>
        </w:rPr>
        <w:t>特征</w:t>
      </w:r>
      <w:r>
        <w:rPr>
          <w:rFonts w:hint="eastAsia"/>
        </w:rPr>
        <w:t>的类型可以</w:t>
      </w:r>
      <w:r>
        <w:rPr>
          <w:rFonts w:hint="eastAsia"/>
        </w:rPr>
        <w:t>(</w:t>
      </w:r>
      <w:r>
        <w:rPr>
          <w:rFonts w:hint="eastAsia"/>
        </w:rPr>
        <w:t>通过引用</w:t>
      </w:r>
      <w:r>
        <w:rPr>
          <w:rFonts w:hint="eastAsia"/>
        </w:rPr>
        <w:t>)</w:t>
      </w:r>
      <w:r>
        <w:rPr>
          <w:rFonts w:hint="eastAsia"/>
        </w:rPr>
        <w:t>在线程间安全地共享。</w:t>
      </w:r>
      <w:r w:rsidR="00395347">
        <w:rPr>
          <w:rFonts w:hint="eastAsia"/>
        </w:rPr>
        <w:t>这两个特征仅仅作为标记存在，并没有定义任何行为。</w:t>
      </w:r>
    </w:p>
    <w:p w14:paraId="1776A342" w14:textId="4D5C8E18" w:rsidR="00D062DE" w:rsidRDefault="001F0EC6" w:rsidP="00D062DE">
      <w:pPr>
        <w:pStyle w:val="a0"/>
        <w:ind w:firstLine="480"/>
      </w:pPr>
      <w:r>
        <w:rPr>
          <w:rFonts w:hint="eastAsia"/>
        </w:rPr>
        <w:t>一个由拥有</w:t>
      </w:r>
      <w:r>
        <w:rPr>
          <w:rFonts w:hint="eastAsia"/>
        </w:rPr>
        <w:t>Send</w:t>
      </w:r>
      <w:r>
        <w:rPr>
          <w:rFonts w:hint="eastAsia"/>
        </w:rPr>
        <w:t>特征的类型组成的结构体（</w:t>
      </w:r>
      <w:r>
        <w:rPr>
          <w:rFonts w:hint="eastAsia"/>
        </w:rPr>
        <w:t>struct</w:t>
      </w:r>
      <w:r>
        <w:rPr>
          <w:rFonts w:hint="eastAsia"/>
        </w:rPr>
        <w:t>）也会被编译器自动加上</w:t>
      </w:r>
      <w:r>
        <w:rPr>
          <w:rFonts w:hint="eastAsia"/>
        </w:rPr>
        <w:t>Send</w:t>
      </w:r>
      <w:r>
        <w:rPr>
          <w:rFonts w:hint="eastAsia"/>
        </w:rPr>
        <w:t>特征；类似，如果一个结构体由拥有</w:t>
      </w:r>
      <w:r>
        <w:rPr>
          <w:rFonts w:hint="eastAsia"/>
        </w:rPr>
        <w:t>Sync</w:t>
      </w:r>
      <w:r>
        <w:rPr>
          <w:rFonts w:hint="eastAsia"/>
        </w:rPr>
        <w:t>特征的类型组成，那么它也拥有</w:t>
      </w:r>
      <w:r>
        <w:rPr>
          <w:rFonts w:hint="eastAsia"/>
        </w:rPr>
        <w:t>Sync</w:t>
      </w:r>
      <w:r>
        <w:rPr>
          <w:rFonts w:hint="eastAsia"/>
        </w:rPr>
        <w:t>特征。</w:t>
      </w:r>
      <w:r>
        <w:rPr>
          <w:rFonts w:hint="eastAsia"/>
        </w:rPr>
        <w:t>Rust</w:t>
      </w:r>
      <w:r>
        <w:rPr>
          <w:rFonts w:hint="eastAsia"/>
        </w:rPr>
        <w:t>的基础类型一般都拥有</w:t>
      </w:r>
      <w:r>
        <w:rPr>
          <w:rFonts w:hint="eastAsia"/>
        </w:rPr>
        <w:t>Send</w:t>
      </w:r>
      <w:r>
        <w:rPr>
          <w:rFonts w:hint="eastAsia"/>
        </w:rPr>
        <w:t>和</w:t>
      </w:r>
      <w:r>
        <w:rPr>
          <w:rFonts w:hint="eastAsia"/>
        </w:rPr>
        <w:t>Sync</w:t>
      </w:r>
      <w:r>
        <w:rPr>
          <w:rFonts w:hint="eastAsia"/>
        </w:rPr>
        <w:t>特征</w:t>
      </w:r>
      <w:r w:rsidR="00D73319">
        <w:rPr>
          <w:rFonts w:hint="eastAsia"/>
        </w:rPr>
        <w:t>，而手动为某种类型标记</w:t>
      </w:r>
      <w:r w:rsidR="00D73319">
        <w:rPr>
          <w:rFonts w:hint="eastAsia"/>
        </w:rPr>
        <w:t>Send</w:t>
      </w:r>
      <w:r w:rsidR="00D73319">
        <w:rPr>
          <w:rFonts w:hint="eastAsia"/>
        </w:rPr>
        <w:t>和</w:t>
      </w:r>
      <w:r w:rsidR="00D73319">
        <w:rPr>
          <w:rFonts w:hint="eastAsia"/>
        </w:rPr>
        <w:t>Sync</w:t>
      </w:r>
      <w:r w:rsidR="00D73319">
        <w:rPr>
          <w:rFonts w:hint="eastAsia"/>
        </w:rPr>
        <w:t>特征是不安全的（</w:t>
      </w:r>
      <w:r w:rsidR="00D73319">
        <w:rPr>
          <w:rFonts w:hint="eastAsia"/>
        </w:rPr>
        <w:t>Unsafe</w:t>
      </w:r>
      <w:r w:rsidR="00D73319">
        <w:rPr>
          <w:rFonts w:hint="eastAsia"/>
        </w:rPr>
        <w:t>），</w:t>
      </w:r>
      <w:r w:rsidR="00395347">
        <w:rPr>
          <w:rFonts w:hint="eastAsia"/>
        </w:rPr>
        <w:t>因为</w:t>
      </w:r>
      <w:r w:rsidR="00D73319">
        <w:rPr>
          <w:rFonts w:hint="eastAsia"/>
        </w:rPr>
        <w:t>这会绕过编译器的检查。</w:t>
      </w:r>
      <w:sdt>
        <w:sdtPr>
          <w:rPr>
            <w:rFonts w:hint="eastAsia"/>
          </w:rPr>
          <w:id w:val="-1517229731"/>
          <w:citation/>
        </w:sdtPr>
        <w:sdtEndPr/>
        <w:sdtContent>
          <w:r w:rsidR="00D73319">
            <w:fldChar w:fldCharType="begin"/>
          </w:r>
          <w:r w:rsidR="00D73319">
            <w:instrText xml:space="preserve"> </w:instrText>
          </w:r>
          <w:r w:rsidR="00D73319">
            <w:rPr>
              <w:rFonts w:hint="eastAsia"/>
            </w:rPr>
            <w:instrText>CITATION RustBook \l 2052</w:instrText>
          </w:r>
          <w:r w:rsidR="00D73319">
            <w:instrText xml:space="preserve"> </w:instrText>
          </w:r>
          <w:r w:rsidR="00D73319">
            <w:fldChar w:fldCharType="separate"/>
          </w:r>
          <w:r w:rsidR="008E74CE">
            <w:rPr>
              <w:rFonts w:hint="eastAsia"/>
              <w:noProof/>
            </w:rPr>
            <w:t xml:space="preserve"> (RustBook, 2023)</w:t>
          </w:r>
          <w:r w:rsidR="00D73319">
            <w:fldChar w:fldCharType="end"/>
          </w:r>
        </w:sdtContent>
      </w:sdt>
    </w:p>
    <w:p w14:paraId="6C2CA34D" w14:textId="1CFA28A7" w:rsidR="00B54B31" w:rsidRDefault="00B54B31" w:rsidP="00B54B31">
      <w:pPr>
        <w:pStyle w:val="a0"/>
        <w:ind w:firstLine="480"/>
      </w:pPr>
      <w:r>
        <w:rPr>
          <w:rFonts w:hint="eastAsia"/>
        </w:rPr>
        <w:t>（以下讨论中，</w:t>
      </w:r>
      <w:r>
        <w:rPr>
          <w:rFonts w:hint="eastAsia"/>
        </w:rPr>
        <w:t>Sample</w:t>
      </w:r>
      <w:r>
        <w:t>rHandle</w:t>
      </w:r>
      <w:r>
        <w:rPr>
          <w:rFonts w:hint="eastAsia"/>
        </w:rPr>
        <w:t>并没有被删去）</w:t>
      </w:r>
    </w:p>
    <w:p w14:paraId="0CD4ECEF" w14:textId="049D6FAB" w:rsidR="00D062DE" w:rsidRDefault="00D062DE" w:rsidP="00D062DE">
      <w:pPr>
        <w:pStyle w:val="a0"/>
        <w:ind w:firstLine="480"/>
      </w:pPr>
      <w:r>
        <w:rPr>
          <w:rFonts w:hint="eastAsia"/>
        </w:rPr>
        <w:t>SamplerHandle</w:t>
      </w:r>
      <w:r>
        <w:rPr>
          <w:rFonts w:hint="eastAsia"/>
        </w:rPr>
        <w:t>是由主线程生产，并传递给采样线程的类（见</w:t>
      </w:r>
      <w:r>
        <w:fldChar w:fldCharType="begin"/>
      </w:r>
      <w:r>
        <w:instrText xml:space="preserve"> </w:instrText>
      </w:r>
      <w:r>
        <w:rPr>
          <w:rFonts w:hint="eastAsia"/>
        </w:rPr>
        <w:instrText>REF _Ref131863072 \h</w:instrText>
      </w:r>
      <w:r>
        <w:instrText xml:space="preserve"> </w:instrText>
      </w:r>
      <w:r>
        <w:fldChar w:fldCharType="separate"/>
      </w:r>
      <w:r w:rsidR="008E74CE">
        <w:rPr>
          <w:rFonts w:hint="eastAsia"/>
        </w:rPr>
        <w:t>图片</w:t>
      </w:r>
      <w:r w:rsidR="008E74CE">
        <w:rPr>
          <w:rFonts w:hint="eastAsia"/>
        </w:rPr>
        <w:t xml:space="preserve"> </w:t>
      </w:r>
      <w:r w:rsidR="008E74CE">
        <w:rPr>
          <w:noProof/>
        </w:rPr>
        <w:t>4</w:t>
      </w:r>
      <w:r w:rsidR="008E74CE">
        <w:noBreakHyphen/>
      </w:r>
      <w:r w:rsidR="008E74CE">
        <w:rPr>
          <w:noProof/>
        </w:rPr>
        <w:t>6</w:t>
      </w:r>
      <w:r w:rsidR="008E74CE">
        <w:rPr>
          <w:rFonts w:hint="eastAsia"/>
        </w:rPr>
        <w:t>描述</w:t>
      </w:r>
      <w:r w:rsidR="008E74CE">
        <w:rPr>
          <w:rFonts w:hint="eastAsia"/>
        </w:rPr>
        <w:t>SamplerHandle</w:t>
      </w:r>
      <w:r w:rsidR="008E74CE">
        <w:rPr>
          <w:rFonts w:hint="eastAsia"/>
        </w:rPr>
        <w:t>与</w:t>
      </w:r>
      <w:r w:rsidR="008E74CE">
        <w:t>ParallelReservoir</w:t>
      </w:r>
      <w:r w:rsidR="008E74CE">
        <w:rPr>
          <w:rFonts w:hint="eastAsia"/>
        </w:rPr>
        <w:t>之间的合作关系</w:t>
      </w:r>
      <w:r w:rsidR="008E74CE">
        <w:rPr>
          <w:rFonts w:hint="eastAsia"/>
          <w:noProof/>
        </w:rPr>
        <w:t>的</w:t>
      </w:r>
      <w:r w:rsidR="008E74CE">
        <w:rPr>
          <w:rFonts w:hint="eastAsia"/>
          <w:noProof/>
        </w:rPr>
        <w:t>UML</w:t>
      </w:r>
      <w:r w:rsidR="008E74CE">
        <w:rPr>
          <w:rFonts w:hint="eastAsia"/>
          <w:noProof/>
        </w:rPr>
        <w:t>时序图</w:t>
      </w:r>
      <w:r>
        <w:fldChar w:fldCharType="end"/>
      </w:r>
      <w:r>
        <w:rPr>
          <w:rFonts w:hint="eastAsia"/>
        </w:rPr>
        <w:t>）。</w:t>
      </w:r>
    </w:p>
    <w:p w14:paraId="10DFC840" w14:textId="1C715DF5" w:rsidR="00D062DE" w:rsidRDefault="00D062DE" w:rsidP="00D062DE">
      <w:pPr>
        <w:pStyle w:val="a0"/>
        <w:ind w:firstLine="480"/>
      </w:pPr>
      <w:r>
        <w:rPr>
          <w:rFonts w:hint="eastAsia"/>
        </w:rPr>
        <w:t>Java</w:t>
      </w:r>
      <w:r>
        <w:rPr>
          <w:rFonts w:hint="eastAsia"/>
        </w:rPr>
        <w:t>中，我们使用</w:t>
      </w:r>
      <w:r>
        <w:rPr>
          <w:rFonts w:hint="eastAsia"/>
        </w:rPr>
        <w:t>Lambda</w:t>
      </w:r>
      <w:r>
        <w:rPr>
          <w:rFonts w:hint="eastAsia"/>
        </w:rPr>
        <w:t>表达式创建</w:t>
      </w:r>
      <w:r w:rsidR="007A2558">
        <w:rPr>
          <w:rFonts w:hint="eastAsia"/>
        </w:rPr>
        <w:t>合并线程，并捕获</w:t>
      </w:r>
      <w:r w:rsidR="007A2558">
        <w:rPr>
          <w:rFonts w:hint="eastAsia"/>
        </w:rPr>
        <w:t>SamplerHandle</w:t>
      </w:r>
      <w:r w:rsidR="007A2558">
        <w:rPr>
          <w:rFonts w:hint="eastAsia"/>
        </w:rPr>
        <w:t>。</w:t>
      </w:r>
      <w:r w:rsidR="007A2558">
        <w:rPr>
          <w:rFonts w:hint="eastAsia"/>
        </w:rPr>
        <w:t>Java</w:t>
      </w:r>
      <w:r w:rsidR="007A2558">
        <w:rPr>
          <w:rFonts w:hint="eastAsia"/>
        </w:rPr>
        <w:t>编译器对于这种跨线程的变量捕获不会太为难我们。</w:t>
      </w:r>
      <w:r>
        <w:rPr>
          <w:rFonts w:hint="eastAsia"/>
        </w:rPr>
        <w:t>然而对于</w:t>
      </w:r>
      <w:r>
        <w:rPr>
          <w:rFonts w:hint="eastAsia"/>
        </w:rPr>
        <w:t>Rust</w:t>
      </w:r>
      <w:r w:rsidR="00A16BE3">
        <w:rPr>
          <w:rFonts w:hint="eastAsia"/>
        </w:rPr>
        <w:t>语言</w:t>
      </w:r>
      <w:r>
        <w:rPr>
          <w:rFonts w:hint="eastAsia"/>
        </w:rPr>
        <w:t>，在线程之间传递变量</w:t>
      </w:r>
      <w:r w:rsidR="007A2558">
        <w:rPr>
          <w:rFonts w:hint="eastAsia"/>
        </w:rPr>
        <w:t>的所有权时，</w:t>
      </w:r>
      <w:r>
        <w:rPr>
          <w:rFonts w:hint="eastAsia"/>
        </w:rPr>
        <w:t>需要经过</w:t>
      </w:r>
      <w:r w:rsidR="007A2558">
        <w:rPr>
          <w:rFonts w:hint="eastAsia"/>
        </w:rPr>
        <w:t>编译器</w:t>
      </w:r>
      <w:r>
        <w:rPr>
          <w:rFonts w:hint="eastAsia"/>
        </w:rPr>
        <w:t>严格的检查：</w:t>
      </w:r>
      <w:r w:rsidR="007A2558">
        <w:rPr>
          <w:rFonts w:hint="eastAsia"/>
        </w:rPr>
        <w:t>被传递者的类型必须要有</w:t>
      </w:r>
      <w:r w:rsidR="007A2558">
        <w:rPr>
          <w:rFonts w:hint="eastAsia"/>
        </w:rPr>
        <w:t>Send</w:t>
      </w:r>
      <w:r w:rsidR="007A2558">
        <w:rPr>
          <w:rFonts w:hint="eastAsia"/>
        </w:rPr>
        <w:t>特性。</w:t>
      </w:r>
    </w:p>
    <w:p w14:paraId="11649677" w14:textId="59775F89" w:rsidR="001F0EC6" w:rsidRDefault="001F0EC6" w:rsidP="00D73319">
      <w:pPr>
        <w:pStyle w:val="a0"/>
        <w:ind w:firstLine="480"/>
      </w:pPr>
      <w:r>
        <w:rPr>
          <w:rFonts w:hint="eastAsia"/>
        </w:rPr>
        <w:t>考虑到</w:t>
      </w:r>
      <w:r>
        <w:rPr>
          <w:rFonts w:hint="eastAsia"/>
        </w:rPr>
        <w:t>SamplerHandle</w:t>
      </w:r>
      <w:r>
        <w:rPr>
          <w:rFonts w:hint="eastAsia"/>
        </w:rPr>
        <w:t>所做的就是</w:t>
      </w:r>
      <w:r w:rsidR="00D6328E">
        <w:rPr>
          <w:rFonts w:hint="eastAsia"/>
        </w:rPr>
        <w:t>封装</w:t>
      </w:r>
      <w:r>
        <w:rPr>
          <w:rFonts w:hint="eastAsia"/>
        </w:rPr>
        <w:t>了一个</w:t>
      </w:r>
      <w:r>
        <w:rPr>
          <w:rFonts w:hint="eastAsia"/>
        </w:rPr>
        <w:t>Mutex</w:t>
      </w:r>
      <w:r w:rsidR="007A2558">
        <w:rPr>
          <w:rFonts w:hint="eastAsia"/>
        </w:rPr>
        <w:t>。</w:t>
      </w:r>
      <w:r>
        <w:rPr>
          <w:rFonts w:hint="eastAsia"/>
        </w:rPr>
        <w:t>Mutex</w:t>
      </w:r>
      <w:r>
        <w:rPr>
          <w:rFonts w:hint="eastAsia"/>
        </w:rPr>
        <w:t>有</w:t>
      </w:r>
      <w:r>
        <w:rPr>
          <w:rFonts w:hint="eastAsia"/>
        </w:rPr>
        <w:t>Sync</w:t>
      </w:r>
      <w:r>
        <w:rPr>
          <w:rFonts w:hint="eastAsia"/>
        </w:rPr>
        <w:t>和</w:t>
      </w:r>
      <w:r>
        <w:rPr>
          <w:rFonts w:hint="eastAsia"/>
        </w:rPr>
        <w:t>Send</w:t>
      </w:r>
      <w:r>
        <w:rPr>
          <w:rFonts w:hint="eastAsia"/>
        </w:rPr>
        <w:t>特征</w:t>
      </w:r>
      <w:r w:rsidR="007A2558">
        <w:rPr>
          <w:rFonts w:hint="eastAsia"/>
        </w:rPr>
        <w:t>，</w:t>
      </w:r>
      <w:r>
        <w:rPr>
          <w:rFonts w:hint="eastAsia"/>
        </w:rPr>
        <w:t>所以</w:t>
      </w:r>
      <w:r>
        <w:rPr>
          <w:rFonts w:hint="eastAsia"/>
        </w:rPr>
        <w:t>SamplerHandle</w:t>
      </w:r>
      <w:r>
        <w:rPr>
          <w:rFonts w:hint="eastAsia"/>
        </w:rPr>
        <w:t>也应该拥有</w:t>
      </w:r>
      <w:r>
        <w:rPr>
          <w:rFonts w:hint="eastAsia"/>
        </w:rPr>
        <w:t>Sync</w:t>
      </w:r>
      <w:r>
        <w:rPr>
          <w:rFonts w:hint="eastAsia"/>
        </w:rPr>
        <w:t>和</w:t>
      </w:r>
      <w:r>
        <w:rPr>
          <w:rFonts w:hint="eastAsia"/>
        </w:rPr>
        <w:t>Send</w:t>
      </w:r>
      <w:r>
        <w:rPr>
          <w:rFonts w:hint="eastAsia"/>
        </w:rPr>
        <w:t>特征。但</w:t>
      </w:r>
      <w:r w:rsidR="007A2558">
        <w:rPr>
          <w:rFonts w:hint="eastAsia"/>
        </w:rPr>
        <w:t>当我们为了抽象，</w:t>
      </w:r>
      <w:r w:rsidR="007A2558">
        <w:rPr>
          <w:rFonts w:hint="eastAsia"/>
        </w:rPr>
        <w:t>SamplerHandle</w:t>
      </w:r>
      <w:r w:rsidR="007A2558">
        <w:t>.</w:t>
      </w:r>
      <w:r>
        <w:rPr>
          <w:rFonts w:hint="eastAsia"/>
        </w:rPr>
        <w:t>sampler</w:t>
      </w:r>
      <w:r w:rsidR="00D73319">
        <w:rPr>
          <w:rFonts w:hint="eastAsia"/>
        </w:rPr>
        <w:t>的类型</w:t>
      </w:r>
      <w:r>
        <w:rPr>
          <w:rFonts w:hint="eastAsia"/>
        </w:rPr>
        <w:t>由</w:t>
      </w:r>
      <w:r>
        <w:rPr>
          <w:rFonts w:hint="eastAsia"/>
        </w:rPr>
        <w:t>SimpleReservoir&lt;T&gt;</w:t>
      </w:r>
      <w:r>
        <w:rPr>
          <w:rFonts w:hint="eastAsia"/>
        </w:rPr>
        <w:t>修改为</w:t>
      </w:r>
      <w:r w:rsidR="00A16BE3">
        <w:rPr>
          <w:rFonts w:hint="eastAsia"/>
        </w:rPr>
        <w:t>特征对象</w:t>
      </w:r>
      <w:r>
        <w:rPr>
          <w:rFonts w:hint="eastAsia"/>
        </w:rPr>
        <w:t>Box&lt;dyn Sampler&lt;T&gt;&gt;</w:t>
      </w:r>
      <w:r>
        <w:rPr>
          <w:rFonts w:hint="eastAsia"/>
        </w:rPr>
        <w:t>后</w:t>
      </w:r>
      <w:r w:rsidR="007A2558">
        <w:rPr>
          <w:rFonts w:hint="eastAsia"/>
        </w:rPr>
        <w:t>（</w:t>
      </w:r>
      <w:r w:rsidR="007A2558">
        <w:rPr>
          <w:rFonts w:hint="eastAsia"/>
        </w:rPr>
        <w:t>dyn</w:t>
      </w:r>
      <w:r w:rsidR="007A2558">
        <w:t xml:space="preserve"> Sampler&lt;T&gt;</w:t>
      </w:r>
      <w:r w:rsidR="007A2558">
        <w:rPr>
          <w:rFonts w:hint="eastAsia"/>
        </w:rPr>
        <w:t>是一个实现了</w:t>
      </w:r>
      <w:r w:rsidR="007A2558">
        <w:rPr>
          <w:rFonts w:hint="eastAsia"/>
        </w:rPr>
        <w:t>Sampler</w:t>
      </w:r>
      <w:r w:rsidR="007A2558">
        <w:rPr>
          <w:rFonts w:hint="eastAsia"/>
        </w:rPr>
        <w:t>特征的对象，称为特征对象，由一个智能指针</w:t>
      </w:r>
      <w:r w:rsidR="007A2558">
        <w:rPr>
          <w:rFonts w:hint="eastAsia"/>
        </w:rPr>
        <w:t>Box</w:t>
      </w:r>
      <w:r w:rsidR="007A2558">
        <w:rPr>
          <w:rFonts w:hint="eastAsia"/>
        </w:rPr>
        <w:t>进行</w:t>
      </w:r>
      <w:r w:rsidR="00D6328E">
        <w:rPr>
          <w:rFonts w:hint="eastAsia"/>
        </w:rPr>
        <w:t>封装</w:t>
      </w:r>
      <w:r w:rsidR="007A2558">
        <w:rPr>
          <w:rFonts w:hint="eastAsia"/>
        </w:rPr>
        <w:t>）</w:t>
      </w:r>
      <w:r>
        <w:rPr>
          <w:rFonts w:hint="eastAsia"/>
        </w:rPr>
        <w:t>，</w:t>
      </w:r>
      <w:r w:rsidR="00D73319">
        <w:t>SamplerHandle</w:t>
      </w:r>
      <w:r>
        <w:rPr>
          <w:rFonts w:hint="eastAsia"/>
        </w:rPr>
        <w:t>不再默认实现</w:t>
      </w:r>
      <w:r>
        <w:rPr>
          <w:rFonts w:hint="eastAsia"/>
        </w:rPr>
        <w:t>Sync</w:t>
      </w:r>
      <w:r>
        <w:rPr>
          <w:rFonts w:hint="eastAsia"/>
        </w:rPr>
        <w:t>和</w:t>
      </w:r>
      <w:r>
        <w:rPr>
          <w:rFonts w:hint="eastAsia"/>
        </w:rPr>
        <w:t>Send</w:t>
      </w:r>
      <w:r>
        <w:rPr>
          <w:rFonts w:hint="eastAsia"/>
        </w:rPr>
        <w:t>了</w:t>
      </w:r>
      <w:r w:rsidR="00D73319">
        <w:rPr>
          <w:rFonts w:hint="eastAsia"/>
        </w:rPr>
        <w:t>。</w:t>
      </w:r>
      <w:r w:rsidR="00E753B4">
        <w:rPr>
          <w:rFonts w:hint="eastAsia"/>
        </w:rPr>
        <w:t>没有</w:t>
      </w:r>
      <w:r w:rsidR="00E753B4">
        <w:rPr>
          <w:rFonts w:hint="eastAsia"/>
        </w:rPr>
        <w:t>Send</w:t>
      </w:r>
      <w:r w:rsidR="007A2558">
        <w:rPr>
          <w:rFonts w:hint="eastAsia"/>
        </w:rPr>
        <w:t>特征，也就无法跨线程传递其所有权。</w:t>
      </w:r>
    </w:p>
    <w:p w14:paraId="42822003" w14:textId="3A8E5A98" w:rsidR="00D73319" w:rsidRDefault="00D73319" w:rsidP="00D73319">
      <w:pPr>
        <w:pStyle w:val="a0"/>
        <w:ind w:firstLine="480"/>
      </w:pPr>
      <w:r>
        <w:rPr>
          <w:rFonts w:hint="eastAsia"/>
        </w:rPr>
        <w:t>解决方法有二：</w:t>
      </w:r>
    </w:p>
    <w:p w14:paraId="02363EE8" w14:textId="5FBFE8B0" w:rsidR="00D73319" w:rsidRDefault="00D73319" w:rsidP="00D73319">
      <w:pPr>
        <w:pStyle w:val="a0"/>
        <w:ind w:firstLine="480"/>
      </w:pPr>
      <w:r>
        <w:rPr>
          <w:rFonts w:hint="eastAsia"/>
        </w:rPr>
        <w:t>一是手动</w:t>
      </w:r>
      <w:r w:rsidR="0028399D">
        <w:rPr>
          <w:rFonts w:hint="eastAsia"/>
        </w:rPr>
        <w:t>为</w:t>
      </w:r>
      <w:r w:rsidR="0028399D">
        <w:rPr>
          <w:rFonts w:hint="eastAsia"/>
        </w:rPr>
        <w:t>S</w:t>
      </w:r>
      <w:r w:rsidR="0028399D">
        <w:t>amplerHandle</w:t>
      </w:r>
      <w:r w:rsidR="007A2558">
        <w:rPr>
          <w:rFonts w:hint="eastAsia"/>
        </w:rPr>
        <w:t>添加</w:t>
      </w:r>
      <w:r w:rsidR="007A2558">
        <w:rPr>
          <w:rFonts w:hint="eastAsia"/>
        </w:rPr>
        <w:t>Send</w:t>
      </w:r>
      <w:r w:rsidR="007A2558">
        <w:rPr>
          <w:rFonts w:hint="eastAsia"/>
        </w:rPr>
        <w:t>和</w:t>
      </w:r>
      <w:r w:rsidR="007A2558">
        <w:rPr>
          <w:rFonts w:hint="eastAsia"/>
        </w:rPr>
        <w:t>Sync</w:t>
      </w:r>
      <w:r w:rsidR="007A2558">
        <w:rPr>
          <w:rFonts w:hint="eastAsia"/>
        </w:rPr>
        <w:t>特征；但是这是</w:t>
      </w:r>
      <w:r w:rsidR="007A2558">
        <w:rPr>
          <w:rFonts w:hint="eastAsia"/>
        </w:rPr>
        <w:t>Unsafe</w:t>
      </w:r>
      <w:r w:rsidR="007A2558">
        <w:rPr>
          <w:rFonts w:hint="eastAsia"/>
        </w:rPr>
        <w:t>代码，</w:t>
      </w:r>
      <w:r w:rsidR="007A2558">
        <w:rPr>
          <w:rFonts w:hint="eastAsia"/>
        </w:rPr>
        <w:t>Rust</w:t>
      </w:r>
      <w:r w:rsidR="007A2558">
        <w:rPr>
          <w:rFonts w:hint="eastAsia"/>
        </w:rPr>
        <w:t>编译器无法帮助我们检查其中的问题，也不够优雅。</w:t>
      </w:r>
    </w:p>
    <w:p w14:paraId="604E8C44" w14:textId="0783CCB2" w:rsidR="007A2558" w:rsidRDefault="007A2558" w:rsidP="00D73319">
      <w:pPr>
        <w:pStyle w:val="a0"/>
        <w:ind w:firstLine="480"/>
      </w:pPr>
      <w:r>
        <w:rPr>
          <w:rFonts w:hint="eastAsia"/>
        </w:rPr>
        <w:t>二是将</w:t>
      </w:r>
      <w:r>
        <w:rPr>
          <w:rFonts w:hint="eastAsia"/>
        </w:rPr>
        <w:t>sampler</w:t>
      </w:r>
      <w:r>
        <w:rPr>
          <w:rFonts w:hint="eastAsia"/>
        </w:rPr>
        <w:t>的类型修改为</w:t>
      </w:r>
      <w:r>
        <w:t>Box&lt;dyn Sampler&lt;T&gt; + Send&gt;</w:t>
      </w:r>
      <w:r>
        <w:rPr>
          <w:rFonts w:hint="eastAsia"/>
        </w:rPr>
        <w:t>。如此</w:t>
      </w:r>
      <w:r>
        <w:rPr>
          <w:rFonts w:hint="eastAsia"/>
        </w:rPr>
        <w:t>B</w:t>
      </w:r>
      <w:r>
        <w:t>o</w:t>
      </w:r>
      <w:r>
        <w:rPr>
          <w:rFonts w:hint="eastAsia"/>
        </w:rPr>
        <w:t>x</w:t>
      </w:r>
      <w:r w:rsidR="00D6328E">
        <w:rPr>
          <w:rFonts w:hint="eastAsia"/>
        </w:rPr>
        <w:t>封装</w:t>
      </w:r>
      <w:r>
        <w:rPr>
          <w:rFonts w:hint="eastAsia"/>
        </w:rPr>
        <w:t>的特征对象有</w:t>
      </w:r>
      <w:r>
        <w:rPr>
          <w:rFonts w:hint="eastAsia"/>
        </w:rPr>
        <w:t>Send</w:t>
      </w:r>
      <w:r>
        <w:rPr>
          <w:rFonts w:hint="eastAsia"/>
        </w:rPr>
        <w:t>特征后，编译器就将自动</w:t>
      </w:r>
      <w:r w:rsidR="00395347">
        <w:rPr>
          <w:rFonts w:hint="eastAsia"/>
        </w:rPr>
        <w:t>依次为：</w:t>
      </w:r>
    </w:p>
    <w:p w14:paraId="3BFC09ED" w14:textId="3E307DFA" w:rsidR="00395347" w:rsidRDefault="00395347" w:rsidP="00395347">
      <w:pPr>
        <w:pStyle w:val="a0"/>
        <w:numPr>
          <w:ilvl w:val="0"/>
          <w:numId w:val="17"/>
        </w:numPr>
        <w:ind w:firstLineChars="0"/>
      </w:pPr>
      <w:r>
        <w:t>Box&lt;dyn Sampler&lt;T&gt; + Send&gt;</w:t>
      </w:r>
    </w:p>
    <w:p w14:paraId="655DB3F6" w14:textId="2EF8A1C0" w:rsidR="00395347" w:rsidRDefault="00395347" w:rsidP="00395347">
      <w:pPr>
        <w:pStyle w:val="a0"/>
        <w:numPr>
          <w:ilvl w:val="0"/>
          <w:numId w:val="17"/>
        </w:numPr>
        <w:ind w:firstLineChars="0"/>
      </w:pPr>
      <w:r>
        <w:lastRenderedPageBreak/>
        <w:t>Mutex&lt;Box&lt;dyn Sampler&lt;T&gt; + Send&gt;&gt;</w:t>
      </w:r>
    </w:p>
    <w:p w14:paraId="13620CB5" w14:textId="3F592149" w:rsidR="00395347" w:rsidRDefault="00395347" w:rsidP="00395347">
      <w:pPr>
        <w:pStyle w:val="a0"/>
        <w:numPr>
          <w:ilvl w:val="0"/>
          <w:numId w:val="17"/>
        </w:numPr>
        <w:ind w:firstLineChars="0"/>
      </w:pPr>
      <w:r w:rsidRPr="00395347">
        <w:t>struct SamplerHandle&lt;T&gt;</w:t>
      </w:r>
      <w:r>
        <w:t xml:space="preserve"> </w:t>
      </w:r>
      <w:proofErr w:type="gramStart"/>
      <w:r>
        <w:t xml:space="preserve">{ </w:t>
      </w:r>
      <w:r>
        <w:rPr>
          <w:rFonts w:hint="eastAsia"/>
        </w:rPr>
        <w:t>sampler</w:t>
      </w:r>
      <w:proofErr w:type="gramEnd"/>
      <w:r>
        <w:t>: Mutex&lt;Box&lt;dyn Sampler&lt;T&gt; + Send&gt;&gt;, }</w:t>
      </w:r>
    </w:p>
    <w:p w14:paraId="595ECA34" w14:textId="34513489" w:rsidR="00395347" w:rsidRDefault="00395347" w:rsidP="00395347">
      <w:pPr>
        <w:pStyle w:val="a0"/>
        <w:numPr>
          <w:ilvl w:val="0"/>
          <w:numId w:val="17"/>
        </w:numPr>
        <w:ind w:firstLineChars="0"/>
      </w:pPr>
      <w:r>
        <w:rPr>
          <w:rFonts w:hint="eastAsia"/>
        </w:rPr>
        <w:t>Arc</w:t>
      </w:r>
      <w:r>
        <w:t>&lt;SamplerHandle&lt;T&gt;&gt;</w:t>
      </w:r>
    </w:p>
    <w:p w14:paraId="1D1FB8AF" w14:textId="235F23DF" w:rsidR="00395347" w:rsidRPr="00395347" w:rsidRDefault="00395347" w:rsidP="00D73319">
      <w:pPr>
        <w:pStyle w:val="a0"/>
        <w:ind w:firstLine="480"/>
      </w:pPr>
      <w:r>
        <w:rPr>
          <w:rFonts w:hint="eastAsia"/>
        </w:rPr>
        <w:t>实现</w:t>
      </w:r>
      <w:r>
        <w:rPr>
          <w:rFonts w:hint="eastAsia"/>
        </w:rPr>
        <w:t>Send</w:t>
      </w:r>
      <w:r>
        <w:rPr>
          <w:rFonts w:hint="eastAsia"/>
        </w:rPr>
        <w:t>特征</w:t>
      </w:r>
      <w:r w:rsidR="005D4374">
        <w:rPr>
          <w:rFonts w:hint="eastAsia"/>
        </w:rPr>
        <w:t>，并</w:t>
      </w:r>
      <w:r>
        <w:rPr>
          <w:rFonts w:hint="eastAsia"/>
        </w:rPr>
        <w:t>允许我们在线程之间传递</w:t>
      </w:r>
      <w:r>
        <w:rPr>
          <w:rFonts w:hint="eastAsia"/>
        </w:rPr>
        <w:t>SamplerHandle</w:t>
      </w:r>
      <w:r w:rsidR="00795CD3">
        <w:rPr>
          <w:rFonts w:hint="eastAsia"/>
        </w:rPr>
        <w:t>。</w:t>
      </w:r>
    </w:p>
    <w:p w14:paraId="19C3FBF2" w14:textId="4FC66871" w:rsidR="008E0C83" w:rsidRDefault="001F0EC6" w:rsidP="008E0C83">
      <w:pPr>
        <w:pStyle w:val="20"/>
      </w:pPr>
      <w:bookmarkStart w:id="197" w:name="_Toc132115356"/>
      <w:r>
        <w:rPr>
          <w:rFonts w:hint="eastAsia"/>
        </w:rPr>
        <w:t>在</w:t>
      </w:r>
      <w:r>
        <w:rPr>
          <w:rFonts w:hint="eastAsia"/>
        </w:rPr>
        <w:t>Rust</w:t>
      </w:r>
      <w:r>
        <w:rPr>
          <w:rFonts w:hint="eastAsia"/>
        </w:rPr>
        <w:t>中</w:t>
      </w:r>
      <w:r w:rsidR="00D6328E">
        <w:rPr>
          <w:rFonts w:hint="eastAsia"/>
        </w:rPr>
        <w:t>使用消息</w:t>
      </w:r>
      <w:r w:rsidR="00795CD3">
        <w:rPr>
          <w:rFonts w:hint="eastAsia"/>
        </w:rPr>
        <w:t>传递</w:t>
      </w:r>
      <w:bookmarkEnd w:id="197"/>
    </w:p>
    <w:p w14:paraId="727FFB60" w14:textId="59820902" w:rsidR="00102344" w:rsidRDefault="00102344" w:rsidP="00D6328E">
      <w:pPr>
        <w:pStyle w:val="a0"/>
        <w:ind w:firstLine="480"/>
      </w:pPr>
      <w:r>
        <w:rPr>
          <w:rFonts w:hint="eastAsia"/>
        </w:rPr>
        <w:t>R</w:t>
      </w:r>
      <w:r>
        <w:t>ust</w:t>
      </w:r>
      <w:r>
        <w:rPr>
          <w:rFonts w:hint="eastAsia"/>
        </w:rPr>
        <w:t>在标准库中提供了</w:t>
      </w:r>
      <w:r w:rsidRPr="00102344">
        <w:rPr>
          <w:rFonts w:hint="eastAsia"/>
        </w:rPr>
        <w:t>通道</w:t>
      </w:r>
      <w:r w:rsidRPr="00102344">
        <w:rPr>
          <w:rFonts w:hint="eastAsia"/>
        </w:rPr>
        <w:t>std::sync::mpsc</w:t>
      </w:r>
      <w:r w:rsidRPr="00102344">
        <w:rPr>
          <w:rFonts w:hint="eastAsia"/>
        </w:rPr>
        <w:t>，其中</w:t>
      </w:r>
      <w:r w:rsidRPr="00102344">
        <w:rPr>
          <w:rFonts w:hint="eastAsia"/>
        </w:rPr>
        <w:t>mpsc</w:t>
      </w:r>
      <w:r w:rsidRPr="00102344">
        <w:rPr>
          <w:rFonts w:hint="eastAsia"/>
        </w:rPr>
        <w:t>是</w:t>
      </w:r>
      <w:r w:rsidRPr="00102344">
        <w:rPr>
          <w:rFonts w:hint="eastAsia"/>
        </w:rPr>
        <w:t>multiple producer, single consumer</w:t>
      </w:r>
      <w:r w:rsidRPr="00102344">
        <w:rPr>
          <w:rFonts w:hint="eastAsia"/>
        </w:rPr>
        <w:t>的缩写，代表了该通道支持多个发送者，但是只支持唯一的接收者。</w:t>
      </w:r>
    </w:p>
    <w:p w14:paraId="0AEBF32D" w14:textId="36DBCFD1" w:rsidR="00FA74F9" w:rsidRPr="00D6328E" w:rsidRDefault="00FA74F9" w:rsidP="00D6328E">
      <w:pPr>
        <w:pStyle w:val="a0"/>
        <w:ind w:firstLine="480"/>
      </w:pPr>
      <w:r>
        <w:rPr>
          <w:rFonts w:hint="eastAsia"/>
        </w:rPr>
        <w:t>通道有两种：同步通道和异步通道。对于同步通道，发送者发送消息后会被阻塞，只有在消息被接收后才解除阻塞；而异步通道不会阻塞发送者。</w:t>
      </w:r>
      <w:sdt>
        <w:sdtPr>
          <w:rPr>
            <w:rFonts w:hint="eastAsia"/>
          </w:rPr>
          <w:id w:val="1280832448"/>
          <w:citation/>
        </w:sdtPr>
        <w:sdtEndPr/>
        <w:sdtContent>
          <w:r>
            <w:fldChar w:fldCharType="begin"/>
          </w:r>
          <w:r>
            <w:instrText xml:space="preserve"> </w:instrText>
          </w:r>
          <w:r>
            <w:rPr>
              <w:rFonts w:hint="eastAsia"/>
            </w:rPr>
            <w:instrText>CITATION Rust</w:instrText>
          </w:r>
          <w:r>
            <w:rPr>
              <w:rFonts w:hint="eastAsia"/>
            </w:rPr>
            <w:instrText>语言圣经</w:instrText>
          </w:r>
          <w:r>
            <w:rPr>
              <w:rFonts w:hint="eastAsia"/>
            </w:rPr>
            <w:instrText xml:space="preserve"> \l 2052</w:instrText>
          </w:r>
          <w:r>
            <w:instrText xml:space="preserve"> </w:instrText>
          </w:r>
          <w:r>
            <w:fldChar w:fldCharType="separate"/>
          </w:r>
          <w:r w:rsidR="008E74CE">
            <w:rPr>
              <w:rFonts w:hint="eastAsia"/>
              <w:noProof/>
            </w:rPr>
            <w:t xml:space="preserve"> (RustCourse, 2023)</w:t>
          </w:r>
          <w:r>
            <w:fldChar w:fldCharType="end"/>
          </w:r>
        </w:sdtContent>
      </w:sdt>
    </w:p>
    <w:p w14:paraId="40973F1D" w14:textId="272717A6" w:rsidR="00D6328E" w:rsidRDefault="001F0EC6" w:rsidP="00D6328E">
      <w:pPr>
        <w:pStyle w:val="3"/>
      </w:pPr>
      <w:bookmarkStart w:id="198" w:name="_Toc132115357"/>
      <w:r>
        <w:rPr>
          <w:rFonts w:hint="eastAsia"/>
        </w:rPr>
        <w:t>使用</w:t>
      </w:r>
      <w:r w:rsidR="000E1126">
        <w:rPr>
          <w:rFonts w:hint="eastAsia"/>
        </w:rPr>
        <w:t>标准库中的</w:t>
      </w:r>
      <w:r w:rsidR="000E1126">
        <w:rPr>
          <w:rFonts w:hint="eastAsia"/>
        </w:rPr>
        <w:t>mpsc</w:t>
      </w:r>
      <w:r w:rsidR="00FA74F9">
        <w:rPr>
          <w:rFonts w:hint="eastAsia"/>
        </w:rPr>
        <w:t>异步通道</w:t>
      </w:r>
      <w:r>
        <w:rPr>
          <w:rFonts w:hint="eastAsia"/>
        </w:rPr>
        <w:t>代替阻塞队列</w:t>
      </w:r>
      <w:bookmarkEnd w:id="198"/>
    </w:p>
    <w:p w14:paraId="6EDA3D50" w14:textId="2824C388" w:rsidR="0001109C" w:rsidRDefault="0001109C" w:rsidP="00FA655A">
      <w:pPr>
        <w:pStyle w:val="a0"/>
        <w:ind w:firstLine="480"/>
      </w:pPr>
      <w:r>
        <w:rPr>
          <w:rFonts w:hint="eastAsia"/>
        </w:rPr>
        <w:t>在合并过程中，我们使用阻塞队列协调主线程、合并线程之间的合作。（见</w:t>
      </w:r>
      <w:r>
        <w:fldChar w:fldCharType="begin"/>
      </w:r>
      <w:r>
        <w:instrText xml:space="preserve"> </w:instrText>
      </w:r>
      <w:r>
        <w:rPr>
          <w:rFonts w:hint="eastAsia"/>
        </w:rPr>
        <w:instrText>REF _Ref131856570 \h</w:instrText>
      </w:r>
      <w:r>
        <w:instrText xml:space="preserve"> </w:instrText>
      </w:r>
      <w:r>
        <w:fldChar w:fldCharType="separate"/>
      </w:r>
      <w:r w:rsidR="008E74CE">
        <w:rPr>
          <w:rFonts w:hint="eastAsia"/>
        </w:rPr>
        <w:t>利用阻塞队列</w:t>
      </w:r>
      <w:r>
        <w:fldChar w:fldCharType="end"/>
      </w:r>
      <w:r>
        <w:rPr>
          <w:rFonts w:hint="eastAsia"/>
        </w:rPr>
        <w:t>一节）</w:t>
      </w:r>
    </w:p>
    <w:p w14:paraId="0A1CB375" w14:textId="7652B6E7" w:rsidR="00FA655A" w:rsidRDefault="0001109C" w:rsidP="00FA655A">
      <w:pPr>
        <w:pStyle w:val="a0"/>
        <w:ind w:firstLine="480"/>
      </w:pPr>
      <w:r>
        <w:rPr>
          <w:rFonts w:hint="eastAsia"/>
        </w:rPr>
        <w:t>但是，</w:t>
      </w:r>
      <w:r w:rsidR="00FA74F9">
        <w:rPr>
          <w:rFonts w:hint="eastAsia"/>
        </w:rPr>
        <w:t>Rust</w:t>
      </w:r>
      <w:r w:rsidR="00FA74F9">
        <w:rPr>
          <w:rFonts w:hint="eastAsia"/>
        </w:rPr>
        <w:t>标准库并没有给我们提供阻塞队列（</w:t>
      </w:r>
      <w:r w:rsidR="00FA74F9">
        <w:rPr>
          <w:rFonts w:hint="eastAsia"/>
        </w:rPr>
        <w:t>blocking</w:t>
      </w:r>
      <w:r w:rsidR="00FA74F9">
        <w:t xml:space="preserve"> </w:t>
      </w:r>
      <w:r w:rsidR="00FA74F9">
        <w:rPr>
          <w:rFonts w:hint="eastAsia"/>
        </w:rPr>
        <w:t>queue</w:t>
      </w:r>
      <w:r w:rsidR="00FA74F9">
        <w:rPr>
          <w:rFonts w:hint="eastAsia"/>
        </w:rPr>
        <w:t>）这一并发数据结构，第三方库中</w:t>
      </w:r>
      <w:r w:rsidR="00C5024E">
        <w:rPr>
          <w:rFonts w:hint="eastAsia"/>
        </w:rPr>
        <w:t>有基于异步通道实现的阻塞队列的包。但这里我们可以直接使用异步通道代替阻塞队列。</w:t>
      </w:r>
      <w:r w:rsidR="000E1126">
        <w:rPr>
          <w:rFonts w:hint="eastAsia"/>
        </w:rPr>
        <w:t>但由于</w:t>
      </w:r>
      <w:r w:rsidR="000E1126">
        <w:rPr>
          <w:rFonts w:hint="eastAsia"/>
        </w:rPr>
        <w:t>mpsc</w:t>
      </w:r>
      <w:r w:rsidR="000E1126">
        <w:rPr>
          <w:rFonts w:hint="eastAsia"/>
        </w:rPr>
        <w:t>通道只有一个接收者</w:t>
      </w:r>
      <w:r w:rsidR="00FA655A">
        <w:rPr>
          <w:rFonts w:hint="eastAsia"/>
        </w:rPr>
        <w:t>（即接收者没有</w:t>
      </w:r>
      <w:r w:rsidR="00FA655A">
        <w:rPr>
          <w:rFonts w:hint="eastAsia"/>
        </w:rPr>
        <w:t>Clone</w:t>
      </w:r>
      <w:r w:rsidR="00FA655A">
        <w:rPr>
          <w:rFonts w:hint="eastAsia"/>
        </w:rPr>
        <w:t>特征，无法调用</w:t>
      </w:r>
      <w:r w:rsidR="00FA655A">
        <w:rPr>
          <w:rFonts w:hint="eastAsia"/>
        </w:rPr>
        <w:t>clone</w:t>
      </w:r>
      <w:r w:rsidR="00FA655A">
        <w:t>()</w:t>
      </w:r>
      <w:r w:rsidR="00FA655A">
        <w:rPr>
          <w:rFonts w:hint="eastAsia"/>
        </w:rPr>
        <w:t>）</w:t>
      </w:r>
      <w:r w:rsidR="000E1126">
        <w:rPr>
          <w:rFonts w:hint="eastAsia"/>
        </w:rPr>
        <w:t>，所以需要</w:t>
      </w:r>
      <w:r w:rsidR="00F67C1C">
        <w:rPr>
          <w:rFonts w:hint="eastAsia"/>
        </w:rPr>
        <w:t>在创建合并线程之前，由主线程从通道中取出两个取样结果，再由合并线程拿走这两个取样结果的所有权。</w:t>
      </w:r>
      <w:r w:rsidR="000C02A4">
        <w:rPr>
          <w:rFonts w:hint="eastAsia"/>
        </w:rPr>
        <w:t>（见</w:t>
      </w:r>
      <w:r w:rsidR="000C02A4">
        <w:fldChar w:fldCharType="begin"/>
      </w:r>
      <w:r w:rsidR="000C02A4">
        <w:instrText xml:space="preserve"> </w:instrText>
      </w:r>
      <w:r w:rsidR="000C02A4">
        <w:rPr>
          <w:rFonts w:hint="eastAsia"/>
        </w:rPr>
        <w:instrText>REF _Ref132050480 \h</w:instrText>
      </w:r>
      <w:r w:rsidR="000C02A4">
        <w:instrText xml:space="preserve"> </w:instrText>
      </w:r>
      <w:r w:rsidR="000C02A4">
        <w:fldChar w:fldCharType="separate"/>
      </w:r>
      <w:r w:rsidR="008E74CE">
        <w:rPr>
          <w:rFonts w:hint="eastAsia"/>
        </w:rPr>
        <w:t>图片</w:t>
      </w:r>
      <w:r w:rsidR="008E74CE">
        <w:rPr>
          <w:rFonts w:hint="eastAsia"/>
        </w:rPr>
        <w:t xml:space="preserve"> </w:t>
      </w:r>
      <w:r w:rsidR="008E74CE">
        <w:rPr>
          <w:noProof/>
        </w:rPr>
        <w:t>5</w:t>
      </w:r>
      <w:r w:rsidR="008E74CE">
        <w:noBreakHyphen/>
      </w:r>
      <w:r w:rsidR="008E74CE">
        <w:rPr>
          <w:noProof/>
        </w:rPr>
        <w:t>7</w:t>
      </w:r>
      <w:r w:rsidR="008E74CE">
        <w:rPr>
          <w:rFonts w:hint="eastAsia"/>
        </w:rPr>
        <w:t>在主线程中取出通道中的取样结果，再传递给合并线程</w:t>
      </w:r>
      <w:r w:rsidR="000C02A4">
        <w:fldChar w:fldCharType="end"/>
      </w:r>
      <w:r w:rsidR="000C02A4">
        <w:rPr>
          <w:rFonts w:hint="eastAsia"/>
        </w:rPr>
        <w:t>）</w:t>
      </w:r>
    </w:p>
    <w:p w14:paraId="7A9F41EA" w14:textId="40271230" w:rsidR="000C02A4" w:rsidRDefault="00A16BE3" w:rsidP="000C02A4">
      <w:pPr>
        <w:pStyle w:val="ab"/>
        <w:keepNext/>
      </w:pPr>
      <w:r w:rsidRPr="00A16BE3">
        <w:rPr>
          <w:noProof/>
        </w:rPr>
        <w:lastRenderedPageBreak/>
        <w:drawing>
          <wp:inline distT="0" distB="0" distL="0" distR="0" wp14:anchorId="35F18F9F" wp14:editId="0F1F9032">
            <wp:extent cx="4420217" cy="24006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0217" cy="2400635"/>
                    </a:xfrm>
                    <a:prstGeom prst="rect">
                      <a:avLst/>
                    </a:prstGeom>
                  </pic:spPr>
                </pic:pic>
              </a:graphicData>
            </a:graphic>
          </wp:inline>
        </w:drawing>
      </w:r>
    </w:p>
    <w:p w14:paraId="5DCE0766" w14:textId="039B34DA" w:rsidR="000C02A4" w:rsidRPr="00D6328E" w:rsidRDefault="000C02A4" w:rsidP="000C02A4">
      <w:pPr>
        <w:pStyle w:val="ac"/>
      </w:pPr>
      <w:bookmarkStart w:id="199" w:name="_Ref132050480"/>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8E74CE">
        <w:rPr>
          <w:noProof/>
        </w:rPr>
        <w:t>5</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8E74CE">
        <w:rPr>
          <w:noProof/>
        </w:rPr>
        <w:t>7</w:t>
      </w:r>
      <w:r w:rsidR="00633952">
        <w:fldChar w:fldCharType="end"/>
      </w:r>
      <w:r>
        <w:rPr>
          <w:rFonts w:hint="eastAsia"/>
        </w:rPr>
        <w:t>在主线程中取出通道中的取样结果，再传递给合并线程</w:t>
      </w:r>
      <w:bookmarkEnd w:id="199"/>
    </w:p>
    <w:p w14:paraId="0B732D62" w14:textId="47D6AC29" w:rsidR="0028399D" w:rsidRDefault="00AB2F6D" w:rsidP="005D4374">
      <w:pPr>
        <w:pStyle w:val="3"/>
      </w:pPr>
      <w:bookmarkStart w:id="200" w:name="_Ref131968962"/>
      <w:bookmarkStart w:id="201" w:name="_Toc132115358"/>
      <w:r>
        <w:rPr>
          <w:rFonts w:hint="eastAsia"/>
        </w:rPr>
        <w:t>利用消息</w:t>
      </w:r>
      <w:r w:rsidR="00795CD3">
        <w:rPr>
          <w:rFonts w:hint="eastAsia"/>
        </w:rPr>
        <w:t>传递</w:t>
      </w:r>
      <w:r>
        <w:rPr>
          <w:rFonts w:hint="eastAsia"/>
        </w:rPr>
        <w:t>更优雅地</w:t>
      </w:r>
      <w:r w:rsidR="00D6328E">
        <w:rPr>
          <w:rFonts w:hint="eastAsia"/>
        </w:rPr>
        <w:t>让线程进行协作</w:t>
      </w:r>
      <w:bookmarkEnd w:id="200"/>
      <w:bookmarkEnd w:id="201"/>
    </w:p>
    <w:p w14:paraId="134AF5FF" w14:textId="64034BF6" w:rsidR="009B2CBE" w:rsidRPr="00C6094F" w:rsidRDefault="00C6094F" w:rsidP="009B2CBE">
      <w:pPr>
        <w:pStyle w:val="a0"/>
        <w:ind w:firstLine="480"/>
      </w:pPr>
      <w:r>
        <w:rPr>
          <w:rFonts w:hint="eastAsia"/>
        </w:rPr>
        <w:t>在代码实现中，我们</w:t>
      </w:r>
      <w:r w:rsidR="00993C42">
        <w:rPr>
          <w:rFonts w:hint="eastAsia"/>
        </w:rPr>
        <w:t>使</w:t>
      </w:r>
      <w:r>
        <w:rPr>
          <w:rFonts w:hint="eastAsia"/>
        </w:rPr>
        <w:t>主线程、采样线程共享</w:t>
      </w:r>
      <w:r>
        <w:rPr>
          <w:rFonts w:hint="eastAsia"/>
        </w:rPr>
        <w:t>SamplerHandle</w:t>
      </w:r>
      <w:r w:rsidR="00993C42">
        <w:rPr>
          <w:rFonts w:hint="eastAsia"/>
        </w:rPr>
        <w:t>，在主线程需要采样线程的采样结果时，调用共享的</w:t>
      </w:r>
      <w:r w:rsidR="00993C42">
        <w:rPr>
          <w:rFonts w:hint="eastAsia"/>
        </w:rPr>
        <w:t>SamplerHandle:</w:t>
      </w:r>
      <w:r w:rsidR="00993C42">
        <w:t>:get_sample_result()</w:t>
      </w:r>
      <w:r w:rsidR="00993C42">
        <w:rPr>
          <w:rFonts w:hint="eastAsia"/>
        </w:rPr>
        <w:t>。这是一种通过共享内存进行协作方式。</w:t>
      </w:r>
      <w:r w:rsidR="009B2CBE">
        <w:rPr>
          <w:rFonts w:hint="eastAsia"/>
        </w:rPr>
        <w:t>为了保证多个线程访问</w:t>
      </w:r>
      <w:r w:rsidR="009B2CBE">
        <w:rPr>
          <w:rFonts w:hint="eastAsia"/>
        </w:rPr>
        <w:t>SamplerHandle</w:t>
      </w:r>
      <w:r w:rsidR="009B2CBE">
        <w:rPr>
          <w:rFonts w:hint="eastAsia"/>
        </w:rPr>
        <w:t>时不会影响数据一致性，笔者使用了</w:t>
      </w:r>
      <w:r w:rsidR="009B2CBE">
        <w:rPr>
          <w:rFonts w:hint="eastAsia"/>
        </w:rPr>
        <w:t>Mutex</w:t>
      </w:r>
      <w:r w:rsidR="009B2CBE">
        <w:rPr>
          <w:rFonts w:hint="eastAsia"/>
        </w:rPr>
        <w:t>封装了</w:t>
      </w:r>
      <w:r w:rsidR="009B2CBE">
        <w:rPr>
          <w:rFonts w:hint="eastAsia"/>
        </w:rPr>
        <w:t>SamplerHandle</w:t>
      </w:r>
      <w:r w:rsidR="009B2CBE">
        <w:rPr>
          <w:rFonts w:hint="eastAsia"/>
        </w:rPr>
        <w:t>的成员，这和</w:t>
      </w:r>
      <w:r w:rsidR="009B2CBE">
        <w:rPr>
          <w:rFonts w:hint="eastAsia"/>
        </w:rPr>
        <w:t>Java</w:t>
      </w:r>
      <w:r w:rsidR="009B2CBE">
        <w:rPr>
          <w:rFonts w:hint="eastAsia"/>
        </w:rPr>
        <w:t>代码中使用</w:t>
      </w:r>
      <w:r w:rsidR="009B2CBE">
        <w:t>Reentrant Lock</w:t>
      </w:r>
      <w:r w:rsidR="009B2CBE">
        <w:rPr>
          <w:rFonts w:hint="eastAsia"/>
        </w:rPr>
        <w:t>封装是类似的。</w:t>
      </w:r>
    </w:p>
    <w:p w14:paraId="7CFA3974" w14:textId="3C23C74B" w:rsidR="000C02A4" w:rsidRDefault="00993C42" w:rsidP="000C02A4">
      <w:pPr>
        <w:pStyle w:val="a0"/>
        <w:ind w:firstLine="480"/>
      </w:pPr>
      <w:r>
        <w:rPr>
          <w:rFonts w:hint="eastAsia"/>
        </w:rPr>
        <w:t>不过，</w:t>
      </w:r>
      <w:r w:rsidR="000C02A4">
        <w:rPr>
          <w:rFonts w:hint="eastAsia"/>
        </w:rPr>
        <w:t>Go</w:t>
      </w:r>
      <w:r w:rsidR="000C02A4">
        <w:rPr>
          <w:rFonts w:hint="eastAsia"/>
        </w:rPr>
        <w:t>语言中有一句经典名言：“</w:t>
      </w:r>
      <w:r w:rsidR="000C02A4" w:rsidRPr="00102344">
        <w:t>Do not communicate by sharing memory; instead, share memory by communicating</w:t>
      </w:r>
      <w:r w:rsidR="000C02A4">
        <w:rPr>
          <w:rFonts w:hint="eastAsia"/>
        </w:rPr>
        <w:t>”。</w:t>
      </w:r>
      <w:r w:rsidR="000C02A4">
        <w:rPr>
          <w:rFonts w:hint="eastAsia"/>
        </w:rPr>
        <w:t>Rust</w:t>
      </w:r>
      <w:r w:rsidR="000C02A4">
        <w:rPr>
          <w:rFonts w:hint="eastAsia"/>
        </w:rPr>
        <w:t>的开发者除了可以通过共享内存实现线程间的协作，还可以在通过通道（</w:t>
      </w:r>
      <w:r w:rsidR="000C02A4">
        <w:rPr>
          <w:rFonts w:hint="eastAsia"/>
        </w:rPr>
        <w:t>channel</w:t>
      </w:r>
      <w:r w:rsidR="000C02A4">
        <w:rPr>
          <w:rFonts w:hint="eastAsia"/>
        </w:rPr>
        <w:t>）线程之间传递消息，帮助线程协作。</w:t>
      </w:r>
    </w:p>
    <w:p w14:paraId="0A47DE8B" w14:textId="77777777" w:rsidR="00FA62E3" w:rsidRDefault="000C02A4" w:rsidP="00FA62E3">
      <w:pPr>
        <w:pStyle w:val="a0"/>
        <w:ind w:firstLine="480"/>
      </w:pPr>
      <w:r>
        <w:rPr>
          <w:rFonts w:hint="eastAsia"/>
        </w:rPr>
        <w:t>也就是说，我们</w:t>
      </w:r>
      <w:r w:rsidR="00993C42">
        <w:rPr>
          <w:rFonts w:hint="eastAsia"/>
        </w:rPr>
        <w:t>可以</w:t>
      </w:r>
      <w:r>
        <w:rPr>
          <w:rFonts w:hint="eastAsia"/>
        </w:rPr>
        <w:t>不再令主线程和同时拥有</w:t>
      </w:r>
      <w:r>
        <w:rPr>
          <w:rFonts w:hint="eastAsia"/>
        </w:rPr>
        <w:t>SamplerHandle</w:t>
      </w:r>
      <w:r>
        <w:rPr>
          <w:rFonts w:hint="eastAsia"/>
        </w:rPr>
        <w:t>的所有权。</w:t>
      </w:r>
      <w:r w:rsidR="0001109C">
        <w:rPr>
          <w:rFonts w:hint="eastAsia"/>
        </w:rPr>
        <w:t>让</w:t>
      </w:r>
      <w:r w:rsidR="00993C42">
        <w:rPr>
          <w:rFonts w:hint="eastAsia"/>
        </w:rPr>
        <w:t>采样</w:t>
      </w:r>
      <w:r w:rsidR="0001109C">
        <w:rPr>
          <w:rFonts w:hint="eastAsia"/>
        </w:rPr>
        <w:t>线程拥有</w:t>
      </w:r>
      <w:r w:rsidR="0001109C">
        <w:rPr>
          <w:rFonts w:hint="eastAsia"/>
        </w:rPr>
        <w:t>SamplerHandle</w:t>
      </w:r>
      <w:r w:rsidR="00993C42">
        <w:rPr>
          <w:rFonts w:hint="eastAsia"/>
        </w:rPr>
        <w:t>。</w:t>
      </w:r>
      <w:r w:rsidR="00C6094F">
        <w:rPr>
          <w:rFonts w:hint="eastAsia"/>
        </w:rPr>
        <w:t>在主线程需要</w:t>
      </w:r>
      <w:r w:rsidR="00993C42">
        <w:rPr>
          <w:rFonts w:hint="eastAsia"/>
        </w:rPr>
        <w:t>采样线程的采样结果时，向采样线程发送请求，采样线程通过通道向主线程返回采样结果。或者为</w:t>
      </w:r>
      <w:r w:rsidR="00993C42">
        <w:rPr>
          <w:rFonts w:hint="eastAsia"/>
        </w:rPr>
        <w:t>SamplerHandle</w:t>
      </w:r>
      <w:r w:rsidR="00993C42">
        <w:rPr>
          <w:rFonts w:hint="eastAsia"/>
        </w:rPr>
        <w:t>添加</w:t>
      </w:r>
      <w:r w:rsidR="00993C42">
        <w:rPr>
          <w:rFonts w:hint="eastAsia"/>
        </w:rPr>
        <w:t>finish</w:t>
      </w:r>
      <w:r w:rsidR="00993C42">
        <w:t>()</w:t>
      </w:r>
      <w:r w:rsidR="00993C42">
        <w:rPr>
          <w:rFonts w:hint="eastAsia"/>
        </w:rPr>
        <w:t>方法。采样线程在数据流结束时调用此方法，该方法实现“通过通道将采样结果传递给主线程”</w:t>
      </w:r>
      <w:r w:rsidR="001A40B1">
        <w:rPr>
          <w:rFonts w:hint="eastAsia"/>
        </w:rPr>
        <w:t>。</w:t>
      </w:r>
    </w:p>
    <w:p w14:paraId="41F3E018" w14:textId="0C57403B" w:rsidR="008E0C83" w:rsidRDefault="008E0C83" w:rsidP="00FA62E3">
      <w:pPr>
        <w:pStyle w:val="20"/>
      </w:pPr>
      <w:bookmarkStart w:id="202" w:name="_Toc132115359"/>
      <w:r>
        <w:rPr>
          <w:rFonts w:hint="eastAsia"/>
        </w:rPr>
        <w:t>Rust</w:t>
      </w:r>
      <w:r>
        <w:rPr>
          <w:rFonts w:hint="eastAsia"/>
        </w:rPr>
        <w:t>的错误传递</w:t>
      </w:r>
      <w:bookmarkEnd w:id="202"/>
    </w:p>
    <w:p w14:paraId="632FA705" w14:textId="30669351" w:rsidR="005D4374" w:rsidRDefault="00EC7C6B" w:rsidP="005D4374">
      <w:pPr>
        <w:pStyle w:val="a0"/>
        <w:ind w:firstLine="480"/>
      </w:pPr>
      <w:r>
        <w:rPr>
          <w:rFonts w:hint="eastAsia"/>
        </w:rPr>
        <w:t>蓄水池算法需要有错误传递。该算法的功能是：从长度为</w:t>
      </w:r>
      <w:r>
        <w:rPr>
          <w:rFonts w:hint="eastAsia"/>
        </w:rPr>
        <w:t>N</w:t>
      </w:r>
      <w:r>
        <w:rPr>
          <w:rFonts w:hint="eastAsia"/>
        </w:rPr>
        <w:t>的数据流中取</w:t>
      </w:r>
      <w:r>
        <w:rPr>
          <w:rFonts w:hint="eastAsia"/>
        </w:rPr>
        <w:lastRenderedPageBreak/>
        <w:t>出</w:t>
      </w:r>
      <w:r>
        <w:rPr>
          <w:rFonts w:hint="eastAsia"/>
        </w:rPr>
        <w:t>k</w:t>
      </w:r>
      <w:r>
        <w:rPr>
          <w:rFonts w:hint="eastAsia"/>
        </w:rPr>
        <w:t>个样本。那么，如果数据流尚未产生</w:t>
      </w:r>
      <w:r>
        <w:rPr>
          <w:rFonts w:hint="eastAsia"/>
        </w:rPr>
        <w:t>k</w:t>
      </w:r>
      <w:r>
        <w:rPr>
          <w:rFonts w:hint="eastAsia"/>
        </w:rPr>
        <w:t>个元素，就会产生错误</w:t>
      </w:r>
      <w:r w:rsidR="00333896">
        <w:rPr>
          <w:rFonts w:hint="eastAsia"/>
        </w:rPr>
        <w:t>，笔者称这种错误为“数据不足错误”。</w:t>
      </w:r>
    </w:p>
    <w:p w14:paraId="7FC2ACDC" w14:textId="0E007673" w:rsidR="00C94E87" w:rsidRDefault="00C94E87" w:rsidP="00C94E87">
      <w:pPr>
        <w:pStyle w:val="a0"/>
        <w:ind w:firstLine="480"/>
      </w:pPr>
      <w:r>
        <w:rPr>
          <w:rFonts w:hint="eastAsia"/>
        </w:rPr>
        <w:t>在</w:t>
      </w:r>
      <w:r>
        <w:rPr>
          <w:rFonts w:hint="eastAsia"/>
        </w:rPr>
        <w:t>Java</w:t>
      </w:r>
      <w:r>
        <w:rPr>
          <w:rFonts w:hint="eastAsia"/>
        </w:rPr>
        <w:t>中，我们在遇到错误时一般选择返回</w:t>
      </w:r>
      <w:r>
        <w:rPr>
          <w:rFonts w:hint="eastAsia"/>
        </w:rPr>
        <w:t>null</w:t>
      </w:r>
      <w:r>
        <w:rPr>
          <w:rFonts w:hint="eastAsia"/>
        </w:rPr>
        <w:t>。然而</w:t>
      </w:r>
      <w:r w:rsidR="008B3611">
        <w:rPr>
          <w:rFonts w:hint="eastAsia"/>
        </w:rPr>
        <w:t xml:space="preserve">null </w:t>
      </w:r>
      <w:r w:rsidR="008B3611">
        <w:rPr>
          <w:rFonts w:hint="eastAsia"/>
        </w:rPr>
        <w:t>的发明者</w:t>
      </w:r>
      <w:r>
        <w:rPr>
          <w:rFonts w:hint="eastAsia"/>
        </w:rPr>
        <w:t>Tony Hoare</w:t>
      </w:r>
      <w:r>
        <w:rPr>
          <w:rFonts w:hint="eastAsia"/>
        </w:rPr>
        <w:t>曾经说过一段非常有名的话：</w:t>
      </w:r>
    </w:p>
    <w:p w14:paraId="6A95EEE7" w14:textId="4158F70B" w:rsidR="00C94E87" w:rsidRDefault="00C94E87" w:rsidP="00C94E87">
      <w:pPr>
        <w:pStyle w:val="aff0"/>
      </w:pPr>
      <w:r>
        <w:rPr>
          <w:rFonts w:hint="eastAsia"/>
        </w:rPr>
        <w:t>“我称之为我十亿美元的错误。当时，我在使用一个面向对象语言设计第一个综合性的面向引用的类型系统。我的目标是通过编译器的自动检查来保证所有引用的使用都应该是绝对安全的。不过在设计过程中，我未能抵抗住诱惑，引入了空引用的概念，因为它非常容易实现。就是因为这个决策，引发了无数错误、漏洞和系统崩溃，在之后的四十多年中造成了数十亿美元的苦痛和伤害。”</w:t>
      </w:r>
    </w:p>
    <w:p w14:paraId="0D0A3392" w14:textId="55BC2E07" w:rsidR="00C94E87" w:rsidRDefault="00C94E87" w:rsidP="00C94E87">
      <w:pPr>
        <w:pStyle w:val="a0"/>
        <w:ind w:firstLine="480"/>
      </w:pPr>
      <w:r w:rsidRPr="00C94E87">
        <w:rPr>
          <w:rFonts w:hint="eastAsia"/>
        </w:rPr>
        <w:t>有鉴于此，</w:t>
      </w:r>
      <w:r w:rsidRPr="00C94E87">
        <w:rPr>
          <w:rFonts w:hint="eastAsia"/>
        </w:rPr>
        <w:t xml:space="preserve">Rust </w:t>
      </w:r>
      <w:r w:rsidRPr="00C94E87">
        <w:rPr>
          <w:rFonts w:hint="eastAsia"/>
        </w:rPr>
        <w:t>吸取了众多教训，决定抛弃</w:t>
      </w:r>
      <w:r w:rsidRPr="00C94E87">
        <w:rPr>
          <w:rFonts w:hint="eastAsia"/>
        </w:rPr>
        <w:t xml:space="preserve"> null</w:t>
      </w:r>
      <w:r w:rsidRPr="00C94E87">
        <w:rPr>
          <w:rFonts w:hint="eastAsia"/>
        </w:rPr>
        <w:t>，而改为使用</w:t>
      </w:r>
      <w:r w:rsidRPr="00C94E87">
        <w:rPr>
          <w:rFonts w:hint="eastAsia"/>
        </w:rPr>
        <w:t xml:space="preserve"> Option </w:t>
      </w:r>
      <w:r>
        <w:rPr>
          <w:rFonts w:hint="eastAsia"/>
        </w:rPr>
        <w:t>、</w:t>
      </w:r>
      <w:r w:rsidR="007C1D0D">
        <w:rPr>
          <w:rFonts w:hint="eastAsia"/>
        </w:rPr>
        <w:t xml:space="preserve"> </w:t>
      </w:r>
      <w:r>
        <w:rPr>
          <w:rFonts w:hint="eastAsia"/>
        </w:rPr>
        <w:t>Result</w:t>
      </w:r>
      <w:r w:rsidR="008B3611">
        <w:rPr>
          <w:rFonts w:hint="eastAsia"/>
        </w:rPr>
        <w:t>这</w:t>
      </w:r>
      <w:r>
        <w:rPr>
          <w:rFonts w:hint="eastAsia"/>
        </w:rPr>
        <w:t>两个</w:t>
      </w:r>
      <w:r w:rsidRPr="00C94E87">
        <w:rPr>
          <w:rFonts w:hint="eastAsia"/>
        </w:rPr>
        <w:t>枚举变量来</w:t>
      </w:r>
      <w:r w:rsidR="008B3611">
        <w:rPr>
          <w:rFonts w:hint="eastAsia"/>
        </w:rPr>
        <w:t>表示</w:t>
      </w:r>
      <w:r w:rsidR="008B3611">
        <w:rPr>
          <w:rFonts w:hint="eastAsia"/>
        </w:rPr>
        <w:t>null</w:t>
      </w:r>
      <w:r w:rsidR="008B3611">
        <w:rPr>
          <w:rFonts w:hint="eastAsia"/>
        </w:rPr>
        <w:t>、表示处理的错误与否</w:t>
      </w:r>
      <w:r w:rsidRPr="00C94E87">
        <w:rPr>
          <w:rFonts w:hint="eastAsia"/>
        </w:rPr>
        <w:t>。</w:t>
      </w:r>
      <w:sdt>
        <w:sdtPr>
          <w:rPr>
            <w:rFonts w:hint="eastAsia"/>
          </w:rPr>
          <w:id w:val="-2085211787"/>
          <w:citation/>
        </w:sdtPr>
        <w:sdtEndPr/>
        <w:sdtContent>
          <w:r w:rsidR="008B3611">
            <w:fldChar w:fldCharType="begin"/>
          </w:r>
          <w:r w:rsidR="008B3611">
            <w:instrText xml:space="preserve"> </w:instrText>
          </w:r>
          <w:r w:rsidR="008B3611">
            <w:rPr>
              <w:rFonts w:hint="eastAsia"/>
            </w:rPr>
            <w:instrText>CITATION Rust</w:instrText>
          </w:r>
          <w:r w:rsidR="008B3611">
            <w:rPr>
              <w:rFonts w:hint="eastAsia"/>
            </w:rPr>
            <w:instrText>语言圣经</w:instrText>
          </w:r>
          <w:r w:rsidR="008B3611">
            <w:rPr>
              <w:rFonts w:hint="eastAsia"/>
            </w:rPr>
            <w:instrText xml:space="preserve"> \l 2052</w:instrText>
          </w:r>
          <w:r w:rsidR="008B3611">
            <w:instrText xml:space="preserve"> </w:instrText>
          </w:r>
          <w:r w:rsidR="008B3611">
            <w:fldChar w:fldCharType="separate"/>
          </w:r>
          <w:r w:rsidR="008E74CE">
            <w:rPr>
              <w:rFonts w:hint="eastAsia"/>
              <w:noProof/>
            </w:rPr>
            <w:t xml:space="preserve"> (RustCourse, 2023)</w:t>
          </w:r>
          <w:r w:rsidR="008B3611">
            <w:fldChar w:fldCharType="end"/>
          </w:r>
        </w:sdtContent>
      </w:sdt>
    </w:p>
    <w:p w14:paraId="0C8F479B" w14:textId="7AE0329D" w:rsidR="008B3611" w:rsidRDefault="008B3611" w:rsidP="00C94E87">
      <w:pPr>
        <w:pStyle w:val="a0"/>
        <w:ind w:firstLine="480"/>
      </w:pPr>
      <w:r>
        <w:rPr>
          <w:rFonts w:hint="eastAsia"/>
        </w:rPr>
        <w:t>Result</w:t>
      </w:r>
      <w:r>
        <w:t>&lt;T, E&gt;</w:t>
      </w:r>
      <w:r>
        <w:rPr>
          <w:rFonts w:hint="eastAsia"/>
        </w:rPr>
        <w:t>是一个枚举类型，定义如下：</w:t>
      </w:r>
    </w:p>
    <w:p w14:paraId="6FF99652" w14:textId="77777777" w:rsidR="007C1D0D" w:rsidRDefault="007C1D0D" w:rsidP="007C1D0D">
      <w:pPr>
        <w:pStyle w:val="ab"/>
        <w:keepNext/>
      </w:pPr>
      <w:r w:rsidRPr="007C1D0D">
        <w:rPr>
          <w:noProof/>
        </w:rPr>
        <w:drawing>
          <wp:inline distT="0" distB="0" distL="0" distR="0" wp14:anchorId="5D376379" wp14:editId="30EFFCC3">
            <wp:extent cx="1657581" cy="7240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57581" cy="724001"/>
                    </a:xfrm>
                    <a:prstGeom prst="rect">
                      <a:avLst/>
                    </a:prstGeom>
                  </pic:spPr>
                </pic:pic>
              </a:graphicData>
            </a:graphic>
          </wp:inline>
        </w:drawing>
      </w:r>
    </w:p>
    <w:p w14:paraId="0602AB2C" w14:textId="6AC792C4" w:rsidR="007C1D0D" w:rsidRDefault="007C1D0D" w:rsidP="007C1D0D">
      <w:pPr>
        <w:pStyle w:val="ac"/>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8E74CE">
        <w:rPr>
          <w:noProof/>
        </w:rPr>
        <w:t>5</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8E74CE">
        <w:rPr>
          <w:noProof/>
        </w:rPr>
        <w:t>8</w:t>
      </w:r>
      <w:r w:rsidR="00633952">
        <w:fldChar w:fldCharType="end"/>
      </w:r>
      <w:r>
        <w:rPr>
          <w:rFonts w:hint="eastAsia"/>
        </w:rPr>
        <w:t>枚举类型</w:t>
      </w:r>
      <w:r>
        <w:rPr>
          <w:rFonts w:hint="eastAsia"/>
        </w:rPr>
        <w:t>Result</w:t>
      </w:r>
      <w:r>
        <w:rPr>
          <w:rFonts w:hint="eastAsia"/>
        </w:rPr>
        <w:t>的定义</w:t>
      </w:r>
    </w:p>
    <w:p w14:paraId="746CF9E3" w14:textId="1325F44E" w:rsidR="007C1D0D" w:rsidRDefault="009814BA" w:rsidP="007C1D0D">
      <w:pPr>
        <w:pStyle w:val="a0"/>
        <w:ind w:firstLine="480"/>
      </w:pPr>
      <w:r w:rsidRPr="009814BA">
        <w:rPr>
          <w:rFonts w:hint="eastAsia"/>
        </w:rPr>
        <w:t>泛型参数</w:t>
      </w:r>
      <w:r w:rsidRPr="009814BA">
        <w:rPr>
          <w:rFonts w:hint="eastAsia"/>
        </w:rPr>
        <w:t xml:space="preserve"> T </w:t>
      </w:r>
      <w:r w:rsidRPr="009814BA">
        <w:rPr>
          <w:rFonts w:hint="eastAsia"/>
        </w:rPr>
        <w:t>代表成功时存入的正确值的类型，存放方式是</w:t>
      </w:r>
      <w:r w:rsidRPr="009814BA">
        <w:rPr>
          <w:rFonts w:hint="eastAsia"/>
        </w:rPr>
        <w:t xml:space="preserve"> Ok(T)</w:t>
      </w:r>
      <w:r w:rsidRPr="009814BA">
        <w:rPr>
          <w:rFonts w:hint="eastAsia"/>
        </w:rPr>
        <w:t>，</w:t>
      </w:r>
      <w:r w:rsidRPr="009814BA">
        <w:rPr>
          <w:rFonts w:hint="eastAsia"/>
        </w:rPr>
        <w:t xml:space="preserve">E </w:t>
      </w:r>
      <w:r w:rsidRPr="009814BA">
        <w:rPr>
          <w:rFonts w:hint="eastAsia"/>
        </w:rPr>
        <w:t>代表错误时存入的错误值，存放方式是</w:t>
      </w:r>
      <w:r w:rsidRPr="009814BA">
        <w:rPr>
          <w:rFonts w:hint="eastAsia"/>
        </w:rPr>
        <w:t xml:space="preserve"> Err(E)</w:t>
      </w:r>
      <w:r>
        <w:rPr>
          <w:rFonts w:hint="eastAsia"/>
        </w:rPr>
        <w:t>。</w:t>
      </w:r>
    </w:p>
    <w:p w14:paraId="321A1D78" w14:textId="4A66CA8D" w:rsidR="009814BA" w:rsidRDefault="009814BA" w:rsidP="007C1D0D">
      <w:pPr>
        <w:pStyle w:val="a0"/>
        <w:ind w:firstLine="480"/>
      </w:pPr>
      <w:r>
        <w:rPr>
          <w:rFonts w:hint="eastAsia"/>
        </w:rPr>
        <w:t>SimpleReservoir</w:t>
      </w:r>
      <w:r>
        <w:t>::get_sample_result()</w:t>
      </w:r>
      <w:r>
        <w:rPr>
          <w:rFonts w:hint="eastAsia"/>
        </w:rPr>
        <w:t>方法的返回值就是</w:t>
      </w:r>
      <w:r>
        <w:t>Result&lt; SampleResult&lt;T&gt;, String&gt;</w:t>
      </w:r>
      <w:r>
        <w:rPr>
          <w:rFonts w:hint="eastAsia"/>
        </w:rPr>
        <w:t>，如果数据流中元素的个数</w:t>
      </w:r>
      <w:r>
        <w:rPr>
          <w:rFonts w:hint="eastAsia"/>
        </w:rPr>
        <w:t>N</w:t>
      </w:r>
      <w:r>
        <w:rPr>
          <w:rFonts w:hint="eastAsia"/>
        </w:rPr>
        <w:t>大于</w:t>
      </w:r>
      <w:r>
        <w:rPr>
          <w:rFonts w:hint="eastAsia"/>
        </w:rPr>
        <w:t>k</w:t>
      </w:r>
      <w:r>
        <w:rPr>
          <w:rFonts w:hint="eastAsia"/>
        </w:rPr>
        <w:t>，则返回</w:t>
      </w:r>
      <w:r>
        <w:rPr>
          <w:rFonts w:hint="eastAsia"/>
        </w:rPr>
        <w:t>Ok</w:t>
      </w:r>
      <w:r>
        <w:t>(SampleResult&lt;T&gt;)</w:t>
      </w:r>
      <w:r>
        <w:rPr>
          <w:rFonts w:hint="eastAsia"/>
        </w:rPr>
        <w:t>，否则返回</w:t>
      </w:r>
      <w:r w:rsidRPr="009814BA">
        <w:t>Err("Not enough elements in one or more Sampling Thread(s)".</w:t>
      </w:r>
      <w:proofErr w:type="spellStart"/>
      <w:r w:rsidRPr="009814BA">
        <w:t>to_string</w:t>
      </w:r>
      <w:proofErr w:type="spellEnd"/>
      <w:r w:rsidRPr="009814BA">
        <w:t>())</w:t>
      </w:r>
      <w:r>
        <w:rPr>
          <w:rFonts w:hint="eastAsia"/>
        </w:rPr>
        <w:t>。</w:t>
      </w:r>
    </w:p>
    <w:p w14:paraId="6FBFC603" w14:textId="07318DBF" w:rsidR="009814BA" w:rsidRDefault="009814BA" w:rsidP="007C1D0D">
      <w:pPr>
        <w:pStyle w:val="a0"/>
        <w:ind w:firstLine="480"/>
      </w:pPr>
      <w:r>
        <w:rPr>
          <w:rFonts w:hint="eastAsia"/>
        </w:rPr>
        <w:t>而在并行</w:t>
      </w:r>
      <w:r w:rsidR="00333896">
        <w:rPr>
          <w:rFonts w:hint="eastAsia"/>
        </w:rPr>
        <w:t>蓄水池算法中，如果一个采样线程出现了</w:t>
      </w:r>
      <w:r w:rsidR="00AF3164">
        <w:rPr>
          <w:rFonts w:hint="eastAsia"/>
        </w:rPr>
        <w:t>数据不足</w:t>
      </w:r>
      <w:r w:rsidR="00333896">
        <w:rPr>
          <w:rFonts w:hint="eastAsia"/>
        </w:rPr>
        <w:t>，</w:t>
      </w:r>
      <w:r w:rsidR="00AF3164">
        <w:rPr>
          <w:rFonts w:hint="eastAsia"/>
        </w:rPr>
        <w:t>那么</w:t>
      </w:r>
      <w:r w:rsidR="00AF3164">
        <w:t>ParallelReservoir</w:t>
      </w:r>
      <w:r w:rsidR="00AF3164">
        <w:rPr>
          <w:rFonts w:hint="eastAsia"/>
        </w:rPr>
        <w:t>:</w:t>
      </w:r>
      <w:r w:rsidR="00AF3164">
        <w:t>:get_sample_result</w:t>
      </w:r>
      <w:r w:rsidR="00AF3164">
        <w:rPr>
          <w:rFonts w:hint="eastAsia"/>
        </w:rPr>
        <w:t>(</w:t>
      </w:r>
      <w:r w:rsidR="00AF3164">
        <w:t>)</w:t>
      </w:r>
      <w:r w:rsidR="00AF3164">
        <w:rPr>
          <w:rFonts w:hint="eastAsia"/>
        </w:rPr>
        <w:t>也应该返回</w:t>
      </w:r>
      <w:r w:rsidR="00AF3164">
        <w:t>Err</w:t>
      </w:r>
      <w:r w:rsidR="00AF3164">
        <w:rPr>
          <w:rFonts w:hint="eastAsia"/>
        </w:rPr>
        <w:t>。所以，好在</w:t>
      </w:r>
      <w:r w:rsidR="00AF3164">
        <w:rPr>
          <w:rFonts w:hint="eastAsia"/>
        </w:rPr>
        <w:t>Rust</w:t>
      </w:r>
      <w:r w:rsidR="00AF3164">
        <w:rPr>
          <w:rFonts w:hint="eastAsia"/>
        </w:rPr>
        <w:t>提供了</w:t>
      </w:r>
      <w:r w:rsidR="00AF3164">
        <w:rPr>
          <w:rFonts w:hint="eastAsia"/>
        </w:rPr>
        <w:t>?</w:t>
      </w:r>
      <w:r w:rsidR="00AF3164">
        <w:rPr>
          <w:rFonts w:hint="eastAsia"/>
        </w:rPr>
        <w:t>运算符以供我们方便地</w:t>
      </w:r>
      <w:r w:rsidR="00477DE1">
        <w:rPr>
          <w:rFonts w:hint="eastAsia"/>
        </w:rPr>
        <w:t>传递错误。</w:t>
      </w:r>
      <w:r w:rsidR="00477DE1">
        <w:rPr>
          <w:rFonts w:hint="eastAsia"/>
        </w:rPr>
        <w:t>?</w:t>
      </w:r>
      <w:r w:rsidR="00477DE1">
        <w:rPr>
          <w:rFonts w:hint="eastAsia"/>
        </w:rPr>
        <w:t>运算符可以在</w:t>
      </w:r>
      <w:r w:rsidR="00477DE1">
        <w:rPr>
          <w:rFonts w:hint="eastAsia"/>
        </w:rPr>
        <w:t>Result</w:t>
      </w:r>
      <w:r w:rsidR="00477DE1">
        <w:rPr>
          <w:rFonts w:hint="eastAsia"/>
        </w:rPr>
        <w:t>的类型是</w:t>
      </w:r>
      <w:r w:rsidR="00477DE1">
        <w:rPr>
          <w:rFonts w:hint="eastAsia"/>
        </w:rPr>
        <w:t>Err</w:t>
      </w:r>
      <w:r w:rsidR="00477DE1">
        <w:rPr>
          <w:rFonts w:hint="eastAsia"/>
        </w:rPr>
        <w:t>时，直接返回一个</w:t>
      </w:r>
      <w:r w:rsidR="00477DE1">
        <w:rPr>
          <w:rFonts w:hint="eastAsia"/>
        </w:rPr>
        <w:t>Result</w:t>
      </w:r>
      <w:r w:rsidR="00477DE1">
        <w:t>::Err</w:t>
      </w:r>
      <w:r w:rsidR="00477DE1">
        <w:rPr>
          <w:rFonts w:hint="eastAsia"/>
        </w:rPr>
        <w:t>。</w:t>
      </w:r>
    </w:p>
    <w:p w14:paraId="13179635" w14:textId="77777777" w:rsidR="003E1EEC" w:rsidRDefault="003E1EEC" w:rsidP="007C1D0D">
      <w:pPr>
        <w:pStyle w:val="a0"/>
        <w:ind w:firstLine="480"/>
      </w:pPr>
    </w:p>
    <w:p w14:paraId="448DDC96" w14:textId="77777777" w:rsidR="00477DE1" w:rsidRDefault="00477DE1" w:rsidP="00477DE1">
      <w:pPr>
        <w:pStyle w:val="ab"/>
      </w:pPr>
      <w:r w:rsidRPr="00477DE1">
        <w:rPr>
          <w:noProof/>
        </w:rPr>
        <w:lastRenderedPageBreak/>
        <w:drawing>
          <wp:inline distT="0" distB="0" distL="0" distR="0" wp14:anchorId="503A0C04" wp14:editId="48F27D21">
            <wp:extent cx="6417372" cy="1174434"/>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965"/>
                    <a:stretch/>
                  </pic:blipFill>
                  <pic:spPr bwMode="auto">
                    <a:xfrm>
                      <a:off x="0" y="0"/>
                      <a:ext cx="6562273" cy="1200952"/>
                    </a:xfrm>
                    <a:prstGeom prst="rect">
                      <a:avLst/>
                    </a:prstGeom>
                    <a:ln>
                      <a:noFill/>
                    </a:ln>
                    <a:extLst>
                      <a:ext uri="{53640926-AAD7-44D8-BBD7-CCE9431645EC}">
                        <a14:shadowObscured xmlns:a14="http://schemas.microsoft.com/office/drawing/2010/main"/>
                      </a:ext>
                    </a:extLst>
                  </pic:spPr>
                </pic:pic>
              </a:graphicData>
            </a:graphic>
          </wp:inline>
        </w:drawing>
      </w:r>
    </w:p>
    <w:p w14:paraId="0494C26C" w14:textId="05ADA1B0" w:rsidR="00477DE1" w:rsidRPr="009814BA" w:rsidRDefault="00477DE1" w:rsidP="00477DE1">
      <w:pPr>
        <w:pStyle w:val="ac"/>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8E74CE">
        <w:rPr>
          <w:noProof/>
        </w:rPr>
        <w:t>5</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8E74CE">
        <w:rPr>
          <w:noProof/>
        </w:rPr>
        <w:t>9</w:t>
      </w:r>
      <w:r w:rsidR="00633952">
        <w:fldChar w:fldCharType="end"/>
      </w:r>
      <w:r>
        <w:t xml:space="preserve"> </w:t>
      </w:r>
      <w:r>
        <w:rPr>
          <w:rFonts w:hint="eastAsia"/>
        </w:rPr>
        <w:t>使用</w:t>
      </w:r>
      <w:r>
        <w:rPr>
          <w:rFonts w:hint="eastAsia"/>
        </w:rPr>
        <w:t>?</w:t>
      </w:r>
      <w:r>
        <w:rPr>
          <w:rFonts w:hint="eastAsia"/>
        </w:rPr>
        <w:t>传递错误</w:t>
      </w:r>
    </w:p>
    <w:p w14:paraId="29D5953D" w14:textId="7F5E60EB" w:rsidR="000E1126" w:rsidRDefault="008E0C83" w:rsidP="000E1126">
      <w:pPr>
        <w:pStyle w:val="20"/>
      </w:pPr>
      <w:bookmarkStart w:id="203" w:name="_Toc132115360"/>
      <w:r>
        <w:rPr>
          <w:rFonts w:hint="eastAsia"/>
        </w:rPr>
        <w:t>Rust</w:t>
      </w:r>
      <w:r w:rsidR="000E1126">
        <w:rPr>
          <w:rFonts w:hint="eastAsia"/>
        </w:rPr>
        <w:t>与</w:t>
      </w:r>
      <w:r w:rsidR="000E1126">
        <w:rPr>
          <w:rFonts w:hint="eastAsia"/>
        </w:rPr>
        <w:t>Java</w:t>
      </w:r>
      <w:r w:rsidR="000E1126">
        <w:rPr>
          <w:rFonts w:hint="eastAsia"/>
        </w:rPr>
        <w:t>代码的性能对比</w:t>
      </w:r>
      <w:bookmarkEnd w:id="203"/>
    </w:p>
    <w:p w14:paraId="62B907E9" w14:textId="3CBB5118" w:rsidR="000E1126" w:rsidRPr="0049682A" w:rsidRDefault="00FA62E3" w:rsidP="0049682A">
      <w:pPr>
        <w:pStyle w:val="a0"/>
        <w:ind w:firstLine="480"/>
      </w:pPr>
      <w:r w:rsidRPr="0049682A">
        <w:rPr>
          <w:rFonts w:hint="eastAsia"/>
        </w:rPr>
        <w:t>据</w:t>
      </w:r>
      <w:r w:rsidRPr="0049682A">
        <w:rPr>
          <w:rFonts w:hint="eastAsia"/>
        </w:rPr>
        <w:t>Rust</w:t>
      </w:r>
      <w:r w:rsidRPr="0049682A">
        <w:rPr>
          <w:rFonts w:hint="eastAsia"/>
        </w:rPr>
        <w:t>的开发者称，</w:t>
      </w:r>
      <w:r w:rsidRPr="0049682A">
        <w:rPr>
          <w:rFonts w:hint="eastAsia"/>
        </w:rPr>
        <w:t>Rust</w:t>
      </w:r>
      <w:r w:rsidRPr="0049682A">
        <w:rPr>
          <w:rFonts w:hint="eastAsia"/>
        </w:rPr>
        <w:t>具有媲美</w:t>
      </w:r>
      <w:r w:rsidRPr="0049682A">
        <w:rPr>
          <w:rFonts w:hint="eastAsia"/>
        </w:rPr>
        <w:t>C</w:t>
      </w:r>
      <w:r w:rsidRPr="0049682A">
        <w:t>/C++</w:t>
      </w:r>
      <w:r w:rsidRPr="0049682A">
        <w:t>的性能。一些研究也已经证明，</w:t>
      </w:r>
      <w:r w:rsidRPr="0049682A">
        <w:t>Rust</w:t>
      </w:r>
      <w:r w:rsidRPr="0049682A">
        <w:t>的性能十分出色</w:t>
      </w:r>
      <w:r w:rsidR="007647DB" w:rsidRPr="0049682A">
        <w:rPr>
          <w:rFonts w:hint="eastAsia"/>
        </w:rPr>
        <w:t>。</w:t>
      </w:r>
      <w:r w:rsidR="0049682A" w:rsidRPr="0049682A">
        <w:rPr>
          <w:rFonts w:hint="eastAsia"/>
        </w:rPr>
        <w:t>在</w:t>
      </w:r>
      <w:r w:rsidR="007647DB" w:rsidRPr="0049682A">
        <w:rPr>
          <w:rFonts w:hint="eastAsia"/>
        </w:rPr>
        <w:t>综合了</w:t>
      </w:r>
      <w:r w:rsidR="0049682A" w:rsidRPr="0049682A">
        <w:rPr>
          <w:rFonts w:hint="eastAsia"/>
        </w:rPr>
        <w:t>2</w:t>
      </w:r>
      <w:r w:rsidR="0049682A" w:rsidRPr="0049682A">
        <w:t>7</w:t>
      </w:r>
      <w:r w:rsidR="0049682A" w:rsidRPr="0049682A">
        <w:rPr>
          <w:rFonts w:hint="eastAsia"/>
        </w:rPr>
        <w:t>种编程语言针对</w:t>
      </w:r>
      <w:r w:rsidR="007647DB" w:rsidRPr="0049682A">
        <w:rPr>
          <w:rFonts w:hint="eastAsia"/>
        </w:rPr>
        <w:t>1</w:t>
      </w:r>
      <w:r w:rsidR="007647DB" w:rsidRPr="0049682A">
        <w:t>0</w:t>
      </w:r>
      <w:r w:rsidR="007647DB" w:rsidRPr="0049682A">
        <w:t>个编程问题的</w:t>
      </w:r>
      <w:r w:rsidR="0049682A" w:rsidRPr="0049682A">
        <w:rPr>
          <w:rFonts w:hint="eastAsia"/>
        </w:rPr>
        <w:t>性能表现后，</w:t>
      </w:r>
      <w:r w:rsidR="0049682A" w:rsidRPr="0049682A">
        <w:t>Pereira, Rui</w:t>
      </w:r>
      <w:r w:rsidR="0049682A" w:rsidRPr="0049682A">
        <w:t>等总结出了</w:t>
      </w:r>
      <w:r w:rsidR="0049682A" w:rsidRPr="0049682A">
        <w:rPr>
          <w:rFonts w:hint="eastAsia"/>
        </w:rPr>
        <w:t>以下表格</w:t>
      </w:r>
      <w:r w:rsidRPr="0049682A">
        <w:rPr>
          <w:rFonts w:hint="eastAsia"/>
        </w:rPr>
        <w:t>。</w:t>
      </w:r>
      <w:sdt>
        <w:sdtPr>
          <w:rPr>
            <w:rFonts w:hint="eastAsia"/>
          </w:rPr>
          <w:id w:val="-2007582001"/>
          <w:citation/>
        </w:sdtPr>
        <w:sdtEndPr/>
        <w:sdtContent>
          <w:r w:rsidRPr="0049682A">
            <w:fldChar w:fldCharType="begin"/>
          </w:r>
          <w:r w:rsidRPr="0049682A">
            <w:instrText xml:space="preserve"> </w:instrText>
          </w:r>
          <w:r w:rsidRPr="0049682A">
            <w:rPr>
              <w:rFonts w:hint="eastAsia"/>
            </w:rPr>
            <w:instrText>CITATION Rui17 \l 2052</w:instrText>
          </w:r>
          <w:r w:rsidRPr="0049682A">
            <w:instrText xml:space="preserve"> </w:instrText>
          </w:r>
          <w:r w:rsidRPr="0049682A">
            <w:fldChar w:fldCharType="separate"/>
          </w:r>
          <w:r w:rsidR="008E74CE">
            <w:rPr>
              <w:rFonts w:hint="eastAsia"/>
              <w:noProof/>
            </w:rPr>
            <w:t xml:space="preserve"> (Pereira, 2017)</w:t>
          </w:r>
          <w:r w:rsidRPr="0049682A">
            <w:fldChar w:fldCharType="end"/>
          </w:r>
        </w:sdtContent>
      </w:sdt>
    </w:p>
    <w:p w14:paraId="106DF398" w14:textId="77777777" w:rsidR="007647DB" w:rsidRDefault="00FA62E3" w:rsidP="007647DB">
      <w:pPr>
        <w:pStyle w:val="ab"/>
        <w:keepNext/>
      </w:pPr>
      <w:r w:rsidRPr="00FA62E3">
        <w:rPr>
          <w:noProof/>
        </w:rPr>
        <w:drawing>
          <wp:inline distT="0" distB="0" distL="0" distR="0" wp14:anchorId="7FE7E60F" wp14:editId="76D1D161">
            <wp:extent cx="4448851" cy="4922874"/>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2167" cy="4926543"/>
                    </a:xfrm>
                    <a:prstGeom prst="rect">
                      <a:avLst/>
                    </a:prstGeom>
                  </pic:spPr>
                </pic:pic>
              </a:graphicData>
            </a:graphic>
          </wp:inline>
        </w:drawing>
      </w:r>
    </w:p>
    <w:p w14:paraId="5D21BA12" w14:textId="123D88F7" w:rsidR="00FA62E3" w:rsidRPr="000E1126" w:rsidRDefault="007647DB" w:rsidP="007647DB">
      <w:pPr>
        <w:pStyle w:val="ac"/>
      </w:pPr>
      <w:r>
        <w:rPr>
          <w:rFonts w:hint="eastAsia"/>
        </w:rPr>
        <w:t>图片</w:t>
      </w:r>
      <w:r>
        <w:rPr>
          <w:rFonts w:hint="eastAsia"/>
        </w:rPr>
        <w:t xml:space="preserve"> </w:t>
      </w:r>
      <w:r w:rsidR="00633952">
        <w:fldChar w:fldCharType="begin"/>
      </w:r>
      <w:r w:rsidR="00633952">
        <w:instrText xml:space="preserve"> </w:instrText>
      </w:r>
      <w:r w:rsidR="00633952">
        <w:rPr>
          <w:rFonts w:hint="eastAsia"/>
        </w:rPr>
        <w:instrText>STYLEREF 1 \s</w:instrText>
      </w:r>
      <w:r w:rsidR="00633952">
        <w:instrText xml:space="preserve"> </w:instrText>
      </w:r>
      <w:r w:rsidR="00633952">
        <w:fldChar w:fldCharType="separate"/>
      </w:r>
      <w:r w:rsidR="008E74CE">
        <w:rPr>
          <w:noProof/>
        </w:rPr>
        <w:t>5</w:t>
      </w:r>
      <w:r w:rsidR="00633952">
        <w:fldChar w:fldCharType="end"/>
      </w:r>
      <w:r w:rsidR="00633952">
        <w:noBreakHyphen/>
      </w:r>
      <w:r w:rsidR="00633952">
        <w:fldChar w:fldCharType="begin"/>
      </w:r>
      <w:r w:rsidR="00633952">
        <w:instrText xml:space="preserve"> </w:instrText>
      </w:r>
      <w:r w:rsidR="00633952">
        <w:rPr>
          <w:rFonts w:hint="eastAsia"/>
        </w:rPr>
        <w:instrText xml:space="preserve">SEQ </w:instrText>
      </w:r>
      <w:r w:rsidR="00633952">
        <w:rPr>
          <w:rFonts w:hint="eastAsia"/>
        </w:rPr>
        <w:instrText>图片</w:instrText>
      </w:r>
      <w:r w:rsidR="00633952">
        <w:rPr>
          <w:rFonts w:hint="eastAsia"/>
        </w:rPr>
        <w:instrText xml:space="preserve"> \* ARABIC \s 1</w:instrText>
      </w:r>
      <w:r w:rsidR="00633952">
        <w:instrText xml:space="preserve"> </w:instrText>
      </w:r>
      <w:r w:rsidR="00633952">
        <w:fldChar w:fldCharType="separate"/>
      </w:r>
      <w:r w:rsidR="008E74CE">
        <w:rPr>
          <w:noProof/>
        </w:rPr>
        <w:t>10</w:t>
      </w:r>
      <w:r w:rsidR="00633952">
        <w:fldChar w:fldCharType="end"/>
      </w:r>
      <w:r>
        <w:t xml:space="preserve"> </w:t>
      </w:r>
      <w:r>
        <w:rPr>
          <w:rFonts w:hint="eastAsia"/>
        </w:rPr>
        <w:t>归一化后的各语言能量、时间、内存使用量对比</w:t>
      </w:r>
    </w:p>
    <w:p w14:paraId="6485A936" w14:textId="740A94FD" w:rsidR="005846BA" w:rsidRDefault="0049682A" w:rsidP="007647DB">
      <w:pPr>
        <w:pStyle w:val="a0"/>
        <w:ind w:firstLine="480"/>
      </w:pPr>
      <w:r>
        <w:rPr>
          <w:rFonts w:hint="eastAsia"/>
        </w:rPr>
        <w:t>从表格中不难看出，</w:t>
      </w:r>
      <w:r>
        <w:rPr>
          <w:rFonts w:hint="eastAsia"/>
        </w:rPr>
        <w:t>Rust</w:t>
      </w:r>
      <w:r>
        <w:rPr>
          <w:rFonts w:hint="eastAsia"/>
        </w:rPr>
        <w:t>在能耗、速度上占据很大优势，拥有比</w:t>
      </w:r>
      <w:r>
        <w:rPr>
          <w:rFonts w:hint="eastAsia"/>
        </w:rPr>
        <w:t>C++</w:t>
      </w:r>
      <w:r>
        <w:rPr>
          <w:rFonts w:hint="eastAsia"/>
        </w:rPr>
        <w:t>更接近于</w:t>
      </w:r>
      <w:r>
        <w:rPr>
          <w:rFonts w:hint="eastAsia"/>
        </w:rPr>
        <w:t>C</w:t>
      </w:r>
      <w:r>
        <w:rPr>
          <w:rFonts w:hint="eastAsia"/>
        </w:rPr>
        <w:t>的性能。</w:t>
      </w:r>
      <w:r w:rsidR="007647DB">
        <w:rPr>
          <w:rFonts w:hint="eastAsia"/>
        </w:rPr>
        <w:t>那么，在蓄水池算法中，</w:t>
      </w:r>
      <w:r w:rsidR="007647DB">
        <w:rPr>
          <w:rFonts w:hint="eastAsia"/>
        </w:rPr>
        <w:t>Rust</w:t>
      </w:r>
      <w:r w:rsidR="007647DB">
        <w:rPr>
          <w:rFonts w:hint="eastAsia"/>
        </w:rPr>
        <w:t>的表现怎么样呢？</w:t>
      </w:r>
    </w:p>
    <w:p w14:paraId="5502AD10" w14:textId="0AE81F83" w:rsidR="0049682A" w:rsidRDefault="0049682A" w:rsidP="0049682A">
      <w:pPr>
        <w:pStyle w:val="3"/>
      </w:pPr>
      <w:bookmarkStart w:id="204" w:name="_Toc132115361"/>
      <w:r>
        <w:rPr>
          <w:rFonts w:hint="eastAsia"/>
        </w:rPr>
        <w:lastRenderedPageBreak/>
        <w:t>测试平台与方法</w:t>
      </w:r>
      <w:bookmarkEnd w:id="204"/>
    </w:p>
    <w:p w14:paraId="060D96CC" w14:textId="15517584" w:rsidR="0049682A" w:rsidRDefault="0049682A" w:rsidP="0049682A">
      <w:pPr>
        <w:pStyle w:val="a0"/>
        <w:ind w:firstLine="480"/>
      </w:pPr>
      <w:r>
        <w:rPr>
          <w:rFonts w:hint="eastAsia"/>
        </w:rPr>
        <w:t>测试平台具体信息如下：</w:t>
      </w:r>
    </w:p>
    <w:p w14:paraId="52CF8A71" w14:textId="72453E53" w:rsidR="000F7EAA" w:rsidRDefault="000F7EAA" w:rsidP="000F7EAA">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8E74CE">
        <w:rPr>
          <w:noProof/>
        </w:rPr>
        <w:t>5</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8E74CE">
        <w:rPr>
          <w:noProof/>
        </w:rPr>
        <w:t>1</w:t>
      </w:r>
      <w:r w:rsidR="005D2359">
        <w:fldChar w:fldCharType="end"/>
      </w:r>
      <w:r>
        <w:rPr>
          <w:rFonts w:hint="eastAsia"/>
        </w:rPr>
        <w:t>测试平台信息</w:t>
      </w:r>
    </w:p>
    <w:tbl>
      <w:tblPr>
        <w:tblStyle w:val="a4"/>
        <w:tblW w:w="0" w:type="auto"/>
        <w:tblLook w:val="04A0" w:firstRow="1" w:lastRow="0" w:firstColumn="1" w:lastColumn="0" w:noHBand="0" w:noVBand="1"/>
      </w:tblPr>
      <w:tblGrid>
        <w:gridCol w:w="2405"/>
        <w:gridCol w:w="5891"/>
      </w:tblGrid>
      <w:tr w:rsidR="0049682A" w14:paraId="7F777395" w14:textId="77777777" w:rsidTr="000F7EAA">
        <w:trPr>
          <w:trHeight w:val="278"/>
        </w:trPr>
        <w:tc>
          <w:tcPr>
            <w:tcW w:w="2405" w:type="dxa"/>
          </w:tcPr>
          <w:p w14:paraId="18C72B31" w14:textId="2B2CBAEA" w:rsidR="0049682A" w:rsidRDefault="009D1D8B" w:rsidP="000F7EAA">
            <w:pPr>
              <w:pStyle w:val="afe"/>
              <w:jc w:val="center"/>
            </w:pPr>
            <w:r>
              <w:rPr>
                <w:rFonts w:hint="eastAsia"/>
              </w:rPr>
              <w:t>CPU</w:t>
            </w:r>
          </w:p>
        </w:tc>
        <w:tc>
          <w:tcPr>
            <w:tcW w:w="5891" w:type="dxa"/>
          </w:tcPr>
          <w:p w14:paraId="2BD0AC87" w14:textId="144B4351" w:rsidR="0049682A" w:rsidRDefault="009D1D8B" w:rsidP="000F7EAA">
            <w:pPr>
              <w:pStyle w:val="afe"/>
            </w:pPr>
            <w:r>
              <w:rPr>
                <w:rFonts w:hint="eastAsia"/>
              </w:rPr>
              <w:t>i</w:t>
            </w:r>
            <w:r>
              <w:t>ntel i7-13700KF</w:t>
            </w:r>
            <w:r w:rsidR="0062043D">
              <w:t xml:space="preserve"> @3.4GHz</w:t>
            </w:r>
          </w:p>
        </w:tc>
      </w:tr>
      <w:tr w:rsidR="0049682A" w14:paraId="356E009B" w14:textId="77777777" w:rsidTr="000F7EAA">
        <w:tc>
          <w:tcPr>
            <w:tcW w:w="2405" w:type="dxa"/>
          </w:tcPr>
          <w:p w14:paraId="249A1258" w14:textId="4ECE9B0F" w:rsidR="0049682A" w:rsidRDefault="009D1D8B" w:rsidP="000F7EAA">
            <w:pPr>
              <w:pStyle w:val="afe"/>
              <w:jc w:val="center"/>
            </w:pPr>
            <w:r>
              <w:rPr>
                <w:rFonts w:hint="eastAsia"/>
              </w:rPr>
              <w:t>主板</w:t>
            </w:r>
          </w:p>
        </w:tc>
        <w:tc>
          <w:tcPr>
            <w:tcW w:w="5891" w:type="dxa"/>
          </w:tcPr>
          <w:p w14:paraId="45BE6D25" w14:textId="222B4A33" w:rsidR="0049682A" w:rsidRDefault="009D1D8B" w:rsidP="000F7EAA">
            <w:pPr>
              <w:pStyle w:val="afe"/>
            </w:pPr>
            <w:r>
              <w:t>icraft-</w:t>
            </w:r>
            <w:r w:rsidR="0062043D">
              <w:t>Z</w:t>
            </w:r>
            <w:r>
              <w:t>690</w:t>
            </w:r>
          </w:p>
        </w:tc>
      </w:tr>
      <w:tr w:rsidR="0049682A" w14:paraId="2B91294B" w14:textId="77777777" w:rsidTr="000F7EAA">
        <w:tc>
          <w:tcPr>
            <w:tcW w:w="2405" w:type="dxa"/>
          </w:tcPr>
          <w:p w14:paraId="5819FDD1" w14:textId="0AF44CBB" w:rsidR="0049682A" w:rsidRDefault="009D1D8B" w:rsidP="000F7EAA">
            <w:pPr>
              <w:pStyle w:val="afe"/>
              <w:jc w:val="center"/>
            </w:pPr>
            <w:r>
              <w:rPr>
                <w:rFonts w:hint="eastAsia"/>
              </w:rPr>
              <w:t>内存</w:t>
            </w:r>
          </w:p>
        </w:tc>
        <w:tc>
          <w:tcPr>
            <w:tcW w:w="5891" w:type="dxa"/>
          </w:tcPr>
          <w:p w14:paraId="782B2E03" w14:textId="704DFC9D" w:rsidR="0049682A" w:rsidRDefault="009D1D8B" w:rsidP="000F7EAA">
            <w:pPr>
              <w:pStyle w:val="afe"/>
            </w:pPr>
            <w:r>
              <w:rPr>
                <w:rFonts w:hint="eastAsia"/>
              </w:rPr>
              <w:t>D</w:t>
            </w:r>
            <w:r>
              <w:t>DR5 32G 6000MHz</w:t>
            </w:r>
            <w:r w:rsidR="005D2359">
              <w:t xml:space="preserve"> </w:t>
            </w:r>
            <w:r w:rsidR="005D2359">
              <w:rPr>
                <w:rFonts w:hint="eastAsia"/>
              </w:rPr>
              <w:t>C</w:t>
            </w:r>
            <w:r w:rsidR="005D2359">
              <w:t>30</w:t>
            </w:r>
          </w:p>
        </w:tc>
      </w:tr>
      <w:tr w:rsidR="0049682A" w14:paraId="135D0C1C" w14:textId="77777777" w:rsidTr="000F7EAA">
        <w:tc>
          <w:tcPr>
            <w:tcW w:w="2405" w:type="dxa"/>
          </w:tcPr>
          <w:p w14:paraId="7AE9F3FD" w14:textId="2DA82427" w:rsidR="0049682A" w:rsidRDefault="0062043D" w:rsidP="000F7EAA">
            <w:pPr>
              <w:pStyle w:val="afe"/>
              <w:jc w:val="center"/>
            </w:pPr>
            <w:r>
              <w:rPr>
                <w:rFonts w:hint="eastAsia"/>
              </w:rPr>
              <w:t>操作系统</w:t>
            </w:r>
          </w:p>
        </w:tc>
        <w:tc>
          <w:tcPr>
            <w:tcW w:w="5891" w:type="dxa"/>
          </w:tcPr>
          <w:p w14:paraId="7C4237A1" w14:textId="1FF69F28" w:rsidR="0049682A" w:rsidRDefault="0062043D" w:rsidP="000F7EAA">
            <w:pPr>
              <w:pStyle w:val="afe"/>
            </w:pPr>
            <w:r>
              <w:t>Windows 11 Pro 22H2</w:t>
            </w:r>
          </w:p>
        </w:tc>
      </w:tr>
      <w:tr w:rsidR="0049682A" w14:paraId="53C94DEC" w14:textId="77777777" w:rsidTr="000F7EAA">
        <w:tc>
          <w:tcPr>
            <w:tcW w:w="2405" w:type="dxa"/>
          </w:tcPr>
          <w:p w14:paraId="73A641F2" w14:textId="4869E6BE" w:rsidR="0049682A" w:rsidRDefault="0062043D" w:rsidP="000F7EAA">
            <w:pPr>
              <w:pStyle w:val="afe"/>
              <w:jc w:val="center"/>
            </w:pPr>
            <w:r>
              <w:rPr>
                <w:rFonts w:hint="eastAsia"/>
              </w:rPr>
              <w:t>r</w:t>
            </w:r>
            <w:r>
              <w:t>ust</w:t>
            </w:r>
            <w:r w:rsidR="000D7789">
              <w:t xml:space="preserve"> </w:t>
            </w:r>
            <w:r>
              <w:t>c</w:t>
            </w:r>
            <w:r w:rsidR="000D7789">
              <w:rPr>
                <w:rFonts w:hint="eastAsia"/>
              </w:rPr>
              <w:t>omplier</w:t>
            </w:r>
            <w:r>
              <w:rPr>
                <w:rFonts w:hint="eastAsia"/>
              </w:rPr>
              <w:t>版本</w:t>
            </w:r>
          </w:p>
        </w:tc>
        <w:tc>
          <w:tcPr>
            <w:tcW w:w="5891" w:type="dxa"/>
          </w:tcPr>
          <w:p w14:paraId="4C3CCE75" w14:textId="56DF97D1" w:rsidR="0049682A" w:rsidRDefault="0062043D" w:rsidP="000F7EAA">
            <w:pPr>
              <w:pStyle w:val="afe"/>
            </w:pPr>
            <w:r>
              <w:rPr>
                <w:rFonts w:hint="eastAsia"/>
              </w:rPr>
              <w:t>1</w:t>
            </w:r>
            <w:r>
              <w:t>.68.0</w:t>
            </w:r>
          </w:p>
        </w:tc>
      </w:tr>
      <w:tr w:rsidR="0062043D" w14:paraId="7D0F5F34" w14:textId="77777777" w:rsidTr="000F7EAA">
        <w:tc>
          <w:tcPr>
            <w:tcW w:w="2405" w:type="dxa"/>
          </w:tcPr>
          <w:p w14:paraId="519D556F" w14:textId="24C0C678" w:rsidR="0062043D" w:rsidRDefault="0062043D" w:rsidP="000F7EAA">
            <w:pPr>
              <w:pStyle w:val="afe"/>
              <w:jc w:val="center"/>
            </w:pPr>
            <w:r>
              <w:rPr>
                <w:rFonts w:hint="eastAsia"/>
              </w:rPr>
              <w:t>JDK</w:t>
            </w:r>
            <w:r>
              <w:rPr>
                <w:rFonts w:hint="eastAsia"/>
              </w:rPr>
              <w:t>版本</w:t>
            </w:r>
          </w:p>
        </w:tc>
        <w:tc>
          <w:tcPr>
            <w:tcW w:w="5891" w:type="dxa"/>
          </w:tcPr>
          <w:p w14:paraId="1BE36110" w14:textId="700B0FE8" w:rsidR="0062043D" w:rsidRDefault="0062043D" w:rsidP="000F7EAA">
            <w:pPr>
              <w:pStyle w:val="afe"/>
            </w:pPr>
            <w:r>
              <w:rPr>
                <w:rFonts w:hint="eastAsia"/>
              </w:rPr>
              <w:t>1</w:t>
            </w:r>
            <w:r>
              <w:t>9</w:t>
            </w:r>
          </w:p>
        </w:tc>
      </w:tr>
    </w:tbl>
    <w:p w14:paraId="711614A1" w14:textId="71B66AC4" w:rsidR="0049682A" w:rsidRDefault="0062043D" w:rsidP="0049682A">
      <w:pPr>
        <w:pStyle w:val="a0"/>
        <w:ind w:firstLine="480"/>
      </w:pPr>
      <w:r>
        <w:rPr>
          <w:rFonts w:hint="eastAsia"/>
        </w:rPr>
        <w:t>在</w:t>
      </w:r>
      <w:r>
        <w:rPr>
          <w:rFonts w:hint="eastAsia"/>
        </w:rPr>
        <w:t>Rust</w:t>
      </w:r>
      <w:r>
        <w:rPr>
          <w:rFonts w:hint="eastAsia"/>
        </w:rPr>
        <w:t>测试中，使用第三方</w:t>
      </w:r>
      <w:r>
        <w:rPr>
          <w:rFonts w:hint="eastAsia"/>
        </w:rPr>
        <w:t>benchmark</w:t>
      </w:r>
      <w:r w:rsidR="00140892">
        <w:rPr>
          <w:rFonts w:hint="eastAsia"/>
        </w:rPr>
        <w:t>包</w:t>
      </w:r>
      <w:r>
        <w:rPr>
          <w:rFonts w:hint="eastAsia"/>
        </w:rPr>
        <w:t>Criterion</w:t>
      </w:r>
      <w:r w:rsidR="000F7EAA">
        <w:rPr>
          <w:rFonts w:hint="eastAsia"/>
        </w:rPr>
        <w:t>进行自动测试</w:t>
      </w:r>
      <w:r w:rsidR="005B1F12">
        <w:rPr>
          <w:rFonts w:hint="eastAsia"/>
        </w:rPr>
        <w:t>；在</w:t>
      </w:r>
      <w:r w:rsidR="005B1F12">
        <w:rPr>
          <w:rFonts w:hint="eastAsia"/>
        </w:rPr>
        <w:t>Java</w:t>
      </w:r>
      <w:r w:rsidR="005B1F12">
        <w:rPr>
          <w:rFonts w:hint="eastAsia"/>
        </w:rPr>
        <w:t>中我们使用自己编写的</w:t>
      </w:r>
      <w:r w:rsidR="00140892">
        <w:rPr>
          <w:rFonts w:hint="eastAsia"/>
        </w:rPr>
        <w:t>benchmark</w:t>
      </w:r>
      <w:r w:rsidR="005B1F12">
        <w:rPr>
          <w:rFonts w:hint="eastAsia"/>
        </w:rPr>
        <w:t>程序进行测试。</w:t>
      </w:r>
    </w:p>
    <w:p w14:paraId="52C87CB4" w14:textId="43D887C6" w:rsidR="005B1F12" w:rsidRDefault="005B1F12" w:rsidP="0049682A">
      <w:pPr>
        <w:pStyle w:val="a0"/>
        <w:ind w:firstLine="480"/>
      </w:pPr>
      <w:r>
        <w:rPr>
          <w:rFonts w:hint="eastAsia"/>
        </w:rPr>
        <w:t>测试数据量</w:t>
      </w:r>
      <w:r w:rsidR="00140892">
        <w:rPr>
          <w:rFonts w:hint="eastAsia"/>
        </w:rPr>
        <w:t>（单次测试）</w:t>
      </w:r>
      <w:r>
        <w:rPr>
          <w:rFonts w:hint="eastAsia"/>
        </w:rPr>
        <w:t>如下：</w:t>
      </w:r>
    </w:p>
    <w:p w14:paraId="7500B06E" w14:textId="0E70796D" w:rsidR="005D2359" w:rsidRDefault="005D2359" w:rsidP="005D2359">
      <w:pPr>
        <w:pStyle w:val="ac"/>
        <w:keepNext/>
      </w:pPr>
      <w:bookmarkStart w:id="205" w:name="_Ref132114874"/>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E74CE">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8E74CE">
        <w:rPr>
          <w:noProof/>
        </w:rPr>
        <w:t>2</w:t>
      </w:r>
      <w:r>
        <w:fldChar w:fldCharType="end"/>
      </w:r>
      <w:r>
        <w:rPr>
          <w:rFonts w:hint="eastAsia"/>
        </w:rPr>
        <w:t>单次测试的数据量</w:t>
      </w:r>
      <w:bookmarkEnd w:id="205"/>
    </w:p>
    <w:tbl>
      <w:tblPr>
        <w:tblStyle w:val="a4"/>
        <w:tblW w:w="0" w:type="auto"/>
        <w:tblLook w:val="04A0" w:firstRow="1" w:lastRow="0" w:firstColumn="1" w:lastColumn="0" w:noHBand="0" w:noVBand="1"/>
      </w:tblPr>
      <w:tblGrid>
        <w:gridCol w:w="2765"/>
        <w:gridCol w:w="2765"/>
        <w:gridCol w:w="2766"/>
      </w:tblGrid>
      <w:tr w:rsidR="00040EE4" w14:paraId="4FA346F4" w14:textId="77777777" w:rsidTr="008C1C54">
        <w:tc>
          <w:tcPr>
            <w:tcW w:w="2765" w:type="dxa"/>
            <w:tcBorders>
              <w:top w:val="single" w:sz="4" w:space="0" w:color="auto"/>
              <w:left w:val="single" w:sz="4" w:space="0" w:color="auto"/>
              <w:bottom w:val="single" w:sz="4" w:space="0" w:color="auto"/>
              <w:right w:val="single" w:sz="4" w:space="0" w:color="auto"/>
              <w:tl2br w:val="single" w:sz="4" w:space="0" w:color="auto"/>
            </w:tcBorders>
          </w:tcPr>
          <w:p w14:paraId="2C970726" w14:textId="77777777" w:rsidR="00040EE4" w:rsidRDefault="00040EE4" w:rsidP="00040EE4">
            <w:pPr>
              <w:pStyle w:val="afe"/>
            </w:pPr>
          </w:p>
        </w:tc>
        <w:tc>
          <w:tcPr>
            <w:tcW w:w="2765" w:type="dxa"/>
            <w:tcBorders>
              <w:left w:val="single" w:sz="4" w:space="0" w:color="auto"/>
            </w:tcBorders>
          </w:tcPr>
          <w:p w14:paraId="38F9F634" w14:textId="76B34356" w:rsidR="00040EE4" w:rsidRDefault="00040EE4" w:rsidP="00040EE4">
            <w:pPr>
              <w:pStyle w:val="afe"/>
              <w:jc w:val="center"/>
            </w:pPr>
            <w:r>
              <w:rPr>
                <w:rFonts w:hint="eastAsia"/>
              </w:rPr>
              <w:t>ParallelReservoir</w:t>
            </w:r>
          </w:p>
        </w:tc>
        <w:tc>
          <w:tcPr>
            <w:tcW w:w="2766" w:type="dxa"/>
          </w:tcPr>
          <w:p w14:paraId="6866ED1C" w14:textId="4C514E78" w:rsidR="00040EE4" w:rsidRDefault="00040EE4" w:rsidP="00040EE4">
            <w:pPr>
              <w:pStyle w:val="afe"/>
              <w:jc w:val="center"/>
            </w:pPr>
            <w:r>
              <w:rPr>
                <w:rFonts w:hint="eastAsia"/>
              </w:rPr>
              <w:t>SimpleReservoir</w:t>
            </w:r>
          </w:p>
        </w:tc>
      </w:tr>
      <w:tr w:rsidR="00040EE4" w14:paraId="6CE6D54D" w14:textId="77777777" w:rsidTr="00040EE4">
        <w:tc>
          <w:tcPr>
            <w:tcW w:w="2765" w:type="dxa"/>
            <w:tcBorders>
              <w:top w:val="single" w:sz="4" w:space="0" w:color="auto"/>
            </w:tcBorders>
          </w:tcPr>
          <w:p w14:paraId="45E5DB2D" w14:textId="1591E2A0" w:rsidR="00040EE4" w:rsidRDefault="00040EE4" w:rsidP="00040EE4">
            <w:pPr>
              <w:pStyle w:val="afe"/>
              <w:jc w:val="right"/>
            </w:pPr>
            <w:r>
              <w:rPr>
                <w:rFonts w:hint="eastAsia"/>
              </w:rPr>
              <w:t>取样数量</w:t>
            </w:r>
            <w:r>
              <w:rPr>
                <w:rFonts w:hint="eastAsia"/>
              </w:rPr>
              <w:t>k</w:t>
            </w:r>
          </w:p>
        </w:tc>
        <w:tc>
          <w:tcPr>
            <w:tcW w:w="5531" w:type="dxa"/>
            <w:gridSpan w:val="2"/>
          </w:tcPr>
          <w:p w14:paraId="54CA3883" w14:textId="201E4D82" w:rsidR="00040EE4" w:rsidRDefault="00040EE4" w:rsidP="00040EE4">
            <w:pPr>
              <w:pStyle w:val="afe"/>
              <w:jc w:val="center"/>
            </w:pPr>
            <w:r>
              <w:rPr>
                <w:rFonts w:hint="eastAsia"/>
              </w:rPr>
              <w:t>1</w:t>
            </w:r>
            <w:r>
              <w:t>000</w:t>
            </w:r>
          </w:p>
        </w:tc>
      </w:tr>
      <w:tr w:rsidR="00040EE4" w14:paraId="70967F90" w14:textId="77777777" w:rsidTr="00040EE4">
        <w:tc>
          <w:tcPr>
            <w:tcW w:w="2765" w:type="dxa"/>
          </w:tcPr>
          <w:p w14:paraId="6E91D166" w14:textId="2253A757" w:rsidR="00040EE4" w:rsidRDefault="00040EE4" w:rsidP="00040EE4">
            <w:pPr>
              <w:pStyle w:val="afe"/>
              <w:jc w:val="right"/>
            </w:pPr>
            <w:r>
              <w:rPr>
                <w:rFonts w:hint="eastAsia"/>
              </w:rPr>
              <w:t>单个采样线程的数据量</w:t>
            </w:r>
            <w:r>
              <w:rPr>
                <w:rFonts w:hint="eastAsia"/>
              </w:rPr>
              <w:t>N</w:t>
            </w:r>
          </w:p>
        </w:tc>
        <w:tc>
          <w:tcPr>
            <w:tcW w:w="2765" w:type="dxa"/>
          </w:tcPr>
          <w:p w14:paraId="6B1B1B95" w14:textId="290DAE67" w:rsidR="00040EE4" w:rsidRPr="00040EE4" w:rsidRDefault="00040EE4" w:rsidP="00040EE4">
            <w:pPr>
              <w:pStyle w:val="afe"/>
              <w:jc w:val="center"/>
            </w:pPr>
            <w:r>
              <w:t>100 0000</w:t>
            </w:r>
          </w:p>
        </w:tc>
        <w:tc>
          <w:tcPr>
            <w:tcW w:w="2766" w:type="dxa"/>
          </w:tcPr>
          <w:p w14:paraId="09FE01C4" w14:textId="7859B594" w:rsidR="00040EE4" w:rsidRDefault="00040EE4" w:rsidP="00040EE4">
            <w:pPr>
              <w:pStyle w:val="afe"/>
              <w:jc w:val="center"/>
            </w:pPr>
            <w:r>
              <w:rPr>
                <w:rFonts w:hint="eastAsia"/>
              </w:rPr>
              <w:t>1</w:t>
            </w:r>
            <w:r>
              <w:t>600 0000</w:t>
            </w:r>
          </w:p>
        </w:tc>
      </w:tr>
      <w:tr w:rsidR="00040EE4" w14:paraId="0893ABC4" w14:textId="77777777" w:rsidTr="00040EE4">
        <w:tc>
          <w:tcPr>
            <w:tcW w:w="2765" w:type="dxa"/>
          </w:tcPr>
          <w:p w14:paraId="58A89C77" w14:textId="25E58C36" w:rsidR="00040EE4" w:rsidRDefault="00040EE4" w:rsidP="00040EE4">
            <w:pPr>
              <w:pStyle w:val="afe"/>
              <w:jc w:val="right"/>
            </w:pPr>
            <w:r>
              <w:rPr>
                <w:rFonts w:hint="eastAsia"/>
              </w:rPr>
              <w:t>采样线程个数</w:t>
            </w:r>
          </w:p>
        </w:tc>
        <w:tc>
          <w:tcPr>
            <w:tcW w:w="2765" w:type="dxa"/>
          </w:tcPr>
          <w:p w14:paraId="57876376" w14:textId="372037D5" w:rsidR="00040EE4" w:rsidRDefault="00040EE4" w:rsidP="00040EE4">
            <w:pPr>
              <w:pStyle w:val="afe"/>
              <w:jc w:val="center"/>
            </w:pPr>
            <w:r>
              <w:rPr>
                <w:rFonts w:hint="eastAsia"/>
              </w:rPr>
              <w:t>1</w:t>
            </w:r>
            <w:r>
              <w:t>6</w:t>
            </w:r>
          </w:p>
        </w:tc>
        <w:tc>
          <w:tcPr>
            <w:tcW w:w="2766" w:type="dxa"/>
          </w:tcPr>
          <w:p w14:paraId="7FFF84B9" w14:textId="6A0AB3A1" w:rsidR="00040EE4" w:rsidRDefault="00040EE4" w:rsidP="00040EE4">
            <w:pPr>
              <w:pStyle w:val="afe"/>
              <w:jc w:val="center"/>
            </w:pPr>
            <w:r>
              <w:rPr>
                <w:rFonts w:hint="eastAsia"/>
              </w:rPr>
              <w:t>1</w:t>
            </w:r>
          </w:p>
        </w:tc>
      </w:tr>
    </w:tbl>
    <w:p w14:paraId="10DEEA61" w14:textId="47E28626" w:rsidR="005D2359" w:rsidRDefault="002F4FAE" w:rsidP="005D2359">
      <w:pPr>
        <w:pStyle w:val="a0"/>
        <w:ind w:firstLine="480"/>
      </w:pPr>
      <w:r>
        <w:rPr>
          <w:rFonts w:hint="eastAsia"/>
        </w:rPr>
        <w:t>测试方法</w:t>
      </w:r>
      <w:r w:rsidR="00370D3B">
        <w:rPr>
          <w:rFonts w:hint="eastAsia"/>
        </w:rPr>
        <w:t>是：运行</w:t>
      </w:r>
      <w:r w:rsidR="00370D3B">
        <w:rPr>
          <w:rFonts w:hint="eastAsia"/>
        </w:rPr>
        <w:t>1</w:t>
      </w:r>
      <w:r w:rsidR="00370D3B">
        <w:t>00</w:t>
      </w:r>
      <w:r w:rsidR="00370D3B">
        <w:rPr>
          <w:rFonts w:hint="eastAsia"/>
        </w:rPr>
        <w:t>次单次测试，对于收集到的</w:t>
      </w:r>
      <w:r w:rsidR="00370D3B">
        <w:t>100</w:t>
      </w:r>
      <w:r w:rsidR="00370D3B">
        <w:rPr>
          <w:rFonts w:hint="eastAsia"/>
        </w:rPr>
        <w:t>个运行时间进行整理后，得出单次测试的运行时间。</w:t>
      </w:r>
    </w:p>
    <w:p w14:paraId="56D9709E" w14:textId="624C7D92" w:rsidR="00370D3B" w:rsidRDefault="00370D3B" w:rsidP="00370D3B">
      <w:pPr>
        <w:pStyle w:val="3"/>
      </w:pPr>
      <w:bookmarkStart w:id="206" w:name="_Toc132115362"/>
      <w:r>
        <w:rPr>
          <w:rFonts w:hint="eastAsia"/>
        </w:rPr>
        <w:t>性能测试结果</w:t>
      </w:r>
      <w:bookmarkEnd w:id="206"/>
    </w:p>
    <w:p w14:paraId="2C05AF77" w14:textId="4ACA8E5B" w:rsidR="00AF675F" w:rsidRDefault="00AF675F" w:rsidP="00AF675F">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8E74CE">
        <w:rPr>
          <w:noProof/>
        </w:rPr>
        <w:t>5</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8E74CE">
        <w:rPr>
          <w:noProof/>
        </w:rPr>
        <w:t>3</w:t>
      </w:r>
      <w:r w:rsidR="005D2359">
        <w:fldChar w:fldCharType="end"/>
      </w:r>
      <w:r>
        <w:rPr>
          <w:rFonts w:hint="eastAsia"/>
        </w:rPr>
        <w:t>benchmark</w:t>
      </w:r>
      <w:r>
        <w:rPr>
          <w:rFonts w:hint="eastAsia"/>
        </w:rPr>
        <w:t>结果</w:t>
      </w:r>
    </w:p>
    <w:tbl>
      <w:tblPr>
        <w:tblStyle w:val="a4"/>
        <w:tblW w:w="0" w:type="auto"/>
        <w:tblLook w:val="04A0" w:firstRow="1" w:lastRow="0" w:firstColumn="1" w:lastColumn="0" w:noHBand="0" w:noVBand="1"/>
      </w:tblPr>
      <w:tblGrid>
        <w:gridCol w:w="2765"/>
        <w:gridCol w:w="2765"/>
        <w:gridCol w:w="2766"/>
      </w:tblGrid>
      <w:tr w:rsidR="00370D3B" w14:paraId="2DD3D4E2" w14:textId="77777777" w:rsidTr="004F7D49">
        <w:tc>
          <w:tcPr>
            <w:tcW w:w="2765" w:type="dxa"/>
            <w:tcBorders>
              <w:top w:val="single" w:sz="4" w:space="0" w:color="auto"/>
              <w:left w:val="single" w:sz="4" w:space="0" w:color="auto"/>
              <w:bottom w:val="single" w:sz="4" w:space="0" w:color="auto"/>
              <w:right w:val="single" w:sz="4" w:space="0" w:color="auto"/>
              <w:tl2br w:val="single" w:sz="4" w:space="0" w:color="auto"/>
            </w:tcBorders>
          </w:tcPr>
          <w:p w14:paraId="12691EBB" w14:textId="77777777" w:rsidR="00370D3B" w:rsidRDefault="00370D3B" w:rsidP="004F7D49">
            <w:pPr>
              <w:pStyle w:val="afe"/>
            </w:pPr>
          </w:p>
        </w:tc>
        <w:tc>
          <w:tcPr>
            <w:tcW w:w="2765" w:type="dxa"/>
            <w:tcBorders>
              <w:left w:val="single" w:sz="4" w:space="0" w:color="auto"/>
            </w:tcBorders>
          </w:tcPr>
          <w:p w14:paraId="65CCA94C" w14:textId="77777777" w:rsidR="00370D3B" w:rsidRDefault="00370D3B" w:rsidP="004F7D49">
            <w:pPr>
              <w:pStyle w:val="afe"/>
              <w:jc w:val="center"/>
            </w:pPr>
            <w:r>
              <w:rPr>
                <w:rFonts w:hint="eastAsia"/>
              </w:rPr>
              <w:t>ParallelReservoir</w:t>
            </w:r>
          </w:p>
        </w:tc>
        <w:tc>
          <w:tcPr>
            <w:tcW w:w="2766" w:type="dxa"/>
          </w:tcPr>
          <w:p w14:paraId="7787BFBE" w14:textId="77777777" w:rsidR="00370D3B" w:rsidRDefault="00370D3B" w:rsidP="004F7D49">
            <w:pPr>
              <w:pStyle w:val="afe"/>
              <w:jc w:val="center"/>
            </w:pPr>
            <w:r>
              <w:rPr>
                <w:rFonts w:hint="eastAsia"/>
              </w:rPr>
              <w:t>SimpleReservoir</w:t>
            </w:r>
          </w:p>
        </w:tc>
      </w:tr>
      <w:tr w:rsidR="00370D3B" w14:paraId="263B8EC1" w14:textId="77777777" w:rsidTr="003A0394">
        <w:tc>
          <w:tcPr>
            <w:tcW w:w="2765" w:type="dxa"/>
            <w:tcBorders>
              <w:top w:val="single" w:sz="4" w:space="0" w:color="auto"/>
            </w:tcBorders>
          </w:tcPr>
          <w:p w14:paraId="329ABB7E" w14:textId="3E83DDE3" w:rsidR="00370D3B" w:rsidRDefault="00370D3B" w:rsidP="004F7D49">
            <w:pPr>
              <w:pStyle w:val="afe"/>
              <w:jc w:val="right"/>
            </w:pPr>
            <w:r>
              <w:rPr>
                <w:rFonts w:hint="eastAsia"/>
              </w:rPr>
              <w:t>Java</w:t>
            </w:r>
          </w:p>
        </w:tc>
        <w:tc>
          <w:tcPr>
            <w:tcW w:w="2765" w:type="dxa"/>
          </w:tcPr>
          <w:p w14:paraId="6F34F349" w14:textId="60B09104" w:rsidR="00370D3B" w:rsidRDefault="00370D3B" w:rsidP="004F7D49">
            <w:pPr>
              <w:pStyle w:val="afe"/>
              <w:jc w:val="center"/>
            </w:pPr>
            <w:r>
              <w:t>39.5</w:t>
            </w:r>
            <w:r>
              <w:rPr>
                <w:rFonts w:hint="eastAsia"/>
              </w:rPr>
              <w:t>ms</w:t>
            </w:r>
          </w:p>
        </w:tc>
        <w:tc>
          <w:tcPr>
            <w:tcW w:w="2766" w:type="dxa"/>
          </w:tcPr>
          <w:p w14:paraId="75179EFF" w14:textId="28FF6710" w:rsidR="00370D3B" w:rsidRDefault="00370D3B" w:rsidP="004F7D49">
            <w:pPr>
              <w:pStyle w:val="afe"/>
              <w:jc w:val="center"/>
            </w:pPr>
            <w:r>
              <w:rPr>
                <w:rFonts w:hint="eastAsia"/>
              </w:rPr>
              <w:t>2</w:t>
            </w:r>
            <w:r>
              <w:t>23.3</w:t>
            </w:r>
            <w:r>
              <w:rPr>
                <w:rFonts w:hint="eastAsia"/>
              </w:rPr>
              <w:t>ms</w:t>
            </w:r>
          </w:p>
        </w:tc>
      </w:tr>
      <w:tr w:rsidR="00370D3B" w14:paraId="26A8020F" w14:textId="77777777" w:rsidTr="004F7D49">
        <w:tc>
          <w:tcPr>
            <w:tcW w:w="2765" w:type="dxa"/>
          </w:tcPr>
          <w:p w14:paraId="55E04E2A" w14:textId="56402935" w:rsidR="00370D3B" w:rsidRDefault="00370D3B" w:rsidP="004F7D49">
            <w:pPr>
              <w:pStyle w:val="afe"/>
              <w:jc w:val="right"/>
            </w:pPr>
            <w:r>
              <w:rPr>
                <w:rFonts w:hint="eastAsia"/>
              </w:rPr>
              <w:t>Rust</w:t>
            </w:r>
          </w:p>
        </w:tc>
        <w:tc>
          <w:tcPr>
            <w:tcW w:w="2765" w:type="dxa"/>
          </w:tcPr>
          <w:p w14:paraId="1923891C" w14:textId="7F35F4C9" w:rsidR="00370D3B" w:rsidRPr="00040EE4" w:rsidRDefault="00633952" w:rsidP="004F7D49">
            <w:pPr>
              <w:pStyle w:val="afe"/>
              <w:jc w:val="center"/>
            </w:pPr>
            <w:r>
              <w:t>29</w:t>
            </w:r>
            <w:r w:rsidR="00370D3B">
              <w:t>.</w:t>
            </w:r>
            <w:r>
              <w:t>4</w:t>
            </w:r>
            <w:r w:rsidR="00370D3B">
              <w:rPr>
                <w:rFonts w:hint="eastAsia"/>
              </w:rPr>
              <w:t>ms</w:t>
            </w:r>
          </w:p>
        </w:tc>
        <w:tc>
          <w:tcPr>
            <w:tcW w:w="2766" w:type="dxa"/>
          </w:tcPr>
          <w:p w14:paraId="034FC793" w14:textId="5E9508E6" w:rsidR="00370D3B" w:rsidRDefault="00370D3B" w:rsidP="004F7D49">
            <w:pPr>
              <w:pStyle w:val="afe"/>
              <w:jc w:val="center"/>
            </w:pPr>
            <w:r>
              <w:t>148.2</w:t>
            </w:r>
            <w:r>
              <w:rPr>
                <w:rFonts w:hint="eastAsia"/>
              </w:rPr>
              <w:t>ms</w:t>
            </w:r>
          </w:p>
        </w:tc>
      </w:tr>
    </w:tbl>
    <w:p w14:paraId="2B7A424D" w14:textId="567D0A2F" w:rsidR="00370D3B" w:rsidRDefault="00370D3B" w:rsidP="00AF675F">
      <w:pPr>
        <w:pStyle w:val="a0"/>
        <w:ind w:firstLine="480"/>
      </w:pPr>
    </w:p>
    <w:p w14:paraId="6047D183" w14:textId="36D92D33" w:rsidR="00AF675F" w:rsidRDefault="00AF675F" w:rsidP="00AF675F">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8E74CE">
        <w:rPr>
          <w:noProof/>
        </w:rPr>
        <w:t>5</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8E74CE">
        <w:rPr>
          <w:noProof/>
        </w:rPr>
        <w:t>4</w:t>
      </w:r>
      <w:r w:rsidR="005D2359">
        <w:fldChar w:fldCharType="end"/>
      </w:r>
      <w:r>
        <w:rPr>
          <w:rFonts w:hint="eastAsia"/>
        </w:rPr>
        <w:t>归一化后的</w:t>
      </w:r>
      <w:r>
        <w:rPr>
          <w:rFonts w:hint="eastAsia"/>
        </w:rPr>
        <w:t>benchmark</w:t>
      </w:r>
      <w:r>
        <w:rPr>
          <w:rFonts w:hint="eastAsia"/>
        </w:rPr>
        <w:t>结果</w:t>
      </w:r>
    </w:p>
    <w:tbl>
      <w:tblPr>
        <w:tblStyle w:val="a4"/>
        <w:tblW w:w="0" w:type="auto"/>
        <w:tblLook w:val="04A0" w:firstRow="1" w:lastRow="0" w:firstColumn="1" w:lastColumn="0" w:noHBand="0" w:noVBand="1"/>
      </w:tblPr>
      <w:tblGrid>
        <w:gridCol w:w="2765"/>
        <w:gridCol w:w="2765"/>
        <w:gridCol w:w="2766"/>
      </w:tblGrid>
      <w:tr w:rsidR="00AF675F" w14:paraId="3062F475" w14:textId="77777777" w:rsidTr="004F7D49">
        <w:tc>
          <w:tcPr>
            <w:tcW w:w="2765" w:type="dxa"/>
            <w:tcBorders>
              <w:top w:val="single" w:sz="4" w:space="0" w:color="auto"/>
              <w:left w:val="single" w:sz="4" w:space="0" w:color="auto"/>
              <w:bottom w:val="single" w:sz="4" w:space="0" w:color="auto"/>
              <w:right w:val="single" w:sz="4" w:space="0" w:color="auto"/>
              <w:tl2br w:val="single" w:sz="4" w:space="0" w:color="auto"/>
            </w:tcBorders>
          </w:tcPr>
          <w:p w14:paraId="179C24F8" w14:textId="77777777" w:rsidR="00AF675F" w:rsidRDefault="00AF675F" w:rsidP="004F7D49">
            <w:pPr>
              <w:pStyle w:val="afe"/>
            </w:pPr>
          </w:p>
        </w:tc>
        <w:tc>
          <w:tcPr>
            <w:tcW w:w="2765" w:type="dxa"/>
            <w:tcBorders>
              <w:left w:val="single" w:sz="4" w:space="0" w:color="auto"/>
            </w:tcBorders>
          </w:tcPr>
          <w:p w14:paraId="5C430BA5" w14:textId="77777777" w:rsidR="00AF675F" w:rsidRDefault="00AF675F" w:rsidP="004F7D49">
            <w:pPr>
              <w:pStyle w:val="afe"/>
              <w:jc w:val="center"/>
            </w:pPr>
            <w:r>
              <w:rPr>
                <w:rFonts w:hint="eastAsia"/>
              </w:rPr>
              <w:t>ParallelReservoir</w:t>
            </w:r>
          </w:p>
        </w:tc>
        <w:tc>
          <w:tcPr>
            <w:tcW w:w="2766" w:type="dxa"/>
          </w:tcPr>
          <w:p w14:paraId="132292B5" w14:textId="77777777" w:rsidR="00AF675F" w:rsidRDefault="00AF675F" w:rsidP="004F7D49">
            <w:pPr>
              <w:pStyle w:val="afe"/>
              <w:jc w:val="center"/>
            </w:pPr>
            <w:r>
              <w:rPr>
                <w:rFonts w:hint="eastAsia"/>
              </w:rPr>
              <w:t>SimpleReservoir</w:t>
            </w:r>
          </w:p>
        </w:tc>
      </w:tr>
      <w:tr w:rsidR="00AF675F" w14:paraId="3BB27541" w14:textId="77777777" w:rsidTr="004F7D49">
        <w:tc>
          <w:tcPr>
            <w:tcW w:w="2765" w:type="dxa"/>
            <w:tcBorders>
              <w:top w:val="single" w:sz="4" w:space="0" w:color="auto"/>
            </w:tcBorders>
          </w:tcPr>
          <w:p w14:paraId="5F490A03" w14:textId="77777777" w:rsidR="00AF675F" w:rsidRDefault="00AF675F" w:rsidP="004F7D49">
            <w:pPr>
              <w:pStyle w:val="afe"/>
              <w:jc w:val="right"/>
            </w:pPr>
            <w:r>
              <w:rPr>
                <w:rFonts w:hint="eastAsia"/>
              </w:rPr>
              <w:t>Java</w:t>
            </w:r>
          </w:p>
        </w:tc>
        <w:tc>
          <w:tcPr>
            <w:tcW w:w="2765" w:type="dxa"/>
          </w:tcPr>
          <w:p w14:paraId="1012094F" w14:textId="20451133" w:rsidR="00AF675F" w:rsidRDefault="00AF675F" w:rsidP="004F7D49">
            <w:pPr>
              <w:pStyle w:val="afe"/>
              <w:jc w:val="center"/>
            </w:pPr>
            <w:r>
              <w:t>1.3</w:t>
            </w:r>
            <w:r w:rsidR="00633952">
              <w:t>4</w:t>
            </w:r>
          </w:p>
        </w:tc>
        <w:tc>
          <w:tcPr>
            <w:tcW w:w="2766" w:type="dxa"/>
          </w:tcPr>
          <w:p w14:paraId="1EFBC49D" w14:textId="5A7C3AD1" w:rsidR="00AF675F" w:rsidRDefault="00AF675F" w:rsidP="004F7D49">
            <w:pPr>
              <w:pStyle w:val="afe"/>
              <w:jc w:val="center"/>
            </w:pPr>
            <w:r>
              <w:t>1.50</w:t>
            </w:r>
          </w:p>
        </w:tc>
      </w:tr>
      <w:tr w:rsidR="00AF675F" w14:paraId="55E2F3DB" w14:textId="77777777" w:rsidTr="004F7D49">
        <w:tc>
          <w:tcPr>
            <w:tcW w:w="2765" w:type="dxa"/>
          </w:tcPr>
          <w:p w14:paraId="48491D9F" w14:textId="77777777" w:rsidR="00AF675F" w:rsidRDefault="00AF675F" w:rsidP="004F7D49">
            <w:pPr>
              <w:pStyle w:val="afe"/>
              <w:jc w:val="right"/>
            </w:pPr>
            <w:r>
              <w:rPr>
                <w:rFonts w:hint="eastAsia"/>
              </w:rPr>
              <w:t>Rust</w:t>
            </w:r>
          </w:p>
        </w:tc>
        <w:tc>
          <w:tcPr>
            <w:tcW w:w="2765" w:type="dxa"/>
          </w:tcPr>
          <w:p w14:paraId="380242E4" w14:textId="4A175DD3" w:rsidR="00AF675F" w:rsidRPr="00040EE4" w:rsidRDefault="00AF675F" w:rsidP="004F7D49">
            <w:pPr>
              <w:pStyle w:val="afe"/>
              <w:jc w:val="center"/>
            </w:pPr>
            <w:r>
              <w:t>1.00</w:t>
            </w:r>
          </w:p>
        </w:tc>
        <w:tc>
          <w:tcPr>
            <w:tcW w:w="2766" w:type="dxa"/>
          </w:tcPr>
          <w:p w14:paraId="49CCEE68" w14:textId="23ABCA0D" w:rsidR="00AF675F" w:rsidRDefault="00AF675F" w:rsidP="004F7D49">
            <w:pPr>
              <w:pStyle w:val="afe"/>
              <w:jc w:val="center"/>
            </w:pPr>
            <w:r>
              <w:t>1.00</w:t>
            </w:r>
          </w:p>
        </w:tc>
      </w:tr>
    </w:tbl>
    <w:p w14:paraId="15FCA03E" w14:textId="77777777" w:rsidR="00AF675F" w:rsidRPr="00AF675F" w:rsidRDefault="00AF675F" w:rsidP="00AF675F">
      <w:pPr>
        <w:pStyle w:val="a0"/>
        <w:ind w:firstLine="480"/>
      </w:pPr>
    </w:p>
    <w:p w14:paraId="43F348AA" w14:textId="474204B3" w:rsidR="0049682A" w:rsidRDefault="008C1C54" w:rsidP="0049682A">
      <w:pPr>
        <w:pStyle w:val="3"/>
      </w:pPr>
      <w:bookmarkStart w:id="207" w:name="_Toc132115363"/>
      <w:r>
        <w:rPr>
          <w:rFonts w:hint="eastAsia"/>
        </w:rPr>
        <w:t>使用特征对象</w:t>
      </w:r>
      <w:r w:rsidR="0049682A">
        <w:rPr>
          <w:rFonts w:hint="eastAsia"/>
        </w:rPr>
        <w:t>带来的性能波动</w:t>
      </w:r>
      <w:bookmarkEnd w:id="207"/>
    </w:p>
    <w:p w14:paraId="0FECEF93" w14:textId="33118944" w:rsidR="000D7789" w:rsidRDefault="00AF675F" w:rsidP="00AF675F">
      <w:pPr>
        <w:pStyle w:val="a0"/>
        <w:ind w:firstLine="480"/>
      </w:pPr>
      <w:r>
        <w:rPr>
          <w:rFonts w:hint="eastAsia"/>
        </w:rPr>
        <w:t>在</w:t>
      </w:r>
      <w:r w:rsidR="00412E21">
        <w:fldChar w:fldCharType="begin"/>
      </w:r>
      <w:r w:rsidR="00412E21">
        <w:instrText xml:space="preserve"> REF _Ref132110591 \r \h </w:instrText>
      </w:r>
      <w:r w:rsidR="00412E21">
        <w:fldChar w:fldCharType="separate"/>
      </w:r>
      <w:r w:rsidR="008E74CE">
        <w:t>2.2.2</w:t>
      </w:r>
      <w:r w:rsidR="00412E21">
        <w:fldChar w:fldCharType="end"/>
      </w:r>
      <w:r w:rsidR="00412E21">
        <w:rPr>
          <w:rFonts w:hint="eastAsia"/>
        </w:rPr>
        <w:t>节中，笔者介绍了</w:t>
      </w:r>
      <w:r w:rsidR="00072A4B">
        <w:rPr>
          <w:rFonts w:hint="eastAsia"/>
        </w:rPr>
        <w:t>特征对象。</w:t>
      </w:r>
      <w:r w:rsidR="00072A4B">
        <w:rPr>
          <w:rFonts w:hint="eastAsia"/>
        </w:rPr>
        <w:t>SamplerHandle</w:t>
      </w:r>
      <w:r w:rsidR="00633952">
        <w:rPr>
          <w:rFonts w:hint="eastAsia"/>
        </w:rPr>
        <w:t>的唯一成员变量</w:t>
      </w:r>
      <w:r w:rsidR="00072A4B">
        <w:rPr>
          <w:rFonts w:hint="eastAsia"/>
        </w:rPr>
        <w:t>一个特</w:t>
      </w:r>
      <w:r w:rsidR="00072A4B">
        <w:rPr>
          <w:rFonts w:hint="eastAsia"/>
        </w:rPr>
        <w:lastRenderedPageBreak/>
        <w:t>征对象</w:t>
      </w:r>
      <w:r w:rsidR="00072A4B">
        <w:t>Box&lt;dyn Sampler&lt;T&gt; + Send&gt;</w:t>
      </w:r>
      <w:r w:rsidR="00072A4B">
        <w:rPr>
          <w:rFonts w:hint="eastAsia"/>
        </w:rPr>
        <w:t>。这个特征对象的类型实际上是</w:t>
      </w:r>
      <w:r w:rsidR="00072A4B">
        <w:rPr>
          <w:rFonts w:hint="eastAsia"/>
        </w:rPr>
        <w:t>SimpleReservoir</w:t>
      </w:r>
      <w:r w:rsidR="00072A4B">
        <w:t>&lt;T&gt;</w:t>
      </w:r>
      <w:r w:rsidR="00072A4B">
        <w:rPr>
          <w:rFonts w:hint="eastAsia"/>
        </w:rPr>
        <w:t>。在</w:t>
      </w:r>
      <w:r w:rsidR="00072A4B">
        <w:rPr>
          <w:rFonts w:hint="eastAsia"/>
        </w:rPr>
        <w:t>ParallelReservoir</w:t>
      </w:r>
      <w:r w:rsidR="00072A4B">
        <w:rPr>
          <w:rFonts w:hint="eastAsia"/>
        </w:rPr>
        <w:t>的测试中，笔者发现：在使用特征对象替代</w:t>
      </w:r>
      <w:r w:rsidR="00072A4B">
        <w:t>SimpleReservoir</w:t>
      </w:r>
      <w:r w:rsidR="00072A4B">
        <w:rPr>
          <w:rFonts w:hint="eastAsia"/>
        </w:rPr>
        <w:t>后，性能会出现波动</w:t>
      </w:r>
      <w:r w:rsidR="009B2CBE">
        <w:rPr>
          <w:rFonts w:hint="eastAsia"/>
        </w:rPr>
        <w:t>。</w:t>
      </w:r>
      <w:r w:rsidR="000D7789">
        <w:rPr>
          <w:rFonts w:hint="eastAsia"/>
        </w:rPr>
        <w:t>波动以一次</w:t>
      </w:r>
      <w:r w:rsidR="000D7789">
        <w:rPr>
          <w:rFonts w:hint="eastAsia"/>
        </w:rPr>
        <w:t>cargo</w:t>
      </w:r>
      <w:r w:rsidR="000D7789">
        <w:t xml:space="preserve"> </w:t>
      </w:r>
      <w:r w:rsidR="000D7789">
        <w:rPr>
          <w:rFonts w:hint="eastAsia"/>
        </w:rPr>
        <w:t>bench</w:t>
      </w:r>
      <w:r w:rsidR="000D7789">
        <w:rPr>
          <w:rFonts w:hint="eastAsia"/>
        </w:rPr>
        <w:t>为单位出现</w:t>
      </w:r>
      <w:r w:rsidR="009B2CBE">
        <w:rPr>
          <w:rFonts w:hint="eastAsia"/>
        </w:rPr>
        <w:t>，一次</w:t>
      </w:r>
      <w:r w:rsidR="009B2CBE">
        <w:rPr>
          <w:rFonts w:hint="eastAsia"/>
        </w:rPr>
        <w:t>cargo</w:t>
      </w:r>
      <w:r w:rsidR="009B2CBE">
        <w:t xml:space="preserve"> </w:t>
      </w:r>
      <w:r w:rsidR="009B2CBE">
        <w:rPr>
          <w:rFonts w:hint="eastAsia"/>
        </w:rPr>
        <w:t>bench</w:t>
      </w:r>
      <w:r w:rsidR="009B2CBE">
        <w:rPr>
          <w:rFonts w:hint="eastAsia"/>
        </w:rPr>
        <w:t>会运行一百次被测试函数</w:t>
      </w:r>
      <w:r w:rsidR="00633952">
        <w:rPr>
          <w:rFonts w:hint="eastAsia"/>
        </w:rPr>
        <w:t>。</w:t>
      </w:r>
    </w:p>
    <w:p w14:paraId="7EEC08E0" w14:textId="44F15A42" w:rsidR="000D7789" w:rsidRDefault="000D7789" w:rsidP="00AF675F">
      <w:pPr>
        <w:pStyle w:val="a0"/>
        <w:ind w:firstLine="480"/>
      </w:pPr>
      <w:r>
        <w:rPr>
          <w:rFonts w:hint="eastAsia"/>
        </w:rPr>
        <w:t>倘若某一次</w:t>
      </w:r>
      <w:r>
        <w:rPr>
          <w:rFonts w:hint="eastAsia"/>
        </w:rPr>
        <w:t>cargo</w:t>
      </w:r>
      <w:r>
        <w:t xml:space="preserve"> </w:t>
      </w:r>
      <w:r>
        <w:rPr>
          <w:rFonts w:hint="eastAsia"/>
        </w:rPr>
        <w:t>bench</w:t>
      </w:r>
      <w:r>
        <w:rPr>
          <w:rFonts w:hint="eastAsia"/>
        </w:rPr>
        <w:t>出现波动，</w:t>
      </w:r>
      <w:r w:rsidR="00633952">
        <w:rPr>
          <w:rFonts w:hint="eastAsia"/>
        </w:rPr>
        <w:t>不论测试的数据量是多少</w:t>
      </w:r>
      <w:r w:rsidR="006B37FF">
        <w:rPr>
          <w:rFonts w:hint="eastAsia"/>
        </w:rPr>
        <w:t>（比如将</w:t>
      </w:r>
      <w:r w:rsidR="006B37FF">
        <w:fldChar w:fldCharType="begin"/>
      </w:r>
      <w:r w:rsidR="006B37FF">
        <w:instrText xml:space="preserve"> </w:instrText>
      </w:r>
      <w:r w:rsidR="006B37FF">
        <w:rPr>
          <w:rFonts w:hint="eastAsia"/>
        </w:rPr>
        <w:instrText>REF _Ref132114874 \h</w:instrText>
      </w:r>
      <w:r w:rsidR="006B37FF">
        <w:instrText xml:space="preserve"> </w:instrText>
      </w:r>
      <w:r w:rsidR="006B37FF">
        <w:fldChar w:fldCharType="separate"/>
      </w:r>
      <w:r w:rsidR="006B37FF">
        <w:rPr>
          <w:rFonts w:hint="eastAsia"/>
        </w:rPr>
        <w:t>表格</w:t>
      </w:r>
      <w:r w:rsidR="006B37FF">
        <w:rPr>
          <w:rFonts w:hint="eastAsia"/>
        </w:rPr>
        <w:t xml:space="preserve"> </w:t>
      </w:r>
      <w:r w:rsidR="006B37FF">
        <w:rPr>
          <w:noProof/>
        </w:rPr>
        <w:t>5</w:t>
      </w:r>
      <w:r w:rsidR="006B37FF">
        <w:noBreakHyphen/>
      </w:r>
      <w:r w:rsidR="006B37FF">
        <w:rPr>
          <w:noProof/>
        </w:rPr>
        <w:t>2</w:t>
      </w:r>
      <w:r w:rsidR="006B37FF">
        <w:rPr>
          <w:rFonts w:hint="eastAsia"/>
        </w:rPr>
        <w:t>单次测试的数据量</w:t>
      </w:r>
      <w:r w:rsidR="006B37FF">
        <w:fldChar w:fldCharType="end"/>
      </w:r>
      <w:r w:rsidR="006B37FF">
        <w:rPr>
          <w:rFonts w:hint="eastAsia"/>
        </w:rPr>
        <w:t>中的数据提升为原来的</w:t>
      </w:r>
      <w:r w:rsidR="006B37FF">
        <w:rPr>
          <w:rFonts w:hint="eastAsia"/>
        </w:rPr>
        <w:t>2</w:t>
      </w:r>
      <w:r w:rsidR="006B37FF">
        <w:rPr>
          <w:rFonts w:hint="eastAsia"/>
        </w:rPr>
        <w:t>倍）</w:t>
      </w:r>
      <w:r w:rsidR="00633952">
        <w:rPr>
          <w:rFonts w:hint="eastAsia"/>
        </w:rPr>
        <w:t>，使用的时间总是会变成原来的两倍（</w:t>
      </w:r>
      <w:r w:rsidR="00633952">
        <w:rPr>
          <w:rFonts w:hint="eastAsia"/>
        </w:rPr>
        <w:t>+</w:t>
      </w:r>
      <w:r w:rsidR="00633952">
        <w:t>100%</w:t>
      </w:r>
      <w:r w:rsidR="00633952">
        <w:rPr>
          <w:rFonts w:hint="eastAsia"/>
        </w:rPr>
        <w:t>左右）。</w:t>
      </w:r>
      <w:r>
        <w:rPr>
          <w:rFonts w:hint="eastAsia"/>
        </w:rPr>
        <w:t>并且统计到的离群量很少（由</w:t>
      </w:r>
      <w:r>
        <w:fldChar w:fldCharType="begin"/>
      </w:r>
      <w:r>
        <w:instrText xml:space="preserve"> </w:instrText>
      </w:r>
      <w:r>
        <w:rPr>
          <w:rFonts w:hint="eastAsia"/>
        </w:rPr>
        <w:instrText>REF _Ref132114951 \h</w:instrText>
      </w:r>
      <w:r>
        <w:instrText xml:space="preserve"> </w:instrText>
      </w:r>
      <w:r>
        <w:fldChar w:fldCharType="separate"/>
      </w:r>
      <w:r w:rsidR="008E74CE">
        <w:rPr>
          <w:rFonts w:hint="eastAsia"/>
        </w:rPr>
        <w:t>图片</w:t>
      </w:r>
      <w:r w:rsidR="008E74CE">
        <w:rPr>
          <w:rFonts w:hint="eastAsia"/>
        </w:rPr>
        <w:t xml:space="preserve"> </w:t>
      </w:r>
      <w:r w:rsidR="008E74CE">
        <w:rPr>
          <w:noProof/>
        </w:rPr>
        <w:t>5</w:t>
      </w:r>
      <w:r w:rsidR="008E74CE">
        <w:noBreakHyphen/>
      </w:r>
      <w:r w:rsidR="008E74CE">
        <w:rPr>
          <w:noProof/>
        </w:rPr>
        <w:t>11</w:t>
      </w:r>
      <w:r>
        <w:fldChar w:fldCharType="end"/>
      </w:r>
      <w:r>
        <w:rPr>
          <w:rFonts w:hint="eastAsia"/>
        </w:rPr>
        <w:t>中可以看出，</w:t>
      </w:r>
      <w:r>
        <w:rPr>
          <w:rFonts w:hint="eastAsia"/>
        </w:rPr>
        <w:t>1</w:t>
      </w:r>
      <w:r>
        <w:t>00</w:t>
      </w:r>
      <w:r>
        <w:rPr>
          <w:rFonts w:hint="eastAsia"/>
        </w:rPr>
        <w:t>次测量中仅有</w:t>
      </w:r>
      <w:r>
        <w:rPr>
          <w:rFonts w:hint="eastAsia"/>
        </w:rPr>
        <w:t>3</w:t>
      </w:r>
      <w:r>
        <w:rPr>
          <w:rFonts w:hint="eastAsia"/>
        </w:rPr>
        <w:t>个离群值）。</w:t>
      </w:r>
    </w:p>
    <w:p w14:paraId="4ABB1973" w14:textId="075B0234" w:rsidR="00AF675F" w:rsidRDefault="00633952" w:rsidP="00AF675F">
      <w:pPr>
        <w:pStyle w:val="a0"/>
        <w:ind w:firstLine="480"/>
      </w:pPr>
      <w:r>
        <w:rPr>
          <w:rFonts w:hint="eastAsia"/>
        </w:rPr>
        <w:t>复现这种波动很容易，只需要多</w:t>
      </w:r>
      <w:r w:rsidR="005D2359">
        <w:rPr>
          <w:rFonts w:hint="eastAsia"/>
        </w:rPr>
        <w:t>执行</w:t>
      </w:r>
      <w:r>
        <w:rPr>
          <w:rFonts w:hint="eastAsia"/>
        </w:rPr>
        <w:t>几次</w:t>
      </w:r>
      <w:r w:rsidR="005D2359">
        <w:rPr>
          <w:rFonts w:hint="eastAsia"/>
        </w:rPr>
        <w:t>cargo</w:t>
      </w:r>
      <w:r w:rsidR="005D2359">
        <w:t xml:space="preserve"> </w:t>
      </w:r>
      <w:r>
        <w:rPr>
          <w:rFonts w:hint="eastAsia"/>
        </w:rPr>
        <w:t>bench</w:t>
      </w:r>
      <w:r w:rsidR="005D2359">
        <w:rPr>
          <w:rFonts w:hint="eastAsia"/>
        </w:rPr>
        <w:t>命令</w:t>
      </w:r>
      <w:r>
        <w:rPr>
          <w:rFonts w:hint="eastAsia"/>
        </w:rPr>
        <w:t>即可。</w:t>
      </w:r>
    </w:p>
    <w:p w14:paraId="2A1D5F10" w14:textId="77777777" w:rsidR="00633952" w:rsidRDefault="00633952" w:rsidP="00633952">
      <w:pPr>
        <w:pStyle w:val="ab"/>
        <w:keepNext/>
      </w:pPr>
      <w:r w:rsidRPr="00633952">
        <w:rPr>
          <w:noProof/>
        </w:rPr>
        <w:drawing>
          <wp:inline distT="0" distB="0" distL="0" distR="0" wp14:anchorId="7FDD044D" wp14:editId="386C45CD">
            <wp:extent cx="5274310" cy="24841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84120"/>
                    </a:xfrm>
                    <a:prstGeom prst="rect">
                      <a:avLst/>
                    </a:prstGeom>
                  </pic:spPr>
                </pic:pic>
              </a:graphicData>
            </a:graphic>
          </wp:inline>
        </w:drawing>
      </w:r>
    </w:p>
    <w:p w14:paraId="1AE45DC1" w14:textId="383B5123" w:rsidR="00633952" w:rsidRDefault="00633952" w:rsidP="00633952">
      <w:pPr>
        <w:pStyle w:val="ac"/>
      </w:pPr>
      <w:bookmarkStart w:id="208" w:name="_Ref132114951"/>
      <w:bookmarkStart w:id="209" w:name="_Ref132114829"/>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E74CE">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 \s 1</w:instrText>
      </w:r>
      <w:r>
        <w:instrText xml:space="preserve"> </w:instrText>
      </w:r>
      <w:r>
        <w:fldChar w:fldCharType="separate"/>
      </w:r>
      <w:r w:rsidR="008E74CE">
        <w:rPr>
          <w:noProof/>
        </w:rPr>
        <w:t>11</w:t>
      </w:r>
      <w:r>
        <w:fldChar w:fldCharType="end"/>
      </w:r>
      <w:bookmarkEnd w:id="208"/>
      <w:r>
        <w:t xml:space="preserve"> ParallelReservoir</w:t>
      </w:r>
      <w:r>
        <w:rPr>
          <w:rFonts w:hint="eastAsia"/>
        </w:rPr>
        <w:t>的性能波动</w:t>
      </w:r>
      <w:bookmarkEnd w:id="209"/>
    </w:p>
    <w:p w14:paraId="56A4707F" w14:textId="034A50F5" w:rsidR="009B2CBE" w:rsidRPr="009B2CBE" w:rsidRDefault="009B2CBE" w:rsidP="009B2CBE">
      <w:pPr>
        <w:pStyle w:val="a0"/>
        <w:ind w:firstLine="480"/>
      </w:pPr>
      <w:r>
        <w:rPr>
          <w:rFonts w:hint="eastAsia"/>
        </w:rPr>
        <w:t>波动结束后的某一次</w:t>
      </w:r>
      <w:r>
        <w:rPr>
          <w:rFonts w:hint="eastAsia"/>
        </w:rPr>
        <w:t>cargo</w:t>
      </w:r>
      <w:r>
        <w:t xml:space="preserve"> </w:t>
      </w:r>
      <w:r>
        <w:rPr>
          <w:rFonts w:hint="eastAsia"/>
        </w:rPr>
        <w:t>bench</w:t>
      </w:r>
      <w:r>
        <w:rPr>
          <w:rFonts w:hint="eastAsia"/>
        </w:rPr>
        <w:t>内，</w:t>
      </w:r>
      <w:r>
        <w:t>100</w:t>
      </w:r>
      <w:r>
        <w:rPr>
          <w:rFonts w:hint="eastAsia"/>
        </w:rPr>
        <w:t>个测量值大部分都返回了正常的区间（</w:t>
      </w:r>
      <w:r>
        <w:rPr>
          <w:rFonts w:hint="eastAsia"/>
        </w:rPr>
        <w:t>3</w:t>
      </w:r>
      <w:r>
        <w:t>0</w:t>
      </w:r>
      <w:r>
        <w:rPr>
          <w:rFonts w:hint="eastAsia"/>
        </w:rPr>
        <w:t>ms</w:t>
      </w:r>
      <w:r>
        <w:rPr>
          <w:rFonts w:hint="eastAsia"/>
        </w:rPr>
        <w:t>左右），仅有</w:t>
      </w:r>
      <w:r>
        <w:t>5</w:t>
      </w:r>
      <w:r>
        <w:rPr>
          <w:rFonts w:hint="eastAsia"/>
        </w:rPr>
        <w:t>个离群值。（如</w:t>
      </w:r>
      <w:r>
        <w:fldChar w:fldCharType="begin"/>
      </w:r>
      <w:r>
        <w:instrText xml:space="preserve"> </w:instrText>
      </w:r>
      <w:r>
        <w:rPr>
          <w:rFonts w:hint="eastAsia"/>
        </w:rPr>
        <w:instrText>REF _Ref132115770 \h</w:instrText>
      </w:r>
      <w:r>
        <w:instrText xml:space="preserve"> </w:instrText>
      </w:r>
      <w:r>
        <w:fldChar w:fldCharType="separate"/>
      </w:r>
      <w:r>
        <w:rPr>
          <w:rFonts w:hint="eastAsia"/>
        </w:rPr>
        <w:t>图片</w:t>
      </w:r>
      <w:r>
        <w:rPr>
          <w:rFonts w:hint="eastAsia"/>
        </w:rPr>
        <w:t xml:space="preserve"> </w:t>
      </w:r>
      <w:r>
        <w:rPr>
          <w:noProof/>
        </w:rPr>
        <w:t>5</w:t>
      </w:r>
      <w:r>
        <w:noBreakHyphen/>
      </w:r>
      <w:r>
        <w:rPr>
          <w:noProof/>
        </w:rPr>
        <w:t>12</w:t>
      </w:r>
      <w:r>
        <w:fldChar w:fldCharType="end"/>
      </w:r>
      <w:r>
        <w:rPr>
          <w:rFonts w:hint="eastAsia"/>
        </w:rPr>
        <w:t>所示）</w:t>
      </w:r>
    </w:p>
    <w:p w14:paraId="64E88CE8" w14:textId="77777777" w:rsidR="00633952" w:rsidRDefault="00633952" w:rsidP="00633952">
      <w:pPr>
        <w:pStyle w:val="ab"/>
        <w:keepNext/>
      </w:pPr>
      <w:r w:rsidRPr="00633952">
        <w:rPr>
          <w:noProof/>
        </w:rPr>
        <w:lastRenderedPageBreak/>
        <w:drawing>
          <wp:inline distT="0" distB="0" distL="0" distR="0" wp14:anchorId="617940D9" wp14:editId="0F6C4064">
            <wp:extent cx="5274310" cy="23964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96490"/>
                    </a:xfrm>
                    <a:prstGeom prst="rect">
                      <a:avLst/>
                    </a:prstGeom>
                  </pic:spPr>
                </pic:pic>
              </a:graphicData>
            </a:graphic>
          </wp:inline>
        </w:drawing>
      </w:r>
    </w:p>
    <w:p w14:paraId="76685B45" w14:textId="55107CBB" w:rsidR="009B2CBE" w:rsidRPr="009B2CBE" w:rsidRDefault="00633952" w:rsidP="009B2CBE">
      <w:pPr>
        <w:pStyle w:val="ac"/>
      </w:pPr>
      <w:bookmarkStart w:id="210" w:name="_Ref132115770"/>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E74CE">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 \s 1</w:instrText>
      </w:r>
      <w:r>
        <w:instrText xml:space="preserve"> </w:instrText>
      </w:r>
      <w:r>
        <w:fldChar w:fldCharType="separate"/>
      </w:r>
      <w:r w:rsidR="008E74CE">
        <w:rPr>
          <w:noProof/>
        </w:rPr>
        <w:t>12</w:t>
      </w:r>
      <w:r>
        <w:fldChar w:fldCharType="end"/>
      </w:r>
      <w:bookmarkEnd w:id="210"/>
      <w:r>
        <w:rPr>
          <w:rFonts w:hint="eastAsia"/>
        </w:rPr>
        <w:t>波动后性能表现返回正常值</w:t>
      </w:r>
    </w:p>
    <w:p w14:paraId="7EAAAC5D" w14:textId="2F7BAFC5" w:rsidR="00633952" w:rsidRDefault="00633952" w:rsidP="000D7789">
      <w:pPr>
        <w:pStyle w:val="a0"/>
        <w:ind w:firstLine="480"/>
      </w:pPr>
      <w:r>
        <w:rPr>
          <w:rFonts w:hint="eastAsia"/>
        </w:rPr>
        <w:t>为了找到波动的原因，笔者关闭了</w:t>
      </w:r>
      <w:r>
        <w:rPr>
          <w:rFonts w:hint="eastAsia"/>
        </w:rPr>
        <w:t>CPU</w:t>
      </w:r>
      <w:r>
        <w:rPr>
          <w:rFonts w:hint="eastAsia"/>
        </w:rPr>
        <w:t>的节能模式，并保证</w:t>
      </w:r>
      <w:r w:rsidR="005D2359">
        <w:rPr>
          <w:rFonts w:hint="eastAsia"/>
        </w:rPr>
        <w:t>测试中没有其他程序抢占</w:t>
      </w:r>
      <w:r w:rsidR="005D2359">
        <w:rPr>
          <w:rFonts w:hint="eastAsia"/>
        </w:rPr>
        <w:t>CPU</w:t>
      </w:r>
      <w:r w:rsidR="005D2359">
        <w:rPr>
          <w:rFonts w:hint="eastAsia"/>
        </w:rPr>
        <w:t>时间。</w:t>
      </w:r>
      <w:r w:rsidR="000D7789">
        <w:rPr>
          <w:rFonts w:hint="eastAsia"/>
        </w:rPr>
        <w:t>但因为能力有限，笔者最终没能确定导致波动的原因，但意外地发现了消除波动的方法：</w:t>
      </w:r>
      <w:r>
        <w:rPr>
          <w:rFonts w:hint="eastAsia"/>
        </w:rPr>
        <w:t>将</w:t>
      </w:r>
      <w:r>
        <w:rPr>
          <w:rFonts w:hint="eastAsia"/>
        </w:rPr>
        <w:t>Samp</w:t>
      </w:r>
      <w:r>
        <w:t>lerHandle</w:t>
      </w:r>
      <w:r>
        <w:rPr>
          <w:rFonts w:hint="eastAsia"/>
        </w:rPr>
        <w:t>的成员变量由特征对象</w:t>
      </w:r>
      <w:r>
        <w:rPr>
          <w:rFonts w:hint="eastAsia"/>
        </w:rPr>
        <w:t>Box</w:t>
      </w:r>
      <w:r>
        <w:t>&lt;dyn Sampler&lt;T&gt; + Send&gt;</w:t>
      </w:r>
      <w:r>
        <w:rPr>
          <w:rFonts w:hint="eastAsia"/>
        </w:rPr>
        <w:t>修改为</w:t>
      </w:r>
      <w:r>
        <w:rPr>
          <w:rFonts w:hint="eastAsia"/>
        </w:rPr>
        <w:t>SimpleReservoir</w:t>
      </w:r>
      <w:r w:rsidR="000D7789">
        <w:t>&lt;T&gt;</w:t>
      </w:r>
      <w:r>
        <w:rPr>
          <w:rFonts w:hint="eastAsia"/>
        </w:rPr>
        <w:t>。此后类似的波动不再出现。</w:t>
      </w:r>
    </w:p>
    <w:p w14:paraId="213BC83C" w14:textId="77777777" w:rsidR="005846BA" w:rsidRDefault="005846BA" w:rsidP="00993458">
      <w:pPr>
        <w:pStyle w:val="a0"/>
        <w:ind w:firstLine="480"/>
      </w:pPr>
    </w:p>
    <w:p w14:paraId="09A35937" w14:textId="77777777" w:rsidR="005846BA" w:rsidRDefault="005846BA" w:rsidP="00633952">
      <w:pPr>
        <w:pStyle w:val="a0"/>
        <w:ind w:firstLineChars="83" w:firstLine="199"/>
        <w:sectPr w:rsidR="005846BA" w:rsidSect="009734C7">
          <w:pgSz w:w="11906" w:h="16838"/>
          <w:pgMar w:top="1440" w:right="1800" w:bottom="1440" w:left="1800" w:header="851" w:footer="992" w:gutter="0"/>
          <w:cols w:space="425"/>
          <w:docGrid w:type="lines" w:linePitch="312"/>
        </w:sectPr>
      </w:pPr>
    </w:p>
    <w:p w14:paraId="156EC53E" w14:textId="11131162" w:rsidR="006B05A2" w:rsidRDefault="00633952" w:rsidP="00FE0FBE">
      <w:pPr>
        <w:pStyle w:val="10"/>
        <w:spacing w:before="249" w:after="156"/>
      </w:pPr>
      <w:bookmarkStart w:id="211" w:name="_Toc132115364"/>
      <w:r>
        <w:rPr>
          <w:rFonts w:hint="eastAsia"/>
        </w:rPr>
        <w:lastRenderedPageBreak/>
        <w:t>总结</w:t>
      </w:r>
      <w:bookmarkEnd w:id="211"/>
    </w:p>
    <w:p w14:paraId="64AA9166" w14:textId="3B66E890" w:rsidR="00D76C64" w:rsidRPr="00D76C64" w:rsidRDefault="00D76C64" w:rsidP="00CB421E">
      <w:pPr>
        <w:pStyle w:val="a0"/>
        <w:ind w:firstLine="480"/>
      </w:pPr>
    </w:p>
    <w:sectPr w:rsidR="00D76C64" w:rsidRPr="00D76C64" w:rsidSect="009734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297A4" w14:textId="77777777" w:rsidR="00C92DCF" w:rsidRDefault="00C92DCF" w:rsidP="00CA0810">
      <w:r>
        <w:separator/>
      </w:r>
    </w:p>
    <w:p w14:paraId="405027C0" w14:textId="77777777" w:rsidR="00C92DCF" w:rsidRDefault="00C92DCF"/>
  </w:endnote>
  <w:endnote w:type="continuationSeparator" w:id="0">
    <w:p w14:paraId="693D0F8E" w14:textId="77777777" w:rsidR="00C92DCF" w:rsidRDefault="00C92DCF" w:rsidP="00CA0810">
      <w:r>
        <w:continuationSeparator/>
      </w:r>
    </w:p>
    <w:p w14:paraId="668AA548" w14:textId="77777777" w:rsidR="00C92DCF" w:rsidRDefault="00C92D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瀹��">
    <w:altName w:val="宋体"/>
    <w:panose1 w:val="00000000000000000000"/>
    <w:charset w:val="86"/>
    <w:family w:val="roman"/>
    <w:notTrueType/>
    <w:pitch w:val="default"/>
    <w:sig w:usb0="00000001" w:usb1="080E0000" w:usb2="00000010" w:usb3="00000000" w:csb0="00040000" w:csb1="00000000"/>
  </w:font>
  <w:font w:name="仿宋_GB2312">
    <w:altName w:val="微软雅黑"/>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960997"/>
      <w:docPartObj>
        <w:docPartGallery w:val="Page Numbers (Bottom of Page)"/>
        <w:docPartUnique/>
      </w:docPartObj>
    </w:sdtPr>
    <w:sdtEndPr/>
    <w:sdtContent>
      <w:p w14:paraId="0A6C9B06" w14:textId="787B2FF0" w:rsidR="00316E68" w:rsidRDefault="00316E68">
        <w:pPr>
          <w:pStyle w:val="af"/>
          <w:jc w:val="center"/>
        </w:pPr>
        <w:r>
          <w:fldChar w:fldCharType="begin"/>
        </w:r>
        <w:r>
          <w:instrText>PAGE   \* MERGEFORMAT</w:instrText>
        </w:r>
        <w:r>
          <w:fldChar w:fldCharType="separate"/>
        </w:r>
        <w:r>
          <w:rPr>
            <w:lang w:val="zh-CN"/>
          </w:rPr>
          <w:t>2</w:t>
        </w:r>
        <w:r>
          <w:fldChar w:fldCharType="end"/>
        </w:r>
      </w:p>
    </w:sdtContent>
  </w:sdt>
  <w:p w14:paraId="5DBA58DC" w14:textId="77777777" w:rsidR="00316E68" w:rsidRDefault="00316E68">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29673"/>
      <w:docPartObj>
        <w:docPartGallery w:val="Page Numbers (Bottom of Page)"/>
        <w:docPartUnique/>
      </w:docPartObj>
    </w:sdtPr>
    <w:sdtEndPr/>
    <w:sdtContent>
      <w:p w14:paraId="093A7554" w14:textId="3CA759B8" w:rsidR="000962A5" w:rsidRDefault="000962A5">
        <w:pPr>
          <w:pStyle w:val="af"/>
          <w:jc w:val="center"/>
        </w:pPr>
        <w:r>
          <w:fldChar w:fldCharType="begin"/>
        </w:r>
        <w:r>
          <w:instrText>PAGE   \* MERGEFORMAT</w:instrText>
        </w:r>
        <w:r>
          <w:fldChar w:fldCharType="separate"/>
        </w:r>
        <w:r>
          <w:rPr>
            <w:lang w:val="zh-CN"/>
          </w:rPr>
          <w:t>2</w:t>
        </w:r>
        <w:r>
          <w:fldChar w:fldCharType="end"/>
        </w:r>
      </w:p>
    </w:sdtContent>
  </w:sdt>
  <w:p w14:paraId="7F6C98D4" w14:textId="77777777" w:rsidR="00E40313" w:rsidRDefault="00E40313" w:rsidP="009734C7">
    <w:pPr>
      <w:pStyle w:val="af"/>
      <w:jc w:val="center"/>
    </w:pPr>
  </w:p>
  <w:p w14:paraId="34810676" w14:textId="77777777" w:rsidR="000F1664" w:rsidRDefault="000F16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C0542" w14:textId="77777777" w:rsidR="00C92DCF" w:rsidRDefault="00C92DCF" w:rsidP="00CA0810">
      <w:r>
        <w:separator/>
      </w:r>
    </w:p>
    <w:p w14:paraId="37727DE2" w14:textId="77777777" w:rsidR="00C92DCF" w:rsidRDefault="00C92DCF"/>
  </w:footnote>
  <w:footnote w:type="continuationSeparator" w:id="0">
    <w:p w14:paraId="3AFC80AF" w14:textId="77777777" w:rsidR="00C92DCF" w:rsidRDefault="00C92DCF" w:rsidP="00CA0810">
      <w:r>
        <w:continuationSeparator/>
      </w:r>
    </w:p>
    <w:p w14:paraId="03E17FDC" w14:textId="77777777" w:rsidR="00C92DCF" w:rsidRDefault="00C92D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036D7" w14:textId="64E6CF44" w:rsidR="00CA0810" w:rsidRPr="00CA0810" w:rsidRDefault="00CA0810" w:rsidP="00316E68">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3A9B1" w14:textId="77777777" w:rsidR="00316E68" w:rsidRPr="00CA0810" w:rsidRDefault="00316E68" w:rsidP="00316E68">
    <w:pPr>
      <w:pStyle w:val="ad"/>
      <w:pBdr>
        <w:bottom w:val="single" w:sz="4"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B04A8" w14:textId="43FF60D4" w:rsidR="00CA0810" w:rsidRPr="00CA0810" w:rsidRDefault="00CA0810" w:rsidP="00CA0810">
    <w:pPr>
      <w:pStyle w:val="ad"/>
      <w:pBdr>
        <w:bottom w:val="single" w:sz="4" w:space="1" w:color="auto"/>
      </w:pBdr>
    </w:pPr>
    <w:r>
      <w:rPr>
        <w:rFonts w:hint="eastAsia"/>
      </w:rPr>
      <w:t>河海大学本科毕业论文</w:t>
    </w:r>
  </w:p>
  <w:p w14:paraId="7FEED7E1" w14:textId="77777777" w:rsidR="000F1664" w:rsidRDefault="000F16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302C"/>
    <w:multiLevelType w:val="multilevel"/>
    <w:tmpl w:val="D3F05BBE"/>
    <w:numStyleLink w:val="2"/>
  </w:abstractNum>
  <w:abstractNum w:abstractNumId="1" w15:restartNumberingAfterBreak="0">
    <w:nsid w:val="0E41191A"/>
    <w:multiLevelType w:val="multilevel"/>
    <w:tmpl w:val="D3F05BBE"/>
    <w:numStyleLink w:val="2"/>
  </w:abstractNum>
  <w:abstractNum w:abstractNumId="2" w15:restartNumberingAfterBreak="0">
    <w:nsid w:val="1BE96195"/>
    <w:multiLevelType w:val="hybridMultilevel"/>
    <w:tmpl w:val="D10406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CD71843"/>
    <w:multiLevelType w:val="multilevel"/>
    <w:tmpl w:val="01C09F7E"/>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28BB4874"/>
    <w:multiLevelType w:val="hybridMultilevel"/>
    <w:tmpl w:val="B9CA05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F0347F1"/>
    <w:multiLevelType w:val="multilevel"/>
    <w:tmpl w:val="04090025"/>
    <w:styleLink w:val="1"/>
    <w:lvl w:ilvl="0">
      <w:start w:val="1"/>
      <w:numFmt w:val="decimal"/>
      <w:lvlText w:val="%1"/>
      <w:lvlJc w:val="left"/>
      <w:pPr>
        <w:ind w:left="432" w:hanging="432"/>
      </w:pPr>
      <w:rPr>
        <w:rFonts w:hint="eastAsia"/>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9C03430"/>
    <w:multiLevelType w:val="hybridMultilevel"/>
    <w:tmpl w:val="825A40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735437"/>
    <w:multiLevelType w:val="multilevel"/>
    <w:tmpl w:val="D3F05BBE"/>
    <w:styleLink w:val="2"/>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15:restartNumberingAfterBreak="0">
    <w:nsid w:val="4D743165"/>
    <w:multiLevelType w:val="hybridMultilevel"/>
    <w:tmpl w:val="6938DF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3940961"/>
    <w:multiLevelType w:val="hybridMultilevel"/>
    <w:tmpl w:val="0F5216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C1D101E"/>
    <w:multiLevelType w:val="hybridMultilevel"/>
    <w:tmpl w:val="13002AB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C4D3F7F"/>
    <w:multiLevelType w:val="hybridMultilevel"/>
    <w:tmpl w:val="717AD2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39339CB"/>
    <w:multiLevelType w:val="multilevel"/>
    <w:tmpl w:val="D3F05BBE"/>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15:restartNumberingAfterBreak="0">
    <w:nsid w:val="69EA7D94"/>
    <w:multiLevelType w:val="hybridMultilevel"/>
    <w:tmpl w:val="4AD2C0EC"/>
    <w:lvl w:ilvl="0" w:tplc="3DF65CF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FBA7100"/>
    <w:multiLevelType w:val="hybridMultilevel"/>
    <w:tmpl w:val="BAAE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58000CB"/>
    <w:multiLevelType w:val="multilevel"/>
    <w:tmpl w:val="D3F05BBE"/>
    <w:lvl w:ilvl="0">
      <w:start w:val="1"/>
      <w:numFmt w:val="decimal"/>
      <w:pStyle w:val="10"/>
      <w:lvlText w:val="第%1章"/>
      <w:lvlJc w:val="left"/>
      <w:pPr>
        <w:ind w:left="0" w:firstLine="0"/>
      </w:pPr>
      <w:rPr>
        <w:rFonts w:hint="eastAsia"/>
      </w:rPr>
    </w:lvl>
    <w:lvl w:ilvl="1">
      <w:start w:val="1"/>
      <w:numFmt w:val="decimal"/>
      <w:pStyle w:val="20"/>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6" w15:restartNumberingAfterBreak="0">
    <w:nsid w:val="79EF295C"/>
    <w:multiLevelType w:val="hybridMultilevel"/>
    <w:tmpl w:val="C5BEB6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BDE4832"/>
    <w:multiLevelType w:val="multilevel"/>
    <w:tmpl w:val="D3F05BBE"/>
    <w:numStyleLink w:val="2"/>
  </w:abstractNum>
  <w:num w:numId="1">
    <w:abstractNumId w:val="15"/>
  </w:num>
  <w:num w:numId="2">
    <w:abstractNumId w:val="5"/>
  </w:num>
  <w:num w:numId="3">
    <w:abstractNumId w:val="15"/>
    <w:lvlOverride w:ilvl="0">
      <w:lvl w:ilvl="0">
        <w:start w:val="1"/>
        <w:numFmt w:val="decimal"/>
        <w:pStyle w:val="10"/>
        <w:lvlText w:val="第%1章"/>
        <w:lvlJc w:val="left"/>
        <w:pPr>
          <w:ind w:left="0" w:firstLine="0"/>
        </w:pPr>
        <w:rPr>
          <w:rFonts w:hint="eastAsia"/>
        </w:rPr>
      </w:lvl>
    </w:lvlOverride>
    <w:lvlOverride w:ilvl="1">
      <w:lvl w:ilvl="1">
        <w:start w:val="1"/>
        <w:numFmt w:val="decimal"/>
        <w:pStyle w:val="20"/>
        <w:lvlText w:val="%1.%2"/>
        <w:lvlJc w:val="left"/>
        <w:pPr>
          <w:ind w:left="576" w:hanging="576"/>
        </w:pPr>
        <w:rPr>
          <w:rFonts w:hint="eastAsia"/>
        </w:rPr>
      </w:lvl>
    </w:lvlOverride>
    <w:lvlOverride w:ilvl="2">
      <w:lvl w:ilvl="2">
        <w:start w:val="1"/>
        <w:numFmt w:val="decimal"/>
        <w:pStyle w:val="3"/>
        <w:lvlText w:val="%1.%2.%3"/>
        <w:lvlJc w:val="left"/>
        <w:pPr>
          <w:ind w:left="720" w:hanging="720"/>
        </w:pPr>
        <w:rPr>
          <w:rFonts w:hint="eastAsia"/>
        </w:rPr>
      </w:lvl>
    </w:lvlOverride>
    <w:lvlOverride w:ilvl="3">
      <w:lvl w:ilvl="3">
        <w:start w:val="1"/>
        <w:numFmt w:val="decimal"/>
        <w:pStyle w:val="4"/>
        <w:lvlText w:val="%1.%2.%3.%4"/>
        <w:lvlJc w:val="left"/>
        <w:pPr>
          <w:ind w:left="864" w:hanging="864"/>
        </w:pPr>
        <w:rPr>
          <w:rFonts w:hint="eastAsia"/>
        </w:rPr>
      </w:lvl>
    </w:lvlOverride>
    <w:lvlOverride w:ilvl="4">
      <w:lvl w:ilvl="4">
        <w:start w:val="1"/>
        <w:numFmt w:val="decimal"/>
        <w:pStyle w:val="5"/>
        <w:lvlText w:val="%1.%2.%3.%4.%5"/>
        <w:lvlJc w:val="left"/>
        <w:pPr>
          <w:ind w:left="1008" w:hanging="1008"/>
        </w:pPr>
        <w:rPr>
          <w:rFonts w:hint="eastAsia"/>
        </w:rPr>
      </w:lvl>
    </w:lvlOverride>
    <w:lvlOverride w:ilvl="5">
      <w:lvl w:ilvl="5">
        <w:start w:val="1"/>
        <w:numFmt w:val="decimal"/>
        <w:pStyle w:val="6"/>
        <w:lvlText w:val="%1.%2.%3.%4.%5.%6"/>
        <w:lvlJc w:val="left"/>
        <w:pPr>
          <w:ind w:left="1152" w:hanging="1152"/>
        </w:pPr>
        <w:rPr>
          <w:rFonts w:hint="eastAsia"/>
        </w:rPr>
      </w:lvl>
    </w:lvlOverride>
    <w:lvlOverride w:ilvl="6">
      <w:lvl w:ilvl="6">
        <w:start w:val="1"/>
        <w:numFmt w:val="decimal"/>
        <w:pStyle w:val="7"/>
        <w:lvlText w:val="%1.%2.%3.%4.%5.%6.%7"/>
        <w:lvlJc w:val="left"/>
        <w:pPr>
          <w:ind w:left="1296" w:hanging="1296"/>
        </w:pPr>
        <w:rPr>
          <w:rFonts w:hint="eastAsia"/>
        </w:rPr>
      </w:lvl>
    </w:lvlOverride>
    <w:lvlOverride w:ilvl="7">
      <w:lvl w:ilvl="7">
        <w:start w:val="1"/>
        <w:numFmt w:val="decimal"/>
        <w:pStyle w:val="8"/>
        <w:lvlText w:val="%1.%2.%3.%4.%5.%6.%7.%8"/>
        <w:lvlJc w:val="left"/>
        <w:pPr>
          <w:ind w:left="1440" w:hanging="1440"/>
        </w:pPr>
        <w:rPr>
          <w:rFonts w:hint="eastAsia"/>
        </w:rPr>
      </w:lvl>
    </w:lvlOverride>
    <w:lvlOverride w:ilvl="8">
      <w:lvl w:ilvl="8">
        <w:start w:val="1"/>
        <w:numFmt w:val="decimal"/>
        <w:pStyle w:val="9"/>
        <w:lvlText w:val="%1.%2.%3.%4.%5.%6.%7.%8.%9"/>
        <w:lvlJc w:val="left"/>
        <w:pPr>
          <w:ind w:left="1584" w:hanging="1584"/>
        </w:pPr>
        <w:rPr>
          <w:rFonts w:hint="eastAsia"/>
        </w:rPr>
      </w:lvl>
    </w:lvlOverride>
  </w:num>
  <w:num w:numId="4">
    <w:abstractNumId w:val="12"/>
  </w:num>
  <w:num w:numId="5">
    <w:abstractNumId w:val="7"/>
  </w:num>
  <w:num w:numId="6">
    <w:abstractNumId w:val="1"/>
  </w:num>
  <w:num w:numId="7">
    <w:abstractNumId w:val="17"/>
  </w:num>
  <w:num w:numId="8">
    <w:abstractNumId w:val="0"/>
    <w:lvlOverride w:ilvl="0">
      <w:lvl w:ilvl="0">
        <w:start w:val="1"/>
        <w:numFmt w:val="decimal"/>
        <w:lvlText w:val="第%1章"/>
        <w:lvlJc w:val="left"/>
        <w:pPr>
          <w:ind w:left="0" w:firstLine="0"/>
        </w:pPr>
        <w:rPr>
          <w:rFonts w:ascii="Times New Roman" w:hAnsi="Times New Roman"/>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9">
    <w:abstractNumId w:val="6"/>
  </w:num>
  <w:num w:numId="10">
    <w:abstractNumId w:val="16"/>
  </w:num>
  <w:num w:numId="11">
    <w:abstractNumId w:val="10"/>
  </w:num>
  <w:num w:numId="12">
    <w:abstractNumId w:val="3"/>
  </w:num>
  <w:num w:numId="13">
    <w:abstractNumId w:val="9"/>
  </w:num>
  <w:num w:numId="14">
    <w:abstractNumId w:val="2"/>
  </w:num>
  <w:num w:numId="15">
    <w:abstractNumId w:val="14"/>
  </w:num>
  <w:num w:numId="16">
    <w:abstractNumId w:val="8"/>
  </w:num>
  <w:num w:numId="17">
    <w:abstractNumId w:val="4"/>
  </w:num>
  <w:num w:numId="18">
    <w:abstractNumId w:val="11"/>
  </w:num>
  <w:num w:numId="1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佳民 陆">
    <w15:presenceInfo w15:providerId="Windows Live" w15:userId="27838ecfc1f4e305"/>
  </w15:person>
  <w15:person w15:author="李 云汉">
    <w15:presenceInfo w15:providerId="Windows Live" w15:userId="bb9a0d4574387f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271"/>
    <w:rsid w:val="0001109C"/>
    <w:rsid w:val="00017BCB"/>
    <w:rsid w:val="000320A0"/>
    <w:rsid w:val="00040EE4"/>
    <w:rsid w:val="0005102D"/>
    <w:rsid w:val="00072A4B"/>
    <w:rsid w:val="000877EF"/>
    <w:rsid w:val="000962A5"/>
    <w:rsid w:val="000A3F2E"/>
    <w:rsid w:val="000B772F"/>
    <w:rsid w:val="000C02A4"/>
    <w:rsid w:val="000D7789"/>
    <w:rsid w:val="000E0271"/>
    <w:rsid w:val="000E1126"/>
    <w:rsid w:val="000E549D"/>
    <w:rsid w:val="000F1664"/>
    <w:rsid w:val="000F50B5"/>
    <w:rsid w:val="000F7844"/>
    <w:rsid w:val="000F7EAA"/>
    <w:rsid w:val="00102344"/>
    <w:rsid w:val="00110E31"/>
    <w:rsid w:val="0011110F"/>
    <w:rsid w:val="00112834"/>
    <w:rsid w:val="001140D8"/>
    <w:rsid w:val="00126393"/>
    <w:rsid w:val="00140892"/>
    <w:rsid w:val="001432E0"/>
    <w:rsid w:val="00152AB6"/>
    <w:rsid w:val="00181E72"/>
    <w:rsid w:val="001A40B1"/>
    <w:rsid w:val="001A5952"/>
    <w:rsid w:val="001B0CBD"/>
    <w:rsid w:val="001B67C4"/>
    <w:rsid w:val="001C2C73"/>
    <w:rsid w:val="001F08DE"/>
    <w:rsid w:val="001F0EC6"/>
    <w:rsid w:val="002025FE"/>
    <w:rsid w:val="00210679"/>
    <w:rsid w:val="00210F32"/>
    <w:rsid w:val="002220DA"/>
    <w:rsid w:val="00222D95"/>
    <w:rsid w:val="00235252"/>
    <w:rsid w:val="00242635"/>
    <w:rsid w:val="00263F06"/>
    <w:rsid w:val="0027545A"/>
    <w:rsid w:val="00282C1F"/>
    <w:rsid w:val="0028399D"/>
    <w:rsid w:val="00290E6A"/>
    <w:rsid w:val="00297697"/>
    <w:rsid w:val="00297F48"/>
    <w:rsid w:val="002B0BFA"/>
    <w:rsid w:val="002B2584"/>
    <w:rsid w:val="002B6938"/>
    <w:rsid w:val="002C2254"/>
    <w:rsid w:val="002C3E18"/>
    <w:rsid w:val="002E0069"/>
    <w:rsid w:val="002E1068"/>
    <w:rsid w:val="002E364F"/>
    <w:rsid w:val="002E7377"/>
    <w:rsid w:val="002F4FAE"/>
    <w:rsid w:val="002F5AE7"/>
    <w:rsid w:val="00316718"/>
    <w:rsid w:val="00316E68"/>
    <w:rsid w:val="00320EF5"/>
    <w:rsid w:val="00333896"/>
    <w:rsid w:val="00347F8A"/>
    <w:rsid w:val="00351F73"/>
    <w:rsid w:val="0035305D"/>
    <w:rsid w:val="00370D3B"/>
    <w:rsid w:val="00385258"/>
    <w:rsid w:val="0039466F"/>
    <w:rsid w:val="00395347"/>
    <w:rsid w:val="003A7DA6"/>
    <w:rsid w:val="003C3233"/>
    <w:rsid w:val="003C4CAE"/>
    <w:rsid w:val="003C505B"/>
    <w:rsid w:val="003C70B7"/>
    <w:rsid w:val="003E1EEC"/>
    <w:rsid w:val="003F155F"/>
    <w:rsid w:val="004060B8"/>
    <w:rsid w:val="00412E21"/>
    <w:rsid w:val="004306F1"/>
    <w:rsid w:val="00440A2E"/>
    <w:rsid w:val="004437C1"/>
    <w:rsid w:val="004518D6"/>
    <w:rsid w:val="00457786"/>
    <w:rsid w:val="004638EE"/>
    <w:rsid w:val="00477DE1"/>
    <w:rsid w:val="0049682A"/>
    <w:rsid w:val="004C3474"/>
    <w:rsid w:val="004D103F"/>
    <w:rsid w:val="004D2761"/>
    <w:rsid w:val="004E3425"/>
    <w:rsid w:val="004E3B6F"/>
    <w:rsid w:val="004F49DF"/>
    <w:rsid w:val="00505BEF"/>
    <w:rsid w:val="005218AC"/>
    <w:rsid w:val="005305DA"/>
    <w:rsid w:val="00534F80"/>
    <w:rsid w:val="00550043"/>
    <w:rsid w:val="00551C88"/>
    <w:rsid w:val="00551E68"/>
    <w:rsid w:val="00554CD7"/>
    <w:rsid w:val="00561AB8"/>
    <w:rsid w:val="00567756"/>
    <w:rsid w:val="00577A21"/>
    <w:rsid w:val="00581B62"/>
    <w:rsid w:val="005846BA"/>
    <w:rsid w:val="00591C6A"/>
    <w:rsid w:val="005A6A6D"/>
    <w:rsid w:val="005B1F12"/>
    <w:rsid w:val="005B45D3"/>
    <w:rsid w:val="005D2359"/>
    <w:rsid w:val="005D4374"/>
    <w:rsid w:val="005F40A3"/>
    <w:rsid w:val="00614FA2"/>
    <w:rsid w:val="00616EB8"/>
    <w:rsid w:val="0062043D"/>
    <w:rsid w:val="00633952"/>
    <w:rsid w:val="0063427B"/>
    <w:rsid w:val="00643FCD"/>
    <w:rsid w:val="00650D2F"/>
    <w:rsid w:val="00651DDA"/>
    <w:rsid w:val="00665B3E"/>
    <w:rsid w:val="00671064"/>
    <w:rsid w:val="006866DB"/>
    <w:rsid w:val="00690A69"/>
    <w:rsid w:val="006B01BA"/>
    <w:rsid w:val="006B05A2"/>
    <w:rsid w:val="006B37FF"/>
    <w:rsid w:val="006C2DED"/>
    <w:rsid w:val="006F78FF"/>
    <w:rsid w:val="007005ED"/>
    <w:rsid w:val="0070477A"/>
    <w:rsid w:val="00711025"/>
    <w:rsid w:val="00716256"/>
    <w:rsid w:val="007174E3"/>
    <w:rsid w:val="00731480"/>
    <w:rsid w:val="00732B55"/>
    <w:rsid w:val="007520DC"/>
    <w:rsid w:val="007647DB"/>
    <w:rsid w:val="007676A9"/>
    <w:rsid w:val="0077662B"/>
    <w:rsid w:val="00777076"/>
    <w:rsid w:val="0077772C"/>
    <w:rsid w:val="00790B62"/>
    <w:rsid w:val="00795CD3"/>
    <w:rsid w:val="007A2558"/>
    <w:rsid w:val="007A74A4"/>
    <w:rsid w:val="007C1C69"/>
    <w:rsid w:val="007C1D0D"/>
    <w:rsid w:val="007D39B0"/>
    <w:rsid w:val="007E54C2"/>
    <w:rsid w:val="0080403F"/>
    <w:rsid w:val="00815450"/>
    <w:rsid w:val="008301DF"/>
    <w:rsid w:val="00867CA8"/>
    <w:rsid w:val="00874BC5"/>
    <w:rsid w:val="00890772"/>
    <w:rsid w:val="00896871"/>
    <w:rsid w:val="00896EA3"/>
    <w:rsid w:val="008B0F7D"/>
    <w:rsid w:val="008B3611"/>
    <w:rsid w:val="008B6C9A"/>
    <w:rsid w:val="008C1C54"/>
    <w:rsid w:val="008D1FBC"/>
    <w:rsid w:val="008D4932"/>
    <w:rsid w:val="008D531C"/>
    <w:rsid w:val="008D65FA"/>
    <w:rsid w:val="008E0C83"/>
    <w:rsid w:val="008E340D"/>
    <w:rsid w:val="008E45E1"/>
    <w:rsid w:val="008E6D1C"/>
    <w:rsid w:val="008E74CE"/>
    <w:rsid w:val="008F789C"/>
    <w:rsid w:val="00901FA0"/>
    <w:rsid w:val="00902B27"/>
    <w:rsid w:val="0090419B"/>
    <w:rsid w:val="00917B32"/>
    <w:rsid w:val="0093555E"/>
    <w:rsid w:val="00936CCC"/>
    <w:rsid w:val="0093743E"/>
    <w:rsid w:val="00953825"/>
    <w:rsid w:val="00956B35"/>
    <w:rsid w:val="00966782"/>
    <w:rsid w:val="009734C7"/>
    <w:rsid w:val="009776C2"/>
    <w:rsid w:val="009814BA"/>
    <w:rsid w:val="00982DE2"/>
    <w:rsid w:val="009855AF"/>
    <w:rsid w:val="00993458"/>
    <w:rsid w:val="00993C42"/>
    <w:rsid w:val="009A2307"/>
    <w:rsid w:val="009A2FEA"/>
    <w:rsid w:val="009A4F5D"/>
    <w:rsid w:val="009B2CBE"/>
    <w:rsid w:val="009D16A9"/>
    <w:rsid w:val="009D1D8B"/>
    <w:rsid w:val="009D4CEB"/>
    <w:rsid w:val="009E4014"/>
    <w:rsid w:val="009F3397"/>
    <w:rsid w:val="009F392D"/>
    <w:rsid w:val="00A13D79"/>
    <w:rsid w:val="00A150E6"/>
    <w:rsid w:val="00A16024"/>
    <w:rsid w:val="00A16BE3"/>
    <w:rsid w:val="00A22951"/>
    <w:rsid w:val="00A31DF3"/>
    <w:rsid w:val="00A37962"/>
    <w:rsid w:val="00A563D2"/>
    <w:rsid w:val="00A563D3"/>
    <w:rsid w:val="00A5671F"/>
    <w:rsid w:val="00A6121F"/>
    <w:rsid w:val="00A64460"/>
    <w:rsid w:val="00A81E17"/>
    <w:rsid w:val="00AB1012"/>
    <w:rsid w:val="00AB2F6D"/>
    <w:rsid w:val="00AC1086"/>
    <w:rsid w:val="00AE33A0"/>
    <w:rsid w:val="00AE5997"/>
    <w:rsid w:val="00AE6049"/>
    <w:rsid w:val="00AF3164"/>
    <w:rsid w:val="00AF675F"/>
    <w:rsid w:val="00B076D8"/>
    <w:rsid w:val="00B1006A"/>
    <w:rsid w:val="00B100E8"/>
    <w:rsid w:val="00B25BA0"/>
    <w:rsid w:val="00B34D7B"/>
    <w:rsid w:val="00B36280"/>
    <w:rsid w:val="00B47E31"/>
    <w:rsid w:val="00B5103C"/>
    <w:rsid w:val="00B54B31"/>
    <w:rsid w:val="00B613CF"/>
    <w:rsid w:val="00B63A81"/>
    <w:rsid w:val="00B8229D"/>
    <w:rsid w:val="00BA163A"/>
    <w:rsid w:val="00BB4997"/>
    <w:rsid w:val="00BC6617"/>
    <w:rsid w:val="00BC7F86"/>
    <w:rsid w:val="00BD5D04"/>
    <w:rsid w:val="00BD60FA"/>
    <w:rsid w:val="00BE68D8"/>
    <w:rsid w:val="00C047FE"/>
    <w:rsid w:val="00C45FF7"/>
    <w:rsid w:val="00C5024E"/>
    <w:rsid w:val="00C50D21"/>
    <w:rsid w:val="00C558FC"/>
    <w:rsid w:val="00C6094F"/>
    <w:rsid w:val="00C67B8C"/>
    <w:rsid w:val="00C84A26"/>
    <w:rsid w:val="00C92DCF"/>
    <w:rsid w:val="00C94E87"/>
    <w:rsid w:val="00CA0810"/>
    <w:rsid w:val="00CA366A"/>
    <w:rsid w:val="00CA688F"/>
    <w:rsid w:val="00CB05CC"/>
    <w:rsid w:val="00CB421E"/>
    <w:rsid w:val="00CF4B39"/>
    <w:rsid w:val="00CF753E"/>
    <w:rsid w:val="00D00AE7"/>
    <w:rsid w:val="00D062DE"/>
    <w:rsid w:val="00D17CF2"/>
    <w:rsid w:val="00D26C69"/>
    <w:rsid w:val="00D316B2"/>
    <w:rsid w:val="00D467EF"/>
    <w:rsid w:val="00D6328E"/>
    <w:rsid w:val="00D66A68"/>
    <w:rsid w:val="00D73319"/>
    <w:rsid w:val="00D76C64"/>
    <w:rsid w:val="00D8182D"/>
    <w:rsid w:val="00D85EFD"/>
    <w:rsid w:val="00D863F8"/>
    <w:rsid w:val="00D86E24"/>
    <w:rsid w:val="00DA0FEC"/>
    <w:rsid w:val="00DA6EB2"/>
    <w:rsid w:val="00DB3B40"/>
    <w:rsid w:val="00DB57C8"/>
    <w:rsid w:val="00DB5B62"/>
    <w:rsid w:val="00DC0708"/>
    <w:rsid w:val="00DC1AB6"/>
    <w:rsid w:val="00DD172D"/>
    <w:rsid w:val="00DD37FD"/>
    <w:rsid w:val="00DE2C17"/>
    <w:rsid w:val="00E241AB"/>
    <w:rsid w:val="00E32519"/>
    <w:rsid w:val="00E32A09"/>
    <w:rsid w:val="00E32C2C"/>
    <w:rsid w:val="00E40313"/>
    <w:rsid w:val="00E57A79"/>
    <w:rsid w:val="00E7108B"/>
    <w:rsid w:val="00E753B4"/>
    <w:rsid w:val="00E76777"/>
    <w:rsid w:val="00E91706"/>
    <w:rsid w:val="00E95A83"/>
    <w:rsid w:val="00EA1B2E"/>
    <w:rsid w:val="00EB77EE"/>
    <w:rsid w:val="00EC06F0"/>
    <w:rsid w:val="00EC7C6B"/>
    <w:rsid w:val="00EE62A1"/>
    <w:rsid w:val="00EE702F"/>
    <w:rsid w:val="00EF3CBE"/>
    <w:rsid w:val="00EF435F"/>
    <w:rsid w:val="00F15F1D"/>
    <w:rsid w:val="00F30150"/>
    <w:rsid w:val="00F35811"/>
    <w:rsid w:val="00F402A1"/>
    <w:rsid w:val="00F42D4E"/>
    <w:rsid w:val="00F62387"/>
    <w:rsid w:val="00F63970"/>
    <w:rsid w:val="00F64DAD"/>
    <w:rsid w:val="00F67236"/>
    <w:rsid w:val="00F67C1C"/>
    <w:rsid w:val="00F86F88"/>
    <w:rsid w:val="00F94BD4"/>
    <w:rsid w:val="00FA0818"/>
    <w:rsid w:val="00FA62E3"/>
    <w:rsid w:val="00FA655A"/>
    <w:rsid w:val="00FA74F9"/>
    <w:rsid w:val="00FB3DD0"/>
    <w:rsid w:val="00FC143F"/>
    <w:rsid w:val="00FC28EB"/>
    <w:rsid w:val="00FD1FF4"/>
    <w:rsid w:val="00FD5B2A"/>
    <w:rsid w:val="00FD5EB2"/>
    <w:rsid w:val="00FE0FBE"/>
    <w:rsid w:val="00FE5184"/>
    <w:rsid w:val="00FE53F5"/>
    <w:rsid w:val="00FF455F"/>
    <w:rsid w:val="00FF7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549C8"/>
  <w15:chartTrackingRefBased/>
  <w15:docId w15:val="{2373304E-6B53-427E-B824-39CB09141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0"/>
    <w:link w:val="11"/>
    <w:uiPriority w:val="9"/>
    <w:qFormat/>
    <w:rsid w:val="00FE0FBE"/>
    <w:pPr>
      <w:keepNext/>
      <w:keepLines/>
      <w:numPr>
        <w:numId w:val="1"/>
      </w:numPr>
      <w:spacing w:beforeLines="80" w:before="80" w:afterLines="50" w:after="50"/>
      <w:outlineLvl w:val="0"/>
    </w:pPr>
    <w:rPr>
      <w:rFonts w:ascii="Times New Roman" w:eastAsia="黑体" w:hAnsi="Times New Roman"/>
      <w:b/>
      <w:bCs/>
      <w:kern w:val="44"/>
      <w:sz w:val="44"/>
      <w:szCs w:val="44"/>
    </w:rPr>
  </w:style>
  <w:style w:type="paragraph" w:styleId="20">
    <w:name w:val="heading 2"/>
    <w:basedOn w:val="a"/>
    <w:next w:val="a0"/>
    <w:link w:val="21"/>
    <w:uiPriority w:val="9"/>
    <w:unhideWhenUsed/>
    <w:qFormat/>
    <w:rsid w:val="00FE0FBE"/>
    <w:pPr>
      <w:keepNext/>
      <w:keepLines/>
      <w:numPr>
        <w:ilvl w:val="1"/>
        <w:numId w:val="1"/>
      </w:numPr>
      <w:spacing w:before="260" w:after="260"/>
      <w:ind w:left="0" w:firstLine="0"/>
      <w:outlineLvl w:val="1"/>
    </w:pPr>
    <w:rPr>
      <w:rFonts w:ascii="Times New Roman" w:eastAsia="黑体" w:hAnsi="Times New Roman" w:cstheme="majorBidi"/>
      <w:b/>
      <w:bCs/>
      <w:sz w:val="28"/>
      <w:szCs w:val="32"/>
    </w:rPr>
  </w:style>
  <w:style w:type="paragraph" w:styleId="3">
    <w:name w:val="heading 3"/>
    <w:basedOn w:val="a"/>
    <w:next w:val="a0"/>
    <w:link w:val="30"/>
    <w:uiPriority w:val="9"/>
    <w:unhideWhenUsed/>
    <w:qFormat/>
    <w:rsid w:val="00FE0FBE"/>
    <w:pPr>
      <w:keepNext/>
      <w:keepLines/>
      <w:numPr>
        <w:ilvl w:val="2"/>
        <w:numId w:val="1"/>
      </w:numPr>
      <w:spacing w:before="260" w:after="260" w:line="416" w:lineRule="auto"/>
      <w:outlineLvl w:val="2"/>
    </w:pPr>
    <w:rPr>
      <w:rFonts w:ascii="Times New Roman" w:eastAsia="黑体" w:hAnsi="Times New Roman"/>
      <w:b/>
      <w:bCs/>
      <w:sz w:val="24"/>
      <w:szCs w:val="32"/>
    </w:rPr>
  </w:style>
  <w:style w:type="paragraph" w:styleId="4">
    <w:name w:val="heading 4"/>
    <w:basedOn w:val="a"/>
    <w:next w:val="a"/>
    <w:link w:val="40"/>
    <w:uiPriority w:val="9"/>
    <w:semiHidden/>
    <w:unhideWhenUsed/>
    <w:qFormat/>
    <w:rsid w:val="001A595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A5952"/>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A5952"/>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1A5952"/>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1A5952"/>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1A595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
    <w:basedOn w:val="a"/>
    <w:qFormat/>
    <w:rsid w:val="00A64460"/>
    <w:pPr>
      <w:spacing w:line="360" w:lineRule="auto"/>
      <w:ind w:firstLineChars="200" w:firstLine="200"/>
    </w:pPr>
    <w:rPr>
      <w:rFonts w:ascii="Times New Roman" w:eastAsia="宋体" w:hAnsi="Times New Roman"/>
      <w:sz w:val="24"/>
    </w:rPr>
  </w:style>
  <w:style w:type="table" w:styleId="a4">
    <w:name w:val="Table Grid"/>
    <w:basedOn w:val="a2"/>
    <w:uiPriority w:val="39"/>
    <w:rsid w:val="00E32C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中文论文标题"/>
    <w:basedOn w:val="a"/>
    <w:qFormat/>
    <w:rsid w:val="008F789C"/>
    <w:pPr>
      <w:spacing w:line="640" w:lineRule="exact"/>
    </w:pPr>
    <w:rPr>
      <w:rFonts w:ascii="Times New Roman" w:eastAsia="黑体" w:hAnsi="Times New Roman"/>
      <w:b/>
      <w:noProof/>
      <w:sz w:val="44"/>
      <w:szCs w:val="44"/>
    </w:rPr>
  </w:style>
  <w:style w:type="paragraph" w:customStyle="1" w:styleId="a6">
    <w:name w:val="中文论文封面信息"/>
    <w:basedOn w:val="a"/>
    <w:qFormat/>
    <w:rsid w:val="008F789C"/>
    <w:pPr>
      <w:widowControl/>
      <w:jc w:val="left"/>
    </w:pPr>
    <w:rPr>
      <w:rFonts w:ascii="Times New Roman" w:eastAsia="宋体" w:hAnsi="Times New Roman"/>
      <w:sz w:val="30"/>
    </w:rPr>
  </w:style>
  <w:style w:type="paragraph" w:customStyle="1" w:styleId="a7">
    <w:name w:val="英文论文标题"/>
    <w:basedOn w:val="a"/>
    <w:qFormat/>
    <w:rsid w:val="00D467EF"/>
    <w:pPr>
      <w:jc w:val="center"/>
    </w:pPr>
    <w:rPr>
      <w:rFonts w:ascii="Times New Roman" w:eastAsia="Times New Roman" w:hAnsi="Times New Roman"/>
      <w:b/>
      <w:sz w:val="44"/>
      <w:szCs w:val="44"/>
    </w:rPr>
  </w:style>
  <w:style w:type="paragraph" w:customStyle="1" w:styleId="a8">
    <w:name w:val="英文论文封面信息"/>
    <w:basedOn w:val="a"/>
    <w:qFormat/>
    <w:rsid w:val="00D316B2"/>
    <w:pPr>
      <w:widowControl/>
      <w:jc w:val="center"/>
    </w:pPr>
    <w:rPr>
      <w:rFonts w:ascii="Times New Roman" w:eastAsia="Times New Roman" w:hAnsi="Times New Roman"/>
      <w:bCs/>
      <w:color w:val="53575A"/>
      <w:sz w:val="28"/>
      <w:szCs w:val="33"/>
      <w:shd w:val="clear" w:color="auto" w:fill="FFFFFF"/>
    </w:rPr>
  </w:style>
  <w:style w:type="paragraph" w:customStyle="1" w:styleId="a9">
    <w:name w:val="摘要"/>
    <w:basedOn w:val="a0"/>
    <w:qFormat/>
    <w:rsid w:val="00B5103C"/>
  </w:style>
  <w:style w:type="paragraph" w:customStyle="1" w:styleId="aa">
    <w:name w:val="英文摘要"/>
    <w:basedOn w:val="a"/>
    <w:qFormat/>
    <w:rsid w:val="00B36280"/>
    <w:pPr>
      <w:spacing w:line="360" w:lineRule="auto"/>
      <w:ind w:firstLineChars="200" w:firstLine="480"/>
    </w:pPr>
    <w:rPr>
      <w:rFonts w:ascii="Times New Roman" w:hAnsi="Times New Roman"/>
      <w:sz w:val="24"/>
      <w:szCs w:val="24"/>
    </w:rPr>
  </w:style>
  <w:style w:type="character" w:customStyle="1" w:styleId="11">
    <w:name w:val="标题 1 字符"/>
    <w:basedOn w:val="a1"/>
    <w:link w:val="10"/>
    <w:uiPriority w:val="9"/>
    <w:rsid w:val="00FE0FBE"/>
    <w:rPr>
      <w:rFonts w:ascii="Times New Roman" w:eastAsia="黑体" w:hAnsi="Times New Roman"/>
      <w:b/>
      <w:bCs/>
      <w:kern w:val="44"/>
      <w:sz w:val="44"/>
      <w:szCs w:val="44"/>
    </w:rPr>
  </w:style>
  <w:style w:type="character" w:customStyle="1" w:styleId="21">
    <w:name w:val="标题 2 字符"/>
    <w:basedOn w:val="a1"/>
    <w:link w:val="20"/>
    <w:uiPriority w:val="9"/>
    <w:rsid w:val="00FE0FBE"/>
    <w:rPr>
      <w:rFonts w:ascii="Times New Roman" w:eastAsia="黑体" w:hAnsi="Times New Roman" w:cstheme="majorBidi"/>
      <w:b/>
      <w:bCs/>
      <w:sz w:val="28"/>
      <w:szCs w:val="32"/>
    </w:rPr>
  </w:style>
  <w:style w:type="character" w:customStyle="1" w:styleId="30">
    <w:name w:val="标题 3 字符"/>
    <w:basedOn w:val="a1"/>
    <w:link w:val="3"/>
    <w:uiPriority w:val="9"/>
    <w:rsid w:val="00FE0FBE"/>
    <w:rPr>
      <w:rFonts w:ascii="Times New Roman" w:eastAsia="黑体" w:hAnsi="Times New Roman"/>
      <w:b/>
      <w:bCs/>
      <w:sz w:val="24"/>
      <w:szCs w:val="32"/>
    </w:rPr>
  </w:style>
  <w:style w:type="character" w:customStyle="1" w:styleId="40">
    <w:name w:val="标题 4 字符"/>
    <w:basedOn w:val="a1"/>
    <w:link w:val="4"/>
    <w:uiPriority w:val="9"/>
    <w:semiHidden/>
    <w:rsid w:val="001A5952"/>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1A5952"/>
    <w:rPr>
      <w:b/>
      <w:bCs/>
      <w:sz w:val="28"/>
      <w:szCs w:val="28"/>
    </w:rPr>
  </w:style>
  <w:style w:type="character" w:customStyle="1" w:styleId="60">
    <w:name w:val="标题 6 字符"/>
    <w:basedOn w:val="a1"/>
    <w:link w:val="6"/>
    <w:uiPriority w:val="9"/>
    <w:semiHidden/>
    <w:rsid w:val="001A5952"/>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1A5952"/>
    <w:rPr>
      <w:b/>
      <w:bCs/>
      <w:sz w:val="24"/>
      <w:szCs w:val="24"/>
    </w:rPr>
  </w:style>
  <w:style w:type="character" w:customStyle="1" w:styleId="80">
    <w:name w:val="标题 8 字符"/>
    <w:basedOn w:val="a1"/>
    <w:link w:val="8"/>
    <w:uiPriority w:val="9"/>
    <w:semiHidden/>
    <w:rsid w:val="001A5952"/>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1A5952"/>
    <w:rPr>
      <w:rFonts w:asciiTheme="majorHAnsi" w:eastAsiaTheme="majorEastAsia" w:hAnsiTheme="majorHAnsi" w:cstheme="majorBidi"/>
      <w:szCs w:val="21"/>
    </w:rPr>
  </w:style>
  <w:style w:type="numbering" w:customStyle="1" w:styleId="1">
    <w:name w:val="样式1"/>
    <w:uiPriority w:val="99"/>
    <w:rsid w:val="001A5952"/>
    <w:pPr>
      <w:numPr>
        <w:numId w:val="2"/>
      </w:numPr>
    </w:pPr>
  </w:style>
  <w:style w:type="numbering" w:customStyle="1" w:styleId="2">
    <w:name w:val="样式2"/>
    <w:uiPriority w:val="99"/>
    <w:rsid w:val="00D863F8"/>
    <w:pPr>
      <w:numPr>
        <w:numId w:val="5"/>
      </w:numPr>
    </w:pPr>
  </w:style>
  <w:style w:type="paragraph" w:customStyle="1" w:styleId="ab">
    <w:name w:val="图片样式"/>
    <w:basedOn w:val="a"/>
    <w:qFormat/>
    <w:rsid w:val="00DD172D"/>
    <w:pPr>
      <w:jc w:val="center"/>
    </w:pPr>
  </w:style>
  <w:style w:type="paragraph" w:styleId="ac">
    <w:name w:val="caption"/>
    <w:basedOn w:val="a"/>
    <w:next w:val="a0"/>
    <w:uiPriority w:val="35"/>
    <w:unhideWhenUsed/>
    <w:qFormat/>
    <w:rsid w:val="0027545A"/>
    <w:pPr>
      <w:jc w:val="center"/>
    </w:pPr>
    <w:rPr>
      <w:rFonts w:ascii="Times New Roman" w:eastAsia="黑体" w:hAnsi="Times New Roman" w:cstheme="majorBidi"/>
      <w:szCs w:val="20"/>
    </w:rPr>
  </w:style>
  <w:style w:type="paragraph" w:styleId="ad">
    <w:name w:val="header"/>
    <w:basedOn w:val="a"/>
    <w:link w:val="ae"/>
    <w:uiPriority w:val="99"/>
    <w:unhideWhenUsed/>
    <w:rsid w:val="00CA0810"/>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1"/>
    <w:link w:val="ad"/>
    <w:uiPriority w:val="99"/>
    <w:rsid w:val="00CA0810"/>
    <w:rPr>
      <w:sz w:val="18"/>
      <w:szCs w:val="18"/>
    </w:rPr>
  </w:style>
  <w:style w:type="paragraph" w:styleId="af">
    <w:name w:val="footer"/>
    <w:basedOn w:val="a"/>
    <w:link w:val="af0"/>
    <w:uiPriority w:val="99"/>
    <w:unhideWhenUsed/>
    <w:rsid w:val="00CA0810"/>
    <w:pPr>
      <w:tabs>
        <w:tab w:val="center" w:pos="4153"/>
        <w:tab w:val="right" w:pos="8306"/>
      </w:tabs>
      <w:snapToGrid w:val="0"/>
      <w:jc w:val="left"/>
    </w:pPr>
    <w:rPr>
      <w:sz w:val="18"/>
      <w:szCs w:val="18"/>
    </w:rPr>
  </w:style>
  <w:style w:type="character" w:customStyle="1" w:styleId="af0">
    <w:name w:val="页脚 字符"/>
    <w:basedOn w:val="a1"/>
    <w:link w:val="af"/>
    <w:uiPriority w:val="99"/>
    <w:rsid w:val="00CA0810"/>
    <w:rPr>
      <w:sz w:val="18"/>
      <w:szCs w:val="18"/>
    </w:rPr>
  </w:style>
  <w:style w:type="paragraph" w:customStyle="1" w:styleId="af1">
    <w:name w:val="学术声明标题"/>
    <w:basedOn w:val="a"/>
    <w:qFormat/>
    <w:rsid w:val="00F94BD4"/>
    <w:pPr>
      <w:spacing w:line="460" w:lineRule="exact"/>
      <w:jc w:val="center"/>
    </w:pPr>
    <w:rPr>
      <w:rFonts w:ascii="宋体" w:hAnsi="宋体"/>
      <w:b/>
      <w:sz w:val="44"/>
      <w:szCs w:val="44"/>
    </w:rPr>
  </w:style>
  <w:style w:type="paragraph" w:customStyle="1" w:styleId="af2">
    <w:name w:val="中文摘要标题"/>
    <w:basedOn w:val="a"/>
    <w:qFormat/>
    <w:rsid w:val="00F94BD4"/>
    <w:pPr>
      <w:spacing w:line="460" w:lineRule="exact"/>
      <w:jc w:val="center"/>
    </w:pPr>
    <w:rPr>
      <w:rFonts w:ascii="黑体" w:eastAsia="黑体" w:hAnsi="Times New Roman"/>
      <w:sz w:val="36"/>
      <w:szCs w:val="36"/>
    </w:rPr>
  </w:style>
  <w:style w:type="paragraph" w:customStyle="1" w:styleId="af3">
    <w:name w:val="英文摘要标题"/>
    <w:basedOn w:val="a"/>
    <w:qFormat/>
    <w:rsid w:val="00F94BD4"/>
    <w:pPr>
      <w:spacing w:line="460" w:lineRule="exact"/>
      <w:jc w:val="center"/>
    </w:pPr>
    <w:rPr>
      <w:rFonts w:ascii="Times New Roman" w:hAnsi="Times New Roman"/>
      <w:b/>
      <w:bCs/>
      <w:kern w:val="44"/>
      <w:sz w:val="36"/>
      <w:szCs w:val="36"/>
    </w:rPr>
  </w:style>
  <w:style w:type="paragraph" w:styleId="TOC1">
    <w:name w:val="toc 1"/>
    <w:basedOn w:val="a"/>
    <w:next w:val="a"/>
    <w:autoRedefine/>
    <w:uiPriority w:val="39"/>
    <w:unhideWhenUsed/>
    <w:rsid w:val="00316E68"/>
  </w:style>
  <w:style w:type="paragraph" w:styleId="TOC2">
    <w:name w:val="toc 2"/>
    <w:basedOn w:val="a"/>
    <w:next w:val="a"/>
    <w:autoRedefine/>
    <w:uiPriority w:val="39"/>
    <w:unhideWhenUsed/>
    <w:rsid w:val="00316E68"/>
    <w:pPr>
      <w:ind w:leftChars="200" w:left="420"/>
    </w:pPr>
  </w:style>
  <w:style w:type="character" w:styleId="af4">
    <w:name w:val="Hyperlink"/>
    <w:basedOn w:val="a1"/>
    <w:uiPriority w:val="99"/>
    <w:unhideWhenUsed/>
    <w:rsid w:val="00316E68"/>
    <w:rPr>
      <w:color w:val="0563C1" w:themeColor="hyperlink"/>
      <w:u w:val="single"/>
    </w:rPr>
  </w:style>
  <w:style w:type="paragraph" w:customStyle="1" w:styleId="af5">
    <w:name w:val="目录"/>
    <w:basedOn w:val="a"/>
    <w:qFormat/>
    <w:rsid w:val="00316E68"/>
    <w:pPr>
      <w:tabs>
        <w:tab w:val="right" w:leader="dot" w:pos="8296"/>
      </w:tabs>
      <w:jc w:val="center"/>
    </w:pPr>
    <w:rPr>
      <w:rFonts w:ascii="黑体" w:eastAsia="黑体" w:hAnsi="黑体"/>
      <w:sz w:val="36"/>
    </w:rPr>
  </w:style>
  <w:style w:type="paragraph" w:styleId="af6">
    <w:name w:val="endnote text"/>
    <w:basedOn w:val="a"/>
    <w:link w:val="af7"/>
    <w:uiPriority w:val="99"/>
    <w:semiHidden/>
    <w:unhideWhenUsed/>
    <w:rsid w:val="004D103F"/>
    <w:pPr>
      <w:snapToGrid w:val="0"/>
      <w:jc w:val="left"/>
    </w:pPr>
  </w:style>
  <w:style w:type="character" w:customStyle="1" w:styleId="af7">
    <w:name w:val="尾注文本 字符"/>
    <w:basedOn w:val="a1"/>
    <w:link w:val="af6"/>
    <w:uiPriority w:val="99"/>
    <w:semiHidden/>
    <w:rsid w:val="004D103F"/>
  </w:style>
  <w:style w:type="character" w:styleId="af8">
    <w:name w:val="endnote reference"/>
    <w:basedOn w:val="a1"/>
    <w:uiPriority w:val="99"/>
    <w:semiHidden/>
    <w:unhideWhenUsed/>
    <w:rsid w:val="004D103F"/>
    <w:rPr>
      <w:vertAlign w:val="superscript"/>
    </w:rPr>
  </w:style>
  <w:style w:type="paragraph" w:styleId="af9">
    <w:name w:val="footnote text"/>
    <w:basedOn w:val="a"/>
    <w:link w:val="afa"/>
    <w:uiPriority w:val="99"/>
    <w:semiHidden/>
    <w:unhideWhenUsed/>
    <w:rsid w:val="004D103F"/>
    <w:pPr>
      <w:snapToGrid w:val="0"/>
      <w:jc w:val="left"/>
    </w:pPr>
    <w:rPr>
      <w:sz w:val="18"/>
      <w:szCs w:val="18"/>
    </w:rPr>
  </w:style>
  <w:style w:type="character" w:customStyle="1" w:styleId="afa">
    <w:name w:val="脚注文本 字符"/>
    <w:basedOn w:val="a1"/>
    <w:link w:val="af9"/>
    <w:uiPriority w:val="99"/>
    <w:semiHidden/>
    <w:rsid w:val="004D103F"/>
    <w:rPr>
      <w:sz w:val="18"/>
      <w:szCs w:val="18"/>
    </w:rPr>
  </w:style>
  <w:style w:type="character" w:styleId="afb">
    <w:name w:val="footnote reference"/>
    <w:basedOn w:val="a1"/>
    <w:uiPriority w:val="99"/>
    <w:semiHidden/>
    <w:unhideWhenUsed/>
    <w:rsid w:val="004D103F"/>
    <w:rPr>
      <w:vertAlign w:val="superscript"/>
    </w:rPr>
  </w:style>
  <w:style w:type="character" w:styleId="afc">
    <w:name w:val="Placeholder Text"/>
    <w:basedOn w:val="a1"/>
    <w:uiPriority w:val="99"/>
    <w:semiHidden/>
    <w:rsid w:val="00DE2C17"/>
    <w:rPr>
      <w:color w:val="808080"/>
    </w:rPr>
  </w:style>
  <w:style w:type="paragraph" w:customStyle="1" w:styleId="afd">
    <w:name w:val="伪代码"/>
    <w:basedOn w:val="a"/>
    <w:qFormat/>
    <w:rsid w:val="003C70B7"/>
    <w:rPr>
      <w:rFonts w:ascii="Consolas" w:eastAsia="宋体" w:hAnsi="Consolas"/>
    </w:rPr>
  </w:style>
  <w:style w:type="paragraph" w:styleId="TOC3">
    <w:name w:val="toc 3"/>
    <w:basedOn w:val="a"/>
    <w:next w:val="a"/>
    <w:autoRedefine/>
    <w:uiPriority w:val="39"/>
    <w:unhideWhenUsed/>
    <w:rsid w:val="00017BCB"/>
    <w:pPr>
      <w:ind w:leftChars="400" w:left="840"/>
    </w:pPr>
  </w:style>
  <w:style w:type="paragraph" w:customStyle="1" w:styleId="afe">
    <w:name w:val="表中内容"/>
    <w:basedOn w:val="a"/>
    <w:qFormat/>
    <w:rsid w:val="00505BEF"/>
    <w:rPr>
      <w:rFonts w:ascii="Times New Roman" w:eastAsia="宋体" w:hAnsi="Times New Roman"/>
    </w:rPr>
  </w:style>
  <w:style w:type="paragraph" w:styleId="aff">
    <w:name w:val="List Paragraph"/>
    <w:basedOn w:val="a"/>
    <w:uiPriority w:val="34"/>
    <w:qFormat/>
    <w:rsid w:val="00395347"/>
    <w:pPr>
      <w:ind w:firstLineChars="200" w:firstLine="420"/>
    </w:pPr>
  </w:style>
  <w:style w:type="paragraph" w:styleId="aff0">
    <w:name w:val="Quote"/>
    <w:basedOn w:val="a"/>
    <w:next w:val="a"/>
    <w:link w:val="aff1"/>
    <w:uiPriority w:val="29"/>
    <w:qFormat/>
    <w:rsid w:val="00C94E87"/>
    <w:pPr>
      <w:spacing w:before="200" w:after="160"/>
      <w:ind w:left="864" w:right="864"/>
      <w:jc w:val="center"/>
    </w:pPr>
    <w:rPr>
      <w:i/>
      <w:iCs/>
      <w:color w:val="404040" w:themeColor="text1" w:themeTint="BF"/>
    </w:rPr>
  </w:style>
  <w:style w:type="character" w:customStyle="1" w:styleId="aff1">
    <w:name w:val="引用 字符"/>
    <w:basedOn w:val="a1"/>
    <w:link w:val="aff0"/>
    <w:uiPriority w:val="29"/>
    <w:rsid w:val="00C94E87"/>
    <w:rPr>
      <w:i/>
      <w:iCs/>
      <w:color w:val="404040" w:themeColor="text1" w:themeTint="BF"/>
    </w:rPr>
  </w:style>
  <w:style w:type="paragraph" w:styleId="aff2">
    <w:name w:val="Revision"/>
    <w:hidden/>
    <w:uiPriority w:val="99"/>
    <w:semiHidden/>
    <w:rsid w:val="006B01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1373">
      <w:bodyDiv w:val="1"/>
      <w:marLeft w:val="0"/>
      <w:marRight w:val="0"/>
      <w:marTop w:val="0"/>
      <w:marBottom w:val="0"/>
      <w:divBdr>
        <w:top w:val="none" w:sz="0" w:space="0" w:color="auto"/>
        <w:left w:val="none" w:sz="0" w:space="0" w:color="auto"/>
        <w:bottom w:val="none" w:sz="0" w:space="0" w:color="auto"/>
        <w:right w:val="none" w:sz="0" w:space="0" w:color="auto"/>
      </w:divBdr>
    </w:div>
    <w:div w:id="42367438">
      <w:bodyDiv w:val="1"/>
      <w:marLeft w:val="0"/>
      <w:marRight w:val="0"/>
      <w:marTop w:val="0"/>
      <w:marBottom w:val="0"/>
      <w:divBdr>
        <w:top w:val="none" w:sz="0" w:space="0" w:color="auto"/>
        <w:left w:val="none" w:sz="0" w:space="0" w:color="auto"/>
        <w:bottom w:val="none" w:sz="0" w:space="0" w:color="auto"/>
        <w:right w:val="none" w:sz="0" w:space="0" w:color="auto"/>
      </w:divBdr>
    </w:div>
    <w:div w:id="49157405">
      <w:bodyDiv w:val="1"/>
      <w:marLeft w:val="0"/>
      <w:marRight w:val="0"/>
      <w:marTop w:val="0"/>
      <w:marBottom w:val="0"/>
      <w:divBdr>
        <w:top w:val="none" w:sz="0" w:space="0" w:color="auto"/>
        <w:left w:val="none" w:sz="0" w:space="0" w:color="auto"/>
        <w:bottom w:val="none" w:sz="0" w:space="0" w:color="auto"/>
        <w:right w:val="none" w:sz="0" w:space="0" w:color="auto"/>
      </w:divBdr>
    </w:div>
    <w:div w:id="56560188">
      <w:bodyDiv w:val="1"/>
      <w:marLeft w:val="0"/>
      <w:marRight w:val="0"/>
      <w:marTop w:val="0"/>
      <w:marBottom w:val="0"/>
      <w:divBdr>
        <w:top w:val="none" w:sz="0" w:space="0" w:color="auto"/>
        <w:left w:val="none" w:sz="0" w:space="0" w:color="auto"/>
        <w:bottom w:val="none" w:sz="0" w:space="0" w:color="auto"/>
        <w:right w:val="none" w:sz="0" w:space="0" w:color="auto"/>
      </w:divBdr>
    </w:div>
    <w:div w:id="65765055">
      <w:bodyDiv w:val="1"/>
      <w:marLeft w:val="0"/>
      <w:marRight w:val="0"/>
      <w:marTop w:val="0"/>
      <w:marBottom w:val="0"/>
      <w:divBdr>
        <w:top w:val="none" w:sz="0" w:space="0" w:color="auto"/>
        <w:left w:val="none" w:sz="0" w:space="0" w:color="auto"/>
        <w:bottom w:val="none" w:sz="0" w:space="0" w:color="auto"/>
        <w:right w:val="none" w:sz="0" w:space="0" w:color="auto"/>
      </w:divBdr>
    </w:div>
    <w:div w:id="68309335">
      <w:bodyDiv w:val="1"/>
      <w:marLeft w:val="0"/>
      <w:marRight w:val="0"/>
      <w:marTop w:val="0"/>
      <w:marBottom w:val="0"/>
      <w:divBdr>
        <w:top w:val="none" w:sz="0" w:space="0" w:color="auto"/>
        <w:left w:val="none" w:sz="0" w:space="0" w:color="auto"/>
        <w:bottom w:val="none" w:sz="0" w:space="0" w:color="auto"/>
        <w:right w:val="none" w:sz="0" w:space="0" w:color="auto"/>
      </w:divBdr>
    </w:div>
    <w:div w:id="71662891">
      <w:bodyDiv w:val="1"/>
      <w:marLeft w:val="0"/>
      <w:marRight w:val="0"/>
      <w:marTop w:val="0"/>
      <w:marBottom w:val="0"/>
      <w:divBdr>
        <w:top w:val="none" w:sz="0" w:space="0" w:color="auto"/>
        <w:left w:val="none" w:sz="0" w:space="0" w:color="auto"/>
        <w:bottom w:val="none" w:sz="0" w:space="0" w:color="auto"/>
        <w:right w:val="none" w:sz="0" w:space="0" w:color="auto"/>
      </w:divBdr>
    </w:div>
    <w:div w:id="77752396">
      <w:bodyDiv w:val="1"/>
      <w:marLeft w:val="0"/>
      <w:marRight w:val="0"/>
      <w:marTop w:val="0"/>
      <w:marBottom w:val="0"/>
      <w:divBdr>
        <w:top w:val="none" w:sz="0" w:space="0" w:color="auto"/>
        <w:left w:val="none" w:sz="0" w:space="0" w:color="auto"/>
        <w:bottom w:val="none" w:sz="0" w:space="0" w:color="auto"/>
        <w:right w:val="none" w:sz="0" w:space="0" w:color="auto"/>
      </w:divBdr>
    </w:div>
    <w:div w:id="93675350">
      <w:bodyDiv w:val="1"/>
      <w:marLeft w:val="0"/>
      <w:marRight w:val="0"/>
      <w:marTop w:val="0"/>
      <w:marBottom w:val="0"/>
      <w:divBdr>
        <w:top w:val="none" w:sz="0" w:space="0" w:color="auto"/>
        <w:left w:val="none" w:sz="0" w:space="0" w:color="auto"/>
        <w:bottom w:val="none" w:sz="0" w:space="0" w:color="auto"/>
        <w:right w:val="none" w:sz="0" w:space="0" w:color="auto"/>
      </w:divBdr>
    </w:div>
    <w:div w:id="99687692">
      <w:bodyDiv w:val="1"/>
      <w:marLeft w:val="0"/>
      <w:marRight w:val="0"/>
      <w:marTop w:val="0"/>
      <w:marBottom w:val="0"/>
      <w:divBdr>
        <w:top w:val="none" w:sz="0" w:space="0" w:color="auto"/>
        <w:left w:val="none" w:sz="0" w:space="0" w:color="auto"/>
        <w:bottom w:val="none" w:sz="0" w:space="0" w:color="auto"/>
        <w:right w:val="none" w:sz="0" w:space="0" w:color="auto"/>
      </w:divBdr>
    </w:div>
    <w:div w:id="128910531">
      <w:bodyDiv w:val="1"/>
      <w:marLeft w:val="0"/>
      <w:marRight w:val="0"/>
      <w:marTop w:val="0"/>
      <w:marBottom w:val="0"/>
      <w:divBdr>
        <w:top w:val="none" w:sz="0" w:space="0" w:color="auto"/>
        <w:left w:val="none" w:sz="0" w:space="0" w:color="auto"/>
        <w:bottom w:val="none" w:sz="0" w:space="0" w:color="auto"/>
        <w:right w:val="none" w:sz="0" w:space="0" w:color="auto"/>
      </w:divBdr>
    </w:div>
    <w:div w:id="145585772">
      <w:bodyDiv w:val="1"/>
      <w:marLeft w:val="0"/>
      <w:marRight w:val="0"/>
      <w:marTop w:val="0"/>
      <w:marBottom w:val="0"/>
      <w:divBdr>
        <w:top w:val="none" w:sz="0" w:space="0" w:color="auto"/>
        <w:left w:val="none" w:sz="0" w:space="0" w:color="auto"/>
        <w:bottom w:val="none" w:sz="0" w:space="0" w:color="auto"/>
        <w:right w:val="none" w:sz="0" w:space="0" w:color="auto"/>
      </w:divBdr>
    </w:div>
    <w:div w:id="152375631">
      <w:bodyDiv w:val="1"/>
      <w:marLeft w:val="0"/>
      <w:marRight w:val="0"/>
      <w:marTop w:val="0"/>
      <w:marBottom w:val="0"/>
      <w:divBdr>
        <w:top w:val="none" w:sz="0" w:space="0" w:color="auto"/>
        <w:left w:val="none" w:sz="0" w:space="0" w:color="auto"/>
        <w:bottom w:val="none" w:sz="0" w:space="0" w:color="auto"/>
        <w:right w:val="none" w:sz="0" w:space="0" w:color="auto"/>
      </w:divBdr>
    </w:div>
    <w:div w:id="156848124">
      <w:bodyDiv w:val="1"/>
      <w:marLeft w:val="0"/>
      <w:marRight w:val="0"/>
      <w:marTop w:val="0"/>
      <w:marBottom w:val="0"/>
      <w:divBdr>
        <w:top w:val="none" w:sz="0" w:space="0" w:color="auto"/>
        <w:left w:val="none" w:sz="0" w:space="0" w:color="auto"/>
        <w:bottom w:val="none" w:sz="0" w:space="0" w:color="auto"/>
        <w:right w:val="none" w:sz="0" w:space="0" w:color="auto"/>
      </w:divBdr>
      <w:divsChild>
        <w:div w:id="757139687">
          <w:marLeft w:val="0"/>
          <w:marRight w:val="0"/>
          <w:marTop w:val="0"/>
          <w:marBottom w:val="0"/>
          <w:divBdr>
            <w:top w:val="none" w:sz="0" w:space="0" w:color="auto"/>
            <w:left w:val="none" w:sz="0" w:space="0" w:color="auto"/>
            <w:bottom w:val="none" w:sz="0" w:space="0" w:color="auto"/>
            <w:right w:val="none" w:sz="0" w:space="0" w:color="auto"/>
          </w:divBdr>
          <w:divsChild>
            <w:div w:id="11859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228">
      <w:bodyDiv w:val="1"/>
      <w:marLeft w:val="0"/>
      <w:marRight w:val="0"/>
      <w:marTop w:val="0"/>
      <w:marBottom w:val="0"/>
      <w:divBdr>
        <w:top w:val="none" w:sz="0" w:space="0" w:color="auto"/>
        <w:left w:val="none" w:sz="0" w:space="0" w:color="auto"/>
        <w:bottom w:val="none" w:sz="0" w:space="0" w:color="auto"/>
        <w:right w:val="none" w:sz="0" w:space="0" w:color="auto"/>
      </w:divBdr>
    </w:div>
    <w:div w:id="246498809">
      <w:bodyDiv w:val="1"/>
      <w:marLeft w:val="0"/>
      <w:marRight w:val="0"/>
      <w:marTop w:val="0"/>
      <w:marBottom w:val="0"/>
      <w:divBdr>
        <w:top w:val="none" w:sz="0" w:space="0" w:color="auto"/>
        <w:left w:val="none" w:sz="0" w:space="0" w:color="auto"/>
        <w:bottom w:val="none" w:sz="0" w:space="0" w:color="auto"/>
        <w:right w:val="none" w:sz="0" w:space="0" w:color="auto"/>
      </w:divBdr>
    </w:div>
    <w:div w:id="248395925">
      <w:bodyDiv w:val="1"/>
      <w:marLeft w:val="0"/>
      <w:marRight w:val="0"/>
      <w:marTop w:val="0"/>
      <w:marBottom w:val="0"/>
      <w:divBdr>
        <w:top w:val="none" w:sz="0" w:space="0" w:color="auto"/>
        <w:left w:val="none" w:sz="0" w:space="0" w:color="auto"/>
        <w:bottom w:val="none" w:sz="0" w:space="0" w:color="auto"/>
        <w:right w:val="none" w:sz="0" w:space="0" w:color="auto"/>
      </w:divBdr>
    </w:div>
    <w:div w:id="252590077">
      <w:bodyDiv w:val="1"/>
      <w:marLeft w:val="0"/>
      <w:marRight w:val="0"/>
      <w:marTop w:val="0"/>
      <w:marBottom w:val="0"/>
      <w:divBdr>
        <w:top w:val="none" w:sz="0" w:space="0" w:color="auto"/>
        <w:left w:val="none" w:sz="0" w:space="0" w:color="auto"/>
        <w:bottom w:val="none" w:sz="0" w:space="0" w:color="auto"/>
        <w:right w:val="none" w:sz="0" w:space="0" w:color="auto"/>
      </w:divBdr>
    </w:div>
    <w:div w:id="264845198">
      <w:bodyDiv w:val="1"/>
      <w:marLeft w:val="0"/>
      <w:marRight w:val="0"/>
      <w:marTop w:val="0"/>
      <w:marBottom w:val="0"/>
      <w:divBdr>
        <w:top w:val="none" w:sz="0" w:space="0" w:color="auto"/>
        <w:left w:val="none" w:sz="0" w:space="0" w:color="auto"/>
        <w:bottom w:val="none" w:sz="0" w:space="0" w:color="auto"/>
        <w:right w:val="none" w:sz="0" w:space="0" w:color="auto"/>
      </w:divBdr>
    </w:div>
    <w:div w:id="296490580">
      <w:bodyDiv w:val="1"/>
      <w:marLeft w:val="0"/>
      <w:marRight w:val="0"/>
      <w:marTop w:val="0"/>
      <w:marBottom w:val="0"/>
      <w:divBdr>
        <w:top w:val="none" w:sz="0" w:space="0" w:color="auto"/>
        <w:left w:val="none" w:sz="0" w:space="0" w:color="auto"/>
        <w:bottom w:val="none" w:sz="0" w:space="0" w:color="auto"/>
        <w:right w:val="none" w:sz="0" w:space="0" w:color="auto"/>
      </w:divBdr>
    </w:div>
    <w:div w:id="298339269">
      <w:bodyDiv w:val="1"/>
      <w:marLeft w:val="0"/>
      <w:marRight w:val="0"/>
      <w:marTop w:val="0"/>
      <w:marBottom w:val="0"/>
      <w:divBdr>
        <w:top w:val="none" w:sz="0" w:space="0" w:color="auto"/>
        <w:left w:val="none" w:sz="0" w:space="0" w:color="auto"/>
        <w:bottom w:val="none" w:sz="0" w:space="0" w:color="auto"/>
        <w:right w:val="none" w:sz="0" w:space="0" w:color="auto"/>
      </w:divBdr>
    </w:div>
    <w:div w:id="311372526">
      <w:bodyDiv w:val="1"/>
      <w:marLeft w:val="0"/>
      <w:marRight w:val="0"/>
      <w:marTop w:val="0"/>
      <w:marBottom w:val="0"/>
      <w:divBdr>
        <w:top w:val="none" w:sz="0" w:space="0" w:color="auto"/>
        <w:left w:val="none" w:sz="0" w:space="0" w:color="auto"/>
        <w:bottom w:val="none" w:sz="0" w:space="0" w:color="auto"/>
        <w:right w:val="none" w:sz="0" w:space="0" w:color="auto"/>
      </w:divBdr>
    </w:div>
    <w:div w:id="328290674">
      <w:bodyDiv w:val="1"/>
      <w:marLeft w:val="0"/>
      <w:marRight w:val="0"/>
      <w:marTop w:val="0"/>
      <w:marBottom w:val="0"/>
      <w:divBdr>
        <w:top w:val="none" w:sz="0" w:space="0" w:color="auto"/>
        <w:left w:val="none" w:sz="0" w:space="0" w:color="auto"/>
        <w:bottom w:val="none" w:sz="0" w:space="0" w:color="auto"/>
        <w:right w:val="none" w:sz="0" w:space="0" w:color="auto"/>
      </w:divBdr>
    </w:div>
    <w:div w:id="330524700">
      <w:bodyDiv w:val="1"/>
      <w:marLeft w:val="0"/>
      <w:marRight w:val="0"/>
      <w:marTop w:val="0"/>
      <w:marBottom w:val="0"/>
      <w:divBdr>
        <w:top w:val="none" w:sz="0" w:space="0" w:color="auto"/>
        <w:left w:val="none" w:sz="0" w:space="0" w:color="auto"/>
        <w:bottom w:val="none" w:sz="0" w:space="0" w:color="auto"/>
        <w:right w:val="none" w:sz="0" w:space="0" w:color="auto"/>
      </w:divBdr>
    </w:div>
    <w:div w:id="342973383">
      <w:bodyDiv w:val="1"/>
      <w:marLeft w:val="0"/>
      <w:marRight w:val="0"/>
      <w:marTop w:val="0"/>
      <w:marBottom w:val="0"/>
      <w:divBdr>
        <w:top w:val="none" w:sz="0" w:space="0" w:color="auto"/>
        <w:left w:val="none" w:sz="0" w:space="0" w:color="auto"/>
        <w:bottom w:val="none" w:sz="0" w:space="0" w:color="auto"/>
        <w:right w:val="none" w:sz="0" w:space="0" w:color="auto"/>
      </w:divBdr>
    </w:div>
    <w:div w:id="397094808">
      <w:bodyDiv w:val="1"/>
      <w:marLeft w:val="0"/>
      <w:marRight w:val="0"/>
      <w:marTop w:val="0"/>
      <w:marBottom w:val="0"/>
      <w:divBdr>
        <w:top w:val="none" w:sz="0" w:space="0" w:color="auto"/>
        <w:left w:val="none" w:sz="0" w:space="0" w:color="auto"/>
        <w:bottom w:val="none" w:sz="0" w:space="0" w:color="auto"/>
        <w:right w:val="none" w:sz="0" w:space="0" w:color="auto"/>
      </w:divBdr>
    </w:div>
    <w:div w:id="397174528">
      <w:bodyDiv w:val="1"/>
      <w:marLeft w:val="0"/>
      <w:marRight w:val="0"/>
      <w:marTop w:val="0"/>
      <w:marBottom w:val="0"/>
      <w:divBdr>
        <w:top w:val="none" w:sz="0" w:space="0" w:color="auto"/>
        <w:left w:val="none" w:sz="0" w:space="0" w:color="auto"/>
        <w:bottom w:val="none" w:sz="0" w:space="0" w:color="auto"/>
        <w:right w:val="none" w:sz="0" w:space="0" w:color="auto"/>
      </w:divBdr>
    </w:div>
    <w:div w:id="402414274">
      <w:bodyDiv w:val="1"/>
      <w:marLeft w:val="0"/>
      <w:marRight w:val="0"/>
      <w:marTop w:val="0"/>
      <w:marBottom w:val="0"/>
      <w:divBdr>
        <w:top w:val="none" w:sz="0" w:space="0" w:color="auto"/>
        <w:left w:val="none" w:sz="0" w:space="0" w:color="auto"/>
        <w:bottom w:val="none" w:sz="0" w:space="0" w:color="auto"/>
        <w:right w:val="none" w:sz="0" w:space="0" w:color="auto"/>
      </w:divBdr>
    </w:div>
    <w:div w:id="405034600">
      <w:bodyDiv w:val="1"/>
      <w:marLeft w:val="0"/>
      <w:marRight w:val="0"/>
      <w:marTop w:val="0"/>
      <w:marBottom w:val="0"/>
      <w:divBdr>
        <w:top w:val="none" w:sz="0" w:space="0" w:color="auto"/>
        <w:left w:val="none" w:sz="0" w:space="0" w:color="auto"/>
        <w:bottom w:val="none" w:sz="0" w:space="0" w:color="auto"/>
        <w:right w:val="none" w:sz="0" w:space="0" w:color="auto"/>
      </w:divBdr>
    </w:div>
    <w:div w:id="410737661">
      <w:bodyDiv w:val="1"/>
      <w:marLeft w:val="0"/>
      <w:marRight w:val="0"/>
      <w:marTop w:val="0"/>
      <w:marBottom w:val="0"/>
      <w:divBdr>
        <w:top w:val="none" w:sz="0" w:space="0" w:color="auto"/>
        <w:left w:val="none" w:sz="0" w:space="0" w:color="auto"/>
        <w:bottom w:val="none" w:sz="0" w:space="0" w:color="auto"/>
        <w:right w:val="none" w:sz="0" w:space="0" w:color="auto"/>
      </w:divBdr>
    </w:div>
    <w:div w:id="439951539">
      <w:bodyDiv w:val="1"/>
      <w:marLeft w:val="0"/>
      <w:marRight w:val="0"/>
      <w:marTop w:val="0"/>
      <w:marBottom w:val="0"/>
      <w:divBdr>
        <w:top w:val="none" w:sz="0" w:space="0" w:color="auto"/>
        <w:left w:val="none" w:sz="0" w:space="0" w:color="auto"/>
        <w:bottom w:val="none" w:sz="0" w:space="0" w:color="auto"/>
        <w:right w:val="none" w:sz="0" w:space="0" w:color="auto"/>
      </w:divBdr>
    </w:div>
    <w:div w:id="492645373">
      <w:bodyDiv w:val="1"/>
      <w:marLeft w:val="0"/>
      <w:marRight w:val="0"/>
      <w:marTop w:val="0"/>
      <w:marBottom w:val="0"/>
      <w:divBdr>
        <w:top w:val="none" w:sz="0" w:space="0" w:color="auto"/>
        <w:left w:val="none" w:sz="0" w:space="0" w:color="auto"/>
        <w:bottom w:val="none" w:sz="0" w:space="0" w:color="auto"/>
        <w:right w:val="none" w:sz="0" w:space="0" w:color="auto"/>
      </w:divBdr>
    </w:div>
    <w:div w:id="504323549">
      <w:bodyDiv w:val="1"/>
      <w:marLeft w:val="0"/>
      <w:marRight w:val="0"/>
      <w:marTop w:val="0"/>
      <w:marBottom w:val="0"/>
      <w:divBdr>
        <w:top w:val="none" w:sz="0" w:space="0" w:color="auto"/>
        <w:left w:val="none" w:sz="0" w:space="0" w:color="auto"/>
        <w:bottom w:val="none" w:sz="0" w:space="0" w:color="auto"/>
        <w:right w:val="none" w:sz="0" w:space="0" w:color="auto"/>
      </w:divBdr>
    </w:div>
    <w:div w:id="520707614">
      <w:bodyDiv w:val="1"/>
      <w:marLeft w:val="0"/>
      <w:marRight w:val="0"/>
      <w:marTop w:val="0"/>
      <w:marBottom w:val="0"/>
      <w:divBdr>
        <w:top w:val="none" w:sz="0" w:space="0" w:color="auto"/>
        <w:left w:val="none" w:sz="0" w:space="0" w:color="auto"/>
        <w:bottom w:val="none" w:sz="0" w:space="0" w:color="auto"/>
        <w:right w:val="none" w:sz="0" w:space="0" w:color="auto"/>
      </w:divBdr>
    </w:div>
    <w:div w:id="521745595">
      <w:bodyDiv w:val="1"/>
      <w:marLeft w:val="0"/>
      <w:marRight w:val="0"/>
      <w:marTop w:val="0"/>
      <w:marBottom w:val="0"/>
      <w:divBdr>
        <w:top w:val="none" w:sz="0" w:space="0" w:color="auto"/>
        <w:left w:val="none" w:sz="0" w:space="0" w:color="auto"/>
        <w:bottom w:val="none" w:sz="0" w:space="0" w:color="auto"/>
        <w:right w:val="none" w:sz="0" w:space="0" w:color="auto"/>
      </w:divBdr>
    </w:div>
    <w:div w:id="525411449">
      <w:bodyDiv w:val="1"/>
      <w:marLeft w:val="0"/>
      <w:marRight w:val="0"/>
      <w:marTop w:val="0"/>
      <w:marBottom w:val="0"/>
      <w:divBdr>
        <w:top w:val="none" w:sz="0" w:space="0" w:color="auto"/>
        <w:left w:val="none" w:sz="0" w:space="0" w:color="auto"/>
        <w:bottom w:val="none" w:sz="0" w:space="0" w:color="auto"/>
        <w:right w:val="none" w:sz="0" w:space="0" w:color="auto"/>
      </w:divBdr>
    </w:div>
    <w:div w:id="564418140">
      <w:bodyDiv w:val="1"/>
      <w:marLeft w:val="0"/>
      <w:marRight w:val="0"/>
      <w:marTop w:val="0"/>
      <w:marBottom w:val="0"/>
      <w:divBdr>
        <w:top w:val="none" w:sz="0" w:space="0" w:color="auto"/>
        <w:left w:val="none" w:sz="0" w:space="0" w:color="auto"/>
        <w:bottom w:val="none" w:sz="0" w:space="0" w:color="auto"/>
        <w:right w:val="none" w:sz="0" w:space="0" w:color="auto"/>
      </w:divBdr>
    </w:div>
    <w:div w:id="568879463">
      <w:bodyDiv w:val="1"/>
      <w:marLeft w:val="0"/>
      <w:marRight w:val="0"/>
      <w:marTop w:val="0"/>
      <w:marBottom w:val="0"/>
      <w:divBdr>
        <w:top w:val="none" w:sz="0" w:space="0" w:color="auto"/>
        <w:left w:val="none" w:sz="0" w:space="0" w:color="auto"/>
        <w:bottom w:val="none" w:sz="0" w:space="0" w:color="auto"/>
        <w:right w:val="none" w:sz="0" w:space="0" w:color="auto"/>
      </w:divBdr>
    </w:div>
    <w:div w:id="596640311">
      <w:bodyDiv w:val="1"/>
      <w:marLeft w:val="0"/>
      <w:marRight w:val="0"/>
      <w:marTop w:val="0"/>
      <w:marBottom w:val="0"/>
      <w:divBdr>
        <w:top w:val="none" w:sz="0" w:space="0" w:color="auto"/>
        <w:left w:val="none" w:sz="0" w:space="0" w:color="auto"/>
        <w:bottom w:val="none" w:sz="0" w:space="0" w:color="auto"/>
        <w:right w:val="none" w:sz="0" w:space="0" w:color="auto"/>
      </w:divBdr>
    </w:div>
    <w:div w:id="600187690">
      <w:bodyDiv w:val="1"/>
      <w:marLeft w:val="0"/>
      <w:marRight w:val="0"/>
      <w:marTop w:val="0"/>
      <w:marBottom w:val="0"/>
      <w:divBdr>
        <w:top w:val="none" w:sz="0" w:space="0" w:color="auto"/>
        <w:left w:val="none" w:sz="0" w:space="0" w:color="auto"/>
        <w:bottom w:val="none" w:sz="0" w:space="0" w:color="auto"/>
        <w:right w:val="none" w:sz="0" w:space="0" w:color="auto"/>
      </w:divBdr>
    </w:div>
    <w:div w:id="605427795">
      <w:bodyDiv w:val="1"/>
      <w:marLeft w:val="0"/>
      <w:marRight w:val="0"/>
      <w:marTop w:val="0"/>
      <w:marBottom w:val="0"/>
      <w:divBdr>
        <w:top w:val="none" w:sz="0" w:space="0" w:color="auto"/>
        <w:left w:val="none" w:sz="0" w:space="0" w:color="auto"/>
        <w:bottom w:val="none" w:sz="0" w:space="0" w:color="auto"/>
        <w:right w:val="none" w:sz="0" w:space="0" w:color="auto"/>
      </w:divBdr>
    </w:div>
    <w:div w:id="637496208">
      <w:bodyDiv w:val="1"/>
      <w:marLeft w:val="0"/>
      <w:marRight w:val="0"/>
      <w:marTop w:val="0"/>
      <w:marBottom w:val="0"/>
      <w:divBdr>
        <w:top w:val="none" w:sz="0" w:space="0" w:color="auto"/>
        <w:left w:val="none" w:sz="0" w:space="0" w:color="auto"/>
        <w:bottom w:val="none" w:sz="0" w:space="0" w:color="auto"/>
        <w:right w:val="none" w:sz="0" w:space="0" w:color="auto"/>
      </w:divBdr>
    </w:div>
    <w:div w:id="645625394">
      <w:bodyDiv w:val="1"/>
      <w:marLeft w:val="0"/>
      <w:marRight w:val="0"/>
      <w:marTop w:val="0"/>
      <w:marBottom w:val="0"/>
      <w:divBdr>
        <w:top w:val="none" w:sz="0" w:space="0" w:color="auto"/>
        <w:left w:val="none" w:sz="0" w:space="0" w:color="auto"/>
        <w:bottom w:val="none" w:sz="0" w:space="0" w:color="auto"/>
        <w:right w:val="none" w:sz="0" w:space="0" w:color="auto"/>
      </w:divBdr>
    </w:div>
    <w:div w:id="648632262">
      <w:bodyDiv w:val="1"/>
      <w:marLeft w:val="0"/>
      <w:marRight w:val="0"/>
      <w:marTop w:val="0"/>
      <w:marBottom w:val="0"/>
      <w:divBdr>
        <w:top w:val="none" w:sz="0" w:space="0" w:color="auto"/>
        <w:left w:val="none" w:sz="0" w:space="0" w:color="auto"/>
        <w:bottom w:val="none" w:sz="0" w:space="0" w:color="auto"/>
        <w:right w:val="none" w:sz="0" w:space="0" w:color="auto"/>
      </w:divBdr>
    </w:div>
    <w:div w:id="666445472">
      <w:bodyDiv w:val="1"/>
      <w:marLeft w:val="0"/>
      <w:marRight w:val="0"/>
      <w:marTop w:val="0"/>
      <w:marBottom w:val="0"/>
      <w:divBdr>
        <w:top w:val="none" w:sz="0" w:space="0" w:color="auto"/>
        <w:left w:val="none" w:sz="0" w:space="0" w:color="auto"/>
        <w:bottom w:val="none" w:sz="0" w:space="0" w:color="auto"/>
        <w:right w:val="none" w:sz="0" w:space="0" w:color="auto"/>
      </w:divBdr>
    </w:div>
    <w:div w:id="697118705">
      <w:bodyDiv w:val="1"/>
      <w:marLeft w:val="0"/>
      <w:marRight w:val="0"/>
      <w:marTop w:val="0"/>
      <w:marBottom w:val="0"/>
      <w:divBdr>
        <w:top w:val="none" w:sz="0" w:space="0" w:color="auto"/>
        <w:left w:val="none" w:sz="0" w:space="0" w:color="auto"/>
        <w:bottom w:val="none" w:sz="0" w:space="0" w:color="auto"/>
        <w:right w:val="none" w:sz="0" w:space="0" w:color="auto"/>
      </w:divBdr>
    </w:div>
    <w:div w:id="702873646">
      <w:bodyDiv w:val="1"/>
      <w:marLeft w:val="0"/>
      <w:marRight w:val="0"/>
      <w:marTop w:val="0"/>
      <w:marBottom w:val="0"/>
      <w:divBdr>
        <w:top w:val="none" w:sz="0" w:space="0" w:color="auto"/>
        <w:left w:val="none" w:sz="0" w:space="0" w:color="auto"/>
        <w:bottom w:val="none" w:sz="0" w:space="0" w:color="auto"/>
        <w:right w:val="none" w:sz="0" w:space="0" w:color="auto"/>
      </w:divBdr>
    </w:div>
    <w:div w:id="715928282">
      <w:bodyDiv w:val="1"/>
      <w:marLeft w:val="0"/>
      <w:marRight w:val="0"/>
      <w:marTop w:val="0"/>
      <w:marBottom w:val="0"/>
      <w:divBdr>
        <w:top w:val="none" w:sz="0" w:space="0" w:color="auto"/>
        <w:left w:val="none" w:sz="0" w:space="0" w:color="auto"/>
        <w:bottom w:val="none" w:sz="0" w:space="0" w:color="auto"/>
        <w:right w:val="none" w:sz="0" w:space="0" w:color="auto"/>
      </w:divBdr>
    </w:div>
    <w:div w:id="718018655">
      <w:bodyDiv w:val="1"/>
      <w:marLeft w:val="0"/>
      <w:marRight w:val="0"/>
      <w:marTop w:val="0"/>
      <w:marBottom w:val="0"/>
      <w:divBdr>
        <w:top w:val="none" w:sz="0" w:space="0" w:color="auto"/>
        <w:left w:val="none" w:sz="0" w:space="0" w:color="auto"/>
        <w:bottom w:val="none" w:sz="0" w:space="0" w:color="auto"/>
        <w:right w:val="none" w:sz="0" w:space="0" w:color="auto"/>
      </w:divBdr>
    </w:div>
    <w:div w:id="772284493">
      <w:bodyDiv w:val="1"/>
      <w:marLeft w:val="0"/>
      <w:marRight w:val="0"/>
      <w:marTop w:val="0"/>
      <w:marBottom w:val="0"/>
      <w:divBdr>
        <w:top w:val="none" w:sz="0" w:space="0" w:color="auto"/>
        <w:left w:val="none" w:sz="0" w:space="0" w:color="auto"/>
        <w:bottom w:val="none" w:sz="0" w:space="0" w:color="auto"/>
        <w:right w:val="none" w:sz="0" w:space="0" w:color="auto"/>
      </w:divBdr>
    </w:div>
    <w:div w:id="793133122">
      <w:bodyDiv w:val="1"/>
      <w:marLeft w:val="0"/>
      <w:marRight w:val="0"/>
      <w:marTop w:val="0"/>
      <w:marBottom w:val="0"/>
      <w:divBdr>
        <w:top w:val="none" w:sz="0" w:space="0" w:color="auto"/>
        <w:left w:val="none" w:sz="0" w:space="0" w:color="auto"/>
        <w:bottom w:val="none" w:sz="0" w:space="0" w:color="auto"/>
        <w:right w:val="none" w:sz="0" w:space="0" w:color="auto"/>
      </w:divBdr>
    </w:div>
    <w:div w:id="796027324">
      <w:bodyDiv w:val="1"/>
      <w:marLeft w:val="0"/>
      <w:marRight w:val="0"/>
      <w:marTop w:val="0"/>
      <w:marBottom w:val="0"/>
      <w:divBdr>
        <w:top w:val="none" w:sz="0" w:space="0" w:color="auto"/>
        <w:left w:val="none" w:sz="0" w:space="0" w:color="auto"/>
        <w:bottom w:val="none" w:sz="0" w:space="0" w:color="auto"/>
        <w:right w:val="none" w:sz="0" w:space="0" w:color="auto"/>
      </w:divBdr>
    </w:div>
    <w:div w:id="798769061">
      <w:bodyDiv w:val="1"/>
      <w:marLeft w:val="0"/>
      <w:marRight w:val="0"/>
      <w:marTop w:val="0"/>
      <w:marBottom w:val="0"/>
      <w:divBdr>
        <w:top w:val="none" w:sz="0" w:space="0" w:color="auto"/>
        <w:left w:val="none" w:sz="0" w:space="0" w:color="auto"/>
        <w:bottom w:val="none" w:sz="0" w:space="0" w:color="auto"/>
        <w:right w:val="none" w:sz="0" w:space="0" w:color="auto"/>
      </w:divBdr>
    </w:div>
    <w:div w:id="813445412">
      <w:bodyDiv w:val="1"/>
      <w:marLeft w:val="0"/>
      <w:marRight w:val="0"/>
      <w:marTop w:val="0"/>
      <w:marBottom w:val="0"/>
      <w:divBdr>
        <w:top w:val="none" w:sz="0" w:space="0" w:color="auto"/>
        <w:left w:val="none" w:sz="0" w:space="0" w:color="auto"/>
        <w:bottom w:val="none" w:sz="0" w:space="0" w:color="auto"/>
        <w:right w:val="none" w:sz="0" w:space="0" w:color="auto"/>
      </w:divBdr>
    </w:div>
    <w:div w:id="849178445">
      <w:bodyDiv w:val="1"/>
      <w:marLeft w:val="0"/>
      <w:marRight w:val="0"/>
      <w:marTop w:val="0"/>
      <w:marBottom w:val="0"/>
      <w:divBdr>
        <w:top w:val="none" w:sz="0" w:space="0" w:color="auto"/>
        <w:left w:val="none" w:sz="0" w:space="0" w:color="auto"/>
        <w:bottom w:val="none" w:sz="0" w:space="0" w:color="auto"/>
        <w:right w:val="none" w:sz="0" w:space="0" w:color="auto"/>
      </w:divBdr>
    </w:div>
    <w:div w:id="856037460">
      <w:bodyDiv w:val="1"/>
      <w:marLeft w:val="0"/>
      <w:marRight w:val="0"/>
      <w:marTop w:val="0"/>
      <w:marBottom w:val="0"/>
      <w:divBdr>
        <w:top w:val="none" w:sz="0" w:space="0" w:color="auto"/>
        <w:left w:val="none" w:sz="0" w:space="0" w:color="auto"/>
        <w:bottom w:val="none" w:sz="0" w:space="0" w:color="auto"/>
        <w:right w:val="none" w:sz="0" w:space="0" w:color="auto"/>
      </w:divBdr>
    </w:div>
    <w:div w:id="857037724">
      <w:bodyDiv w:val="1"/>
      <w:marLeft w:val="0"/>
      <w:marRight w:val="0"/>
      <w:marTop w:val="0"/>
      <w:marBottom w:val="0"/>
      <w:divBdr>
        <w:top w:val="none" w:sz="0" w:space="0" w:color="auto"/>
        <w:left w:val="none" w:sz="0" w:space="0" w:color="auto"/>
        <w:bottom w:val="none" w:sz="0" w:space="0" w:color="auto"/>
        <w:right w:val="none" w:sz="0" w:space="0" w:color="auto"/>
      </w:divBdr>
    </w:div>
    <w:div w:id="886836575">
      <w:bodyDiv w:val="1"/>
      <w:marLeft w:val="0"/>
      <w:marRight w:val="0"/>
      <w:marTop w:val="0"/>
      <w:marBottom w:val="0"/>
      <w:divBdr>
        <w:top w:val="none" w:sz="0" w:space="0" w:color="auto"/>
        <w:left w:val="none" w:sz="0" w:space="0" w:color="auto"/>
        <w:bottom w:val="none" w:sz="0" w:space="0" w:color="auto"/>
        <w:right w:val="none" w:sz="0" w:space="0" w:color="auto"/>
      </w:divBdr>
      <w:divsChild>
        <w:div w:id="1920023501">
          <w:marLeft w:val="0"/>
          <w:marRight w:val="0"/>
          <w:marTop w:val="0"/>
          <w:marBottom w:val="0"/>
          <w:divBdr>
            <w:top w:val="none" w:sz="0" w:space="0" w:color="auto"/>
            <w:left w:val="none" w:sz="0" w:space="0" w:color="auto"/>
            <w:bottom w:val="none" w:sz="0" w:space="0" w:color="auto"/>
            <w:right w:val="none" w:sz="0" w:space="0" w:color="auto"/>
          </w:divBdr>
          <w:divsChild>
            <w:div w:id="20014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8170">
      <w:bodyDiv w:val="1"/>
      <w:marLeft w:val="0"/>
      <w:marRight w:val="0"/>
      <w:marTop w:val="0"/>
      <w:marBottom w:val="0"/>
      <w:divBdr>
        <w:top w:val="none" w:sz="0" w:space="0" w:color="auto"/>
        <w:left w:val="none" w:sz="0" w:space="0" w:color="auto"/>
        <w:bottom w:val="none" w:sz="0" w:space="0" w:color="auto"/>
        <w:right w:val="none" w:sz="0" w:space="0" w:color="auto"/>
      </w:divBdr>
    </w:div>
    <w:div w:id="909729742">
      <w:bodyDiv w:val="1"/>
      <w:marLeft w:val="0"/>
      <w:marRight w:val="0"/>
      <w:marTop w:val="0"/>
      <w:marBottom w:val="0"/>
      <w:divBdr>
        <w:top w:val="none" w:sz="0" w:space="0" w:color="auto"/>
        <w:left w:val="none" w:sz="0" w:space="0" w:color="auto"/>
        <w:bottom w:val="none" w:sz="0" w:space="0" w:color="auto"/>
        <w:right w:val="none" w:sz="0" w:space="0" w:color="auto"/>
      </w:divBdr>
    </w:div>
    <w:div w:id="915238405">
      <w:bodyDiv w:val="1"/>
      <w:marLeft w:val="0"/>
      <w:marRight w:val="0"/>
      <w:marTop w:val="0"/>
      <w:marBottom w:val="0"/>
      <w:divBdr>
        <w:top w:val="none" w:sz="0" w:space="0" w:color="auto"/>
        <w:left w:val="none" w:sz="0" w:space="0" w:color="auto"/>
        <w:bottom w:val="none" w:sz="0" w:space="0" w:color="auto"/>
        <w:right w:val="none" w:sz="0" w:space="0" w:color="auto"/>
      </w:divBdr>
    </w:div>
    <w:div w:id="931014972">
      <w:bodyDiv w:val="1"/>
      <w:marLeft w:val="0"/>
      <w:marRight w:val="0"/>
      <w:marTop w:val="0"/>
      <w:marBottom w:val="0"/>
      <w:divBdr>
        <w:top w:val="none" w:sz="0" w:space="0" w:color="auto"/>
        <w:left w:val="none" w:sz="0" w:space="0" w:color="auto"/>
        <w:bottom w:val="none" w:sz="0" w:space="0" w:color="auto"/>
        <w:right w:val="none" w:sz="0" w:space="0" w:color="auto"/>
      </w:divBdr>
    </w:div>
    <w:div w:id="935136227">
      <w:bodyDiv w:val="1"/>
      <w:marLeft w:val="0"/>
      <w:marRight w:val="0"/>
      <w:marTop w:val="0"/>
      <w:marBottom w:val="0"/>
      <w:divBdr>
        <w:top w:val="none" w:sz="0" w:space="0" w:color="auto"/>
        <w:left w:val="none" w:sz="0" w:space="0" w:color="auto"/>
        <w:bottom w:val="none" w:sz="0" w:space="0" w:color="auto"/>
        <w:right w:val="none" w:sz="0" w:space="0" w:color="auto"/>
      </w:divBdr>
    </w:div>
    <w:div w:id="961494383">
      <w:bodyDiv w:val="1"/>
      <w:marLeft w:val="0"/>
      <w:marRight w:val="0"/>
      <w:marTop w:val="0"/>
      <w:marBottom w:val="0"/>
      <w:divBdr>
        <w:top w:val="none" w:sz="0" w:space="0" w:color="auto"/>
        <w:left w:val="none" w:sz="0" w:space="0" w:color="auto"/>
        <w:bottom w:val="none" w:sz="0" w:space="0" w:color="auto"/>
        <w:right w:val="none" w:sz="0" w:space="0" w:color="auto"/>
      </w:divBdr>
    </w:div>
    <w:div w:id="980500406">
      <w:bodyDiv w:val="1"/>
      <w:marLeft w:val="0"/>
      <w:marRight w:val="0"/>
      <w:marTop w:val="0"/>
      <w:marBottom w:val="0"/>
      <w:divBdr>
        <w:top w:val="none" w:sz="0" w:space="0" w:color="auto"/>
        <w:left w:val="none" w:sz="0" w:space="0" w:color="auto"/>
        <w:bottom w:val="none" w:sz="0" w:space="0" w:color="auto"/>
        <w:right w:val="none" w:sz="0" w:space="0" w:color="auto"/>
      </w:divBdr>
    </w:div>
    <w:div w:id="984431867">
      <w:bodyDiv w:val="1"/>
      <w:marLeft w:val="0"/>
      <w:marRight w:val="0"/>
      <w:marTop w:val="0"/>
      <w:marBottom w:val="0"/>
      <w:divBdr>
        <w:top w:val="none" w:sz="0" w:space="0" w:color="auto"/>
        <w:left w:val="none" w:sz="0" w:space="0" w:color="auto"/>
        <w:bottom w:val="none" w:sz="0" w:space="0" w:color="auto"/>
        <w:right w:val="none" w:sz="0" w:space="0" w:color="auto"/>
      </w:divBdr>
    </w:div>
    <w:div w:id="999042025">
      <w:bodyDiv w:val="1"/>
      <w:marLeft w:val="0"/>
      <w:marRight w:val="0"/>
      <w:marTop w:val="0"/>
      <w:marBottom w:val="0"/>
      <w:divBdr>
        <w:top w:val="none" w:sz="0" w:space="0" w:color="auto"/>
        <w:left w:val="none" w:sz="0" w:space="0" w:color="auto"/>
        <w:bottom w:val="none" w:sz="0" w:space="0" w:color="auto"/>
        <w:right w:val="none" w:sz="0" w:space="0" w:color="auto"/>
      </w:divBdr>
    </w:div>
    <w:div w:id="1002313755">
      <w:bodyDiv w:val="1"/>
      <w:marLeft w:val="0"/>
      <w:marRight w:val="0"/>
      <w:marTop w:val="0"/>
      <w:marBottom w:val="0"/>
      <w:divBdr>
        <w:top w:val="none" w:sz="0" w:space="0" w:color="auto"/>
        <w:left w:val="none" w:sz="0" w:space="0" w:color="auto"/>
        <w:bottom w:val="none" w:sz="0" w:space="0" w:color="auto"/>
        <w:right w:val="none" w:sz="0" w:space="0" w:color="auto"/>
      </w:divBdr>
    </w:div>
    <w:div w:id="1006714839">
      <w:bodyDiv w:val="1"/>
      <w:marLeft w:val="0"/>
      <w:marRight w:val="0"/>
      <w:marTop w:val="0"/>
      <w:marBottom w:val="0"/>
      <w:divBdr>
        <w:top w:val="none" w:sz="0" w:space="0" w:color="auto"/>
        <w:left w:val="none" w:sz="0" w:space="0" w:color="auto"/>
        <w:bottom w:val="none" w:sz="0" w:space="0" w:color="auto"/>
        <w:right w:val="none" w:sz="0" w:space="0" w:color="auto"/>
      </w:divBdr>
    </w:div>
    <w:div w:id="1023165501">
      <w:bodyDiv w:val="1"/>
      <w:marLeft w:val="0"/>
      <w:marRight w:val="0"/>
      <w:marTop w:val="0"/>
      <w:marBottom w:val="0"/>
      <w:divBdr>
        <w:top w:val="none" w:sz="0" w:space="0" w:color="auto"/>
        <w:left w:val="none" w:sz="0" w:space="0" w:color="auto"/>
        <w:bottom w:val="none" w:sz="0" w:space="0" w:color="auto"/>
        <w:right w:val="none" w:sz="0" w:space="0" w:color="auto"/>
      </w:divBdr>
    </w:div>
    <w:div w:id="1043018360">
      <w:bodyDiv w:val="1"/>
      <w:marLeft w:val="0"/>
      <w:marRight w:val="0"/>
      <w:marTop w:val="0"/>
      <w:marBottom w:val="0"/>
      <w:divBdr>
        <w:top w:val="none" w:sz="0" w:space="0" w:color="auto"/>
        <w:left w:val="none" w:sz="0" w:space="0" w:color="auto"/>
        <w:bottom w:val="none" w:sz="0" w:space="0" w:color="auto"/>
        <w:right w:val="none" w:sz="0" w:space="0" w:color="auto"/>
      </w:divBdr>
    </w:div>
    <w:div w:id="1046224411">
      <w:bodyDiv w:val="1"/>
      <w:marLeft w:val="0"/>
      <w:marRight w:val="0"/>
      <w:marTop w:val="0"/>
      <w:marBottom w:val="0"/>
      <w:divBdr>
        <w:top w:val="none" w:sz="0" w:space="0" w:color="auto"/>
        <w:left w:val="none" w:sz="0" w:space="0" w:color="auto"/>
        <w:bottom w:val="none" w:sz="0" w:space="0" w:color="auto"/>
        <w:right w:val="none" w:sz="0" w:space="0" w:color="auto"/>
      </w:divBdr>
    </w:div>
    <w:div w:id="1065646097">
      <w:bodyDiv w:val="1"/>
      <w:marLeft w:val="0"/>
      <w:marRight w:val="0"/>
      <w:marTop w:val="0"/>
      <w:marBottom w:val="0"/>
      <w:divBdr>
        <w:top w:val="none" w:sz="0" w:space="0" w:color="auto"/>
        <w:left w:val="none" w:sz="0" w:space="0" w:color="auto"/>
        <w:bottom w:val="none" w:sz="0" w:space="0" w:color="auto"/>
        <w:right w:val="none" w:sz="0" w:space="0" w:color="auto"/>
      </w:divBdr>
    </w:div>
    <w:div w:id="1076170702">
      <w:bodyDiv w:val="1"/>
      <w:marLeft w:val="0"/>
      <w:marRight w:val="0"/>
      <w:marTop w:val="0"/>
      <w:marBottom w:val="0"/>
      <w:divBdr>
        <w:top w:val="none" w:sz="0" w:space="0" w:color="auto"/>
        <w:left w:val="none" w:sz="0" w:space="0" w:color="auto"/>
        <w:bottom w:val="none" w:sz="0" w:space="0" w:color="auto"/>
        <w:right w:val="none" w:sz="0" w:space="0" w:color="auto"/>
      </w:divBdr>
    </w:div>
    <w:div w:id="1076901365">
      <w:bodyDiv w:val="1"/>
      <w:marLeft w:val="0"/>
      <w:marRight w:val="0"/>
      <w:marTop w:val="0"/>
      <w:marBottom w:val="0"/>
      <w:divBdr>
        <w:top w:val="none" w:sz="0" w:space="0" w:color="auto"/>
        <w:left w:val="none" w:sz="0" w:space="0" w:color="auto"/>
        <w:bottom w:val="none" w:sz="0" w:space="0" w:color="auto"/>
        <w:right w:val="none" w:sz="0" w:space="0" w:color="auto"/>
      </w:divBdr>
    </w:div>
    <w:div w:id="1081567209">
      <w:bodyDiv w:val="1"/>
      <w:marLeft w:val="0"/>
      <w:marRight w:val="0"/>
      <w:marTop w:val="0"/>
      <w:marBottom w:val="0"/>
      <w:divBdr>
        <w:top w:val="none" w:sz="0" w:space="0" w:color="auto"/>
        <w:left w:val="none" w:sz="0" w:space="0" w:color="auto"/>
        <w:bottom w:val="none" w:sz="0" w:space="0" w:color="auto"/>
        <w:right w:val="none" w:sz="0" w:space="0" w:color="auto"/>
      </w:divBdr>
      <w:divsChild>
        <w:div w:id="869032011">
          <w:marLeft w:val="0"/>
          <w:marRight w:val="0"/>
          <w:marTop w:val="0"/>
          <w:marBottom w:val="0"/>
          <w:divBdr>
            <w:top w:val="none" w:sz="0" w:space="0" w:color="auto"/>
            <w:left w:val="none" w:sz="0" w:space="0" w:color="auto"/>
            <w:bottom w:val="none" w:sz="0" w:space="0" w:color="auto"/>
            <w:right w:val="none" w:sz="0" w:space="0" w:color="auto"/>
          </w:divBdr>
          <w:divsChild>
            <w:div w:id="1332180263">
              <w:marLeft w:val="0"/>
              <w:marRight w:val="0"/>
              <w:marTop w:val="0"/>
              <w:marBottom w:val="0"/>
              <w:divBdr>
                <w:top w:val="none" w:sz="0" w:space="0" w:color="auto"/>
                <w:left w:val="none" w:sz="0" w:space="0" w:color="auto"/>
                <w:bottom w:val="none" w:sz="0" w:space="0" w:color="auto"/>
                <w:right w:val="none" w:sz="0" w:space="0" w:color="auto"/>
              </w:divBdr>
            </w:div>
            <w:div w:id="384916602">
              <w:marLeft w:val="0"/>
              <w:marRight w:val="0"/>
              <w:marTop w:val="0"/>
              <w:marBottom w:val="0"/>
              <w:divBdr>
                <w:top w:val="none" w:sz="0" w:space="0" w:color="auto"/>
                <w:left w:val="none" w:sz="0" w:space="0" w:color="auto"/>
                <w:bottom w:val="none" w:sz="0" w:space="0" w:color="auto"/>
                <w:right w:val="none" w:sz="0" w:space="0" w:color="auto"/>
              </w:divBdr>
            </w:div>
            <w:div w:id="1435831525">
              <w:marLeft w:val="0"/>
              <w:marRight w:val="0"/>
              <w:marTop w:val="0"/>
              <w:marBottom w:val="0"/>
              <w:divBdr>
                <w:top w:val="none" w:sz="0" w:space="0" w:color="auto"/>
                <w:left w:val="none" w:sz="0" w:space="0" w:color="auto"/>
                <w:bottom w:val="none" w:sz="0" w:space="0" w:color="auto"/>
                <w:right w:val="none" w:sz="0" w:space="0" w:color="auto"/>
              </w:divBdr>
            </w:div>
            <w:div w:id="1002009700">
              <w:marLeft w:val="0"/>
              <w:marRight w:val="0"/>
              <w:marTop w:val="0"/>
              <w:marBottom w:val="0"/>
              <w:divBdr>
                <w:top w:val="none" w:sz="0" w:space="0" w:color="auto"/>
                <w:left w:val="none" w:sz="0" w:space="0" w:color="auto"/>
                <w:bottom w:val="none" w:sz="0" w:space="0" w:color="auto"/>
                <w:right w:val="none" w:sz="0" w:space="0" w:color="auto"/>
              </w:divBdr>
            </w:div>
            <w:div w:id="1055619674">
              <w:marLeft w:val="0"/>
              <w:marRight w:val="0"/>
              <w:marTop w:val="0"/>
              <w:marBottom w:val="0"/>
              <w:divBdr>
                <w:top w:val="none" w:sz="0" w:space="0" w:color="auto"/>
                <w:left w:val="none" w:sz="0" w:space="0" w:color="auto"/>
                <w:bottom w:val="none" w:sz="0" w:space="0" w:color="auto"/>
                <w:right w:val="none" w:sz="0" w:space="0" w:color="auto"/>
              </w:divBdr>
            </w:div>
            <w:div w:id="1748455050">
              <w:marLeft w:val="0"/>
              <w:marRight w:val="0"/>
              <w:marTop w:val="0"/>
              <w:marBottom w:val="0"/>
              <w:divBdr>
                <w:top w:val="none" w:sz="0" w:space="0" w:color="auto"/>
                <w:left w:val="none" w:sz="0" w:space="0" w:color="auto"/>
                <w:bottom w:val="none" w:sz="0" w:space="0" w:color="auto"/>
                <w:right w:val="none" w:sz="0" w:space="0" w:color="auto"/>
              </w:divBdr>
            </w:div>
            <w:div w:id="70406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6553">
      <w:bodyDiv w:val="1"/>
      <w:marLeft w:val="0"/>
      <w:marRight w:val="0"/>
      <w:marTop w:val="0"/>
      <w:marBottom w:val="0"/>
      <w:divBdr>
        <w:top w:val="none" w:sz="0" w:space="0" w:color="auto"/>
        <w:left w:val="none" w:sz="0" w:space="0" w:color="auto"/>
        <w:bottom w:val="none" w:sz="0" w:space="0" w:color="auto"/>
        <w:right w:val="none" w:sz="0" w:space="0" w:color="auto"/>
      </w:divBdr>
    </w:div>
    <w:div w:id="1099568173">
      <w:bodyDiv w:val="1"/>
      <w:marLeft w:val="0"/>
      <w:marRight w:val="0"/>
      <w:marTop w:val="0"/>
      <w:marBottom w:val="0"/>
      <w:divBdr>
        <w:top w:val="none" w:sz="0" w:space="0" w:color="auto"/>
        <w:left w:val="none" w:sz="0" w:space="0" w:color="auto"/>
        <w:bottom w:val="none" w:sz="0" w:space="0" w:color="auto"/>
        <w:right w:val="none" w:sz="0" w:space="0" w:color="auto"/>
      </w:divBdr>
    </w:div>
    <w:div w:id="1113944473">
      <w:bodyDiv w:val="1"/>
      <w:marLeft w:val="0"/>
      <w:marRight w:val="0"/>
      <w:marTop w:val="0"/>
      <w:marBottom w:val="0"/>
      <w:divBdr>
        <w:top w:val="none" w:sz="0" w:space="0" w:color="auto"/>
        <w:left w:val="none" w:sz="0" w:space="0" w:color="auto"/>
        <w:bottom w:val="none" w:sz="0" w:space="0" w:color="auto"/>
        <w:right w:val="none" w:sz="0" w:space="0" w:color="auto"/>
      </w:divBdr>
    </w:div>
    <w:div w:id="1115489436">
      <w:bodyDiv w:val="1"/>
      <w:marLeft w:val="0"/>
      <w:marRight w:val="0"/>
      <w:marTop w:val="0"/>
      <w:marBottom w:val="0"/>
      <w:divBdr>
        <w:top w:val="none" w:sz="0" w:space="0" w:color="auto"/>
        <w:left w:val="none" w:sz="0" w:space="0" w:color="auto"/>
        <w:bottom w:val="none" w:sz="0" w:space="0" w:color="auto"/>
        <w:right w:val="none" w:sz="0" w:space="0" w:color="auto"/>
      </w:divBdr>
    </w:div>
    <w:div w:id="1119253128">
      <w:bodyDiv w:val="1"/>
      <w:marLeft w:val="0"/>
      <w:marRight w:val="0"/>
      <w:marTop w:val="0"/>
      <w:marBottom w:val="0"/>
      <w:divBdr>
        <w:top w:val="none" w:sz="0" w:space="0" w:color="auto"/>
        <w:left w:val="none" w:sz="0" w:space="0" w:color="auto"/>
        <w:bottom w:val="none" w:sz="0" w:space="0" w:color="auto"/>
        <w:right w:val="none" w:sz="0" w:space="0" w:color="auto"/>
      </w:divBdr>
    </w:div>
    <w:div w:id="1137258938">
      <w:bodyDiv w:val="1"/>
      <w:marLeft w:val="0"/>
      <w:marRight w:val="0"/>
      <w:marTop w:val="0"/>
      <w:marBottom w:val="0"/>
      <w:divBdr>
        <w:top w:val="none" w:sz="0" w:space="0" w:color="auto"/>
        <w:left w:val="none" w:sz="0" w:space="0" w:color="auto"/>
        <w:bottom w:val="none" w:sz="0" w:space="0" w:color="auto"/>
        <w:right w:val="none" w:sz="0" w:space="0" w:color="auto"/>
      </w:divBdr>
    </w:div>
    <w:div w:id="1147018771">
      <w:bodyDiv w:val="1"/>
      <w:marLeft w:val="0"/>
      <w:marRight w:val="0"/>
      <w:marTop w:val="0"/>
      <w:marBottom w:val="0"/>
      <w:divBdr>
        <w:top w:val="none" w:sz="0" w:space="0" w:color="auto"/>
        <w:left w:val="none" w:sz="0" w:space="0" w:color="auto"/>
        <w:bottom w:val="none" w:sz="0" w:space="0" w:color="auto"/>
        <w:right w:val="none" w:sz="0" w:space="0" w:color="auto"/>
      </w:divBdr>
    </w:div>
    <w:div w:id="1172448832">
      <w:bodyDiv w:val="1"/>
      <w:marLeft w:val="0"/>
      <w:marRight w:val="0"/>
      <w:marTop w:val="0"/>
      <w:marBottom w:val="0"/>
      <w:divBdr>
        <w:top w:val="none" w:sz="0" w:space="0" w:color="auto"/>
        <w:left w:val="none" w:sz="0" w:space="0" w:color="auto"/>
        <w:bottom w:val="none" w:sz="0" w:space="0" w:color="auto"/>
        <w:right w:val="none" w:sz="0" w:space="0" w:color="auto"/>
      </w:divBdr>
    </w:div>
    <w:div w:id="1178499111">
      <w:bodyDiv w:val="1"/>
      <w:marLeft w:val="0"/>
      <w:marRight w:val="0"/>
      <w:marTop w:val="0"/>
      <w:marBottom w:val="0"/>
      <w:divBdr>
        <w:top w:val="none" w:sz="0" w:space="0" w:color="auto"/>
        <w:left w:val="none" w:sz="0" w:space="0" w:color="auto"/>
        <w:bottom w:val="none" w:sz="0" w:space="0" w:color="auto"/>
        <w:right w:val="none" w:sz="0" w:space="0" w:color="auto"/>
      </w:divBdr>
      <w:divsChild>
        <w:div w:id="99031167">
          <w:marLeft w:val="0"/>
          <w:marRight w:val="0"/>
          <w:marTop w:val="0"/>
          <w:marBottom w:val="0"/>
          <w:divBdr>
            <w:top w:val="none" w:sz="0" w:space="0" w:color="auto"/>
            <w:left w:val="none" w:sz="0" w:space="0" w:color="auto"/>
            <w:bottom w:val="none" w:sz="0" w:space="0" w:color="auto"/>
            <w:right w:val="none" w:sz="0" w:space="0" w:color="auto"/>
          </w:divBdr>
          <w:divsChild>
            <w:div w:id="180770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33405">
      <w:bodyDiv w:val="1"/>
      <w:marLeft w:val="0"/>
      <w:marRight w:val="0"/>
      <w:marTop w:val="0"/>
      <w:marBottom w:val="0"/>
      <w:divBdr>
        <w:top w:val="none" w:sz="0" w:space="0" w:color="auto"/>
        <w:left w:val="none" w:sz="0" w:space="0" w:color="auto"/>
        <w:bottom w:val="none" w:sz="0" w:space="0" w:color="auto"/>
        <w:right w:val="none" w:sz="0" w:space="0" w:color="auto"/>
      </w:divBdr>
    </w:div>
    <w:div w:id="1184176136">
      <w:bodyDiv w:val="1"/>
      <w:marLeft w:val="0"/>
      <w:marRight w:val="0"/>
      <w:marTop w:val="0"/>
      <w:marBottom w:val="0"/>
      <w:divBdr>
        <w:top w:val="none" w:sz="0" w:space="0" w:color="auto"/>
        <w:left w:val="none" w:sz="0" w:space="0" w:color="auto"/>
        <w:bottom w:val="none" w:sz="0" w:space="0" w:color="auto"/>
        <w:right w:val="none" w:sz="0" w:space="0" w:color="auto"/>
      </w:divBdr>
    </w:div>
    <w:div w:id="1188175869">
      <w:bodyDiv w:val="1"/>
      <w:marLeft w:val="0"/>
      <w:marRight w:val="0"/>
      <w:marTop w:val="0"/>
      <w:marBottom w:val="0"/>
      <w:divBdr>
        <w:top w:val="none" w:sz="0" w:space="0" w:color="auto"/>
        <w:left w:val="none" w:sz="0" w:space="0" w:color="auto"/>
        <w:bottom w:val="none" w:sz="0" w:space="0" w:color="auto"/>
        <w:right w:val="none" w:sz="0" w:space="0" w:color="auto"/>
      </w:divBdr>
    </w:div>
    <w:div w:id="1200314263">
      <w:bodyDiv w:val="1"/>
      <w:marLeft w:val="0"/>
      <w:marRight w:val="0"/>
      <w:marTop w:val="0"/>
      <w:marBottom w:val="0"/>
      <w:divBdr>
        <w:top w:val="none" w:sz="0" w:space="0" w:color="auto"/>
        <w:left w:val="none" w:sz="0" w:space="0" w:color="auto"/>
        <w:bottom w:val="none" w:sz="0" w:space="0" w:color="auto"/>
        <w:right w:val="none" w:sz="0" w:space="0" w:color="auto"/>
      </w:divBdr>
    </w:div>
    <w:div w:id="1220090279">
      <w:bodyDiv w:val="1"/>
      <w:marLeft w:val="0"/>
      <w:marRight w:val="0"/>
      <w:marTop w:val="0"/>
      <w:marBottom w:val="0"/>
      <w:divBdr>
        <w:top w:val="none" w:sz="0" w:space="0" w:color="auto"/>
        <w:left w:val="none" w:sz="0" w:space="0" w:color="auto"/>
        <w:bottom w:val="none" w:sz="0" w:space="0" w:color="auto"/>
        <w:right w:val="none" w:sz="0" w:space="0" w:color="auto"/>
      </w:divBdr>
      <w:divsChild>
        <w:div w:id="1995645476">
          <w:marLeft w:val="0"/>
          <w:marRight w:val="0"/>
          <w:marTop w:val="0"/>
          <w:marBottom w:val="0"/>
          <w:divBdr>
            <w:top w:val="none" w:sz="0" w:space="0" w:color="auto"/>
            <w:left w:val="none" w:sz="0" w:space="0" w:color="auto"/>
            <w:bottom w:val="none" w:sz="0" w:space="0" w:color="auto"/>
            <w:right w:val="none" w:sz="0" w:space="0" w:color="auto"/>
          </w:divBdr>
        </w:div>
      </w:divsChild>
    </w:div>
    <w:div w:id="1221748112">
      <w:bodyDiv w:val="1"/>
      <w:marLeft w:val="0"/>
      <w:marRight w:val="0"/>
      <w:marTop w:val="0"/>
      <w:marBottom w:val="0"/>
      <w:divBdr>
        <w:top w:val="none" w:sz="0" w:space="0" w:color="auto"/>
        <w:left w:val="none" w:sz="0" w:space="0" w:color="auto"/>
        <w:bottom w:val="none" w:sz="0" w:space="0" w:color="auto"/>
        <w:right w:val="none" w:sz="0" w:space="0" w:color="auto"/>
      </w:divBdr>
    </w:div>
    <w:div w:id="1247492700">
      <w:bodyDiv w:val="1"/>
      <w:marLeft w:val="0"/>
      <w:marRight w:val="0"/>
      <w:marTop w:val="0"/>
      <w:marBottom w:val="0"/>
      <w:divBdr>
        <w:top w:val="none" w:sz="0" w:space="0" w:color="auto"/>
        <w:left w:val="none" w:sz="0" w:space="0" w:color="auto"/>
        <w:bottom w:val="none" w:sz="0" w:space="0" w:color="auto"/>
        <w:right w:val="none" w:sz="0" w:space="0" w:color="auto"/>
      </w:divBdr>
    </w:div>
    <w:div w:id="1268538441">
      <w:bodyDiv w:val="1"/>
      <w:marLeft w:val="0"/>
      <w:marRight w:val="0"/>
      <w:marTop w:val="0"/>
      <w:marBottom w:val="0"/>
      <w:divBdr>
        <w:top w:val="none" w:sz="0" w:space="0" w:color="auto"/>
        <w:left w:val="none" w:sz="0" w:space="0" w:color="auto"/>
        <w:bottom w:val="none" w:sz="0" w:space="0" w:color="auto"/>
        <w:right w:val="none" w:sz="0" w:space="0" w:color="auto"/>
      </w:divBdr>
    </w:div>
    <w:div w:id="1272710690">
      <w:bodyDiv w:val="1"/>
      <w:marLeft w:val="0"/>
      <w:marRight w:val="0"/>
      <w:marTop w:val="0"/>
      <w:marBottom w:val="0"/>
      <w:divBdr>
        <w:top w:val="none" w:sz="0" w:space="0" w:color="auto"/>
        <w:left w:val="none" w:sz="0" w:space="0" w:color="auto"/>
        <w:bottom w:val="none" w:sz="0" w:space="0" w:color="auto"/>
        <w:right w:val="none" w:sz="0" w:space="0" w:color="auto"/>
      </w:divBdr>
    </w:div>
    <w:div w:id="1273825602">
      <w:bodyDiv w:val="1"/>
      <w:marLeft w:val="0"/>
      <w:marRight w:val="0"/>
      <w:marTop w:val="0"/>
      <w:marBottom w:val="0"/>
      <w:divBdr>
        <w:top w:val="none" w:sz="0" w:space="0" w:color="auto"/>
        <w:left w:val="none" w:sz="0" w:space="0" w:color="auto"/>
        <w:bottom w:val="none" w:sz="0" w:space="0" w:color="auto"/>
        <w:right w:val="none" w:sz="0" w:space="0" w:color="auto"/>
      </w:divBdr>
    </w:div>
    <w:div w:id="1275284678">
      <w:bodyDiv w:val="1"/>
      <w:marLeft w:val="0"/>
      <w:marRight w:val="0"/>
      <w:marTop w:val="0"/>
      <w:marBottom w:val="0"/>
      <w:divBdr>
        <w:top w:val="none" w:sz="0" w:space="0" w:color="auto"/>
        <w:left w:val="none" w:sz="0" w:space="0" w:color="auto"/>
        <w:bottom w:val="none" w:sz="0" w:space="0" w:color="auto"/>
        <w:right w:val="none" w:sz="0" w:space="0" w:color="auto"/>
      </w:divBdr>
    </w:div>
    <w:div w:id="1300573782">
      <w:bodyDiv w:val="1"/>
      <w:marLeft w:val="0"/>
      <w:marRight w:val="0"/>
      <w:marTop w:val="0"/>
      <w:marBottom w:val="0"/>
      <w:divBdr>
        <w:top w:val="none" w:sz="0" w:space="0" w:color="auto"/>
        <w:left w:val="none" w:sz="0" w:space="0" w:color="auto"/>
        <w:bottom w:val="none" w:sz="0" w:space="0" w:color="auto"/>
        <w:right w:val="none" w:sz="0" w:space="0" w:color="auto"/>
      </w:divBdr>
    </w:div>
    <w:div w:id="1318263943">
      <w:bodyDiv w:val="1"/>
      <w:marLeft w:val="0"/>
      <w:marRight w:val="0"/>
      <w:marTop w:val="0"/>
      <w:marBottom w:val="0"/>
      <w:divBdr>
        <w:top w:val="none" w:sz="0" w:space="0" w:color="auto"/>
        <w:left w:val="none" w:sz="0" w:space="0" w:color="auto"/>
        <w:bottom w:val="none" w:sz="0" w:space="0" w:color="auto"/>
        <w:right w:val="none" w:sz="0" w:space="0" w:color="auto"/>
      </w:divBdr>
      <w:divsChild>
        <w:div w:id="1070076474">
          <w:marLeft w:val="0"/>
          <w:marRight w:val="0"/>
          <w:marTop w:val="0"/>
          <w:marBottom w:val="0"/>
          <w:divBdr>
            <w:top w:val="none" w:sz="0" w:space="0" w:color="auto"/>
            <w:left w:val="none" w:sz="0" w:space="0" w:color="auto"/>
            <w:bottom w:val="none" w:sz="0" w:space="0" w:color="auto"/>
            <w:right w:val="none" w:sz="0" w:space="0" w:color="auto"/>
          </w:divBdr>
          <w:divsChild>
            <w:div w:id="5567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43557">
      <w:bodyDiv w:val="1"/>
      <w:marLeft w:val="0"/>
      <w:marRight w:val="0"/>
      <w:marTop w:val="0"/>
      <w:marBottom w:val="0"/>
      <w:divBdr>
        <w:top w:val="none" w:sz="0" w:space="0" w:color="auto"/>
        <w:left w:val="none" w:sz="0" w:space="0" w:color="auto"/>
        <w:bottom w:val="none" w:sz="0" w:space="0" w:color="auto"/>
        <w:right w:val="none" w:sz="0" w:space="0" w:color="auto"/>
      </w:divBdr>
    </w:div>
    <w:div w:id="135915811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sChild>
        <w:div w:id="1315715138">
          <w:marLeft w:val="0"/>
          <w:marRight w:val="0"/>
          <w:marTop w:val="0"/>
          <w:marBottom w:val="0"/>
          <w:divBdr>
            <w:top w:val="none" w:sz="0" w:space="0" w:color="auto"/>
            <w:left w:val="none" w:sz="0" w:space="0" w:color="auto"/>
            <w:bottom w:val="none" w:sz="0" w:space="0" w:color="auto"/>
            <w:right w:val="none" w:sz="0" w:space="0" w:color="auto"/>
          </w:divBdr>
          <w:divsChild>
            <w:div w:id="129316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5133">
      <w:bodyDiv w:val="1"/>
      <w:marLeft w:val="0"/>
      <w:marRight w:val="0"/>
      <w:marTop w:val="0"/>
      <w:marBottom w:val="0"/>
      <w:divBdr>
        <w:top w:val="none" w:sz="0" w:space="0" w:color="auto"/>
        <w:left w:val="none" w:sz="0" w:space="0" w:color="auto"/>
        <w:bottom w:val="none" w:sz="0" w:space="0" w:color="auto"/>
        <w:right w:val="none" w:sz="0" w:space="0" w:color="auto"/>
      </w:divBdr>
    </w:div>
    <w:div w:id="1373923213">
      <w:bodyDiv w:val="1"/>
      <w:marLeft w:val="0"/>
      <w:marRight w:val="0"/>
      <w:marTop w:val="0"/>
      <w:marBottom w:val="0"/>
      <w:divBdr>
        <w:top w:val="none" w:sz="0" w:space="0" w:color="auto"/>
        <w:left w:val="none" w:sz="0" w:space="0" w:color="auto"/>
        <w:bottom w:val="none" w:sz="0" w:space="0" w:color="auto"/>
        <w:right w:val="none" w:sz="0" w:space="0" w:color="auto"/>
      </w:divBdr>
    </w:div>
    <w:div w:id="1384255847">
      <w:bodyDiv w:val="1"/>
      <w:marLeft w:val="0"/>
      <w:marRight w:val="0"/>
      <w:marTop w:val="0"/>
      <w:marBottom w:val="0"/>
      <w:divBdr>
        <w:top w:val="none" w:sz="0" w:space="0" w:color="auto"/>
        <w:left w:val="none" w:sz="0" w:space="0" w:color="auto"/>
        <w:bottom w:val="none" w:sz="0" w:space="0" w:color="auto"/>
        <w:right w:val="none" w:sz="0" w:space="0" w:color="auto"/>
      </w:divBdr>
    </w:div>
    <w:div w:id="1423451134">
      <w:bodyDiv w:val="1"/>
      <w:marLeft w:val="0"/>
      <w:marRight w:val="0"/>
      <w:marTop w:val="0"/>
      <w:marBottom w:val="0"/>
      <w:divBdr>
        <w:top w:val="none" w:sz="0" w:space="0" w:color="auto"/>
        <w:left w:val="none" w:sz="0" w:space="0" w:color="auto"/>
        <w:bottom w:val="none" w:sz="0" w:space="0" w:color="auto"/>
        <w:right w:val="none" w:sz="0" w:space="0" w:color="auto"/>
      </w:divBdr>
    </w:div>
    <w:div w:id="1443526814">
      <w:bodyDiv w:val="1"/>
      <w:marLeft w:val="0"/>
      <w:marRight w:val="0"/>
      <w:marTop w:val="0"/>
      <w:marBottom w:val="0"/>
      <w:divBdr>
        <w:top w:val="none" w:sz="0" w:space="0" w:color="auto"/>
        <w:left w:val="none" w:sz="0" w:space="0" w:color="auto"/>
        <w:bottom w:val="none" w:sz="0" w:space="0" w:color="auto"/>
        <w:right w:val="none" w:sz="0" w:space="0" w:color="auto"/>
      </w:divBdr>
    </w:div>
    <w:div w:id="1457717785">
      <w:bodyDiv w:val="1"/>
      <w:marLeft w:val="0"/>
      <w:marRight w:val="0"/>
      <w:marTop w:val="0"/>
      <w:marBottom w:val="0"/>
      <w:divBdr>
        <w:top w:val="none" w:sz="0" w:space="0" w:color="auto"/>
        <w:left w:val="none" w:sz="0" w:space="0" w:color="auto"/>
        <w:bottom w:val="none" w:sz="0" w:space="0" w:color="auto"/>
        <w:right w:val="none" w:sz="0" w:space="0" w:color="auto"/>
      </w:divBdr>
    </w:div>
    <w:div w:id="1459834251">
      <w:bodyDiv w:val="1"/>
      <w:marLeft w:val="0"/>
      <w:marRight w:val="0"/>
      <w:marTop w:val="0"/>
      <w:marBottom w:val="0"/>
      <w:divBdr>
        <w:top w:val="none" w:sz="0" w:space="0" w:color="auto"/>
        <w:left w:val="none" w:sz="0" w:space="0" w:color="auto"/>
        <w:bottom w:val="none" w:sz="0" w:space="0" w:color="auto"/>
        <w:right w:val="none" w:sz="0" w:space="0" w:color="auto"/>
      </w:divBdr>
      <w:divsChild>
        <w:div w:id="1616255277">
          <w:marLeft w:val="0"/>
          <w:marRight w:val="0"/>
          <w:marTop w:val="0"/>
          <w:marBottom w:val="0"/>
          <w:divBdr>
            <w:top w:val="none" w:sz="0" w:space="0" w:color="auto"/>
            <w:left w:val="none" w:sz="0" w:space="0" w:color="auto"/>
            <w:bottom w:val="none" w:sz="0" w:space="0" w:color="auto"/>
            <w:right w:val="none" w:sz="0" w:space="0" w:color="auto"/>
          </w:divBdr>
          <w:divsChild>
            <w:div w:id="11999349">
              <w:marLeft w:val="0"/>
              <w:marRight w:val="0"/>
              <w:marTop w:val="0"/>
              <w:marBottom w:val="0"/>
              <w:divBdr>
                <w:top w:val="none" w:sz="0" w:space="0" w:color="auto"/>
                <w:left w:val="none" w:sz="0" w:space="0" w:color="auto"/>
                <w:bottom w:val="none" w:sz="0" w:space="0" w:color="auto"/>
                <w:right w:val="none" w:sz="0" w:space="0" w:color="auto"/>
              </w:divBdr>
            </w:div>
            <w:div w:id="71706033">
              <w:marLeft w:val="0"/>
              <w:marRight w:val="0"/>
              <w:marTop w:val="0"/>
              <w:marBottom w:val="0"/>
              <w:divBdr>
                <w:top w:val="none" w:sz="0" w:space="0" w:color="auto"/>
                <w:left w:val="none" w:sz="0" w:space="0" w:color="auto"/>
                <w:bottom w:val="none" w:sz="0" w:space="0" w:color="auto"/>
                <w:right w:val="none" w:sz="0" w:space="0" w:color="auto"/>
              </w:divBdr>
            </w:div>
            <w:div w:id="81881829">
              <w:marLeft w:val="0"/>
              <w:marRight w:val="0"/>
              <w:marTop w:val="0"/>
              <w:marBottom w:val="0"/>
              <w:divBdr>
                <w:top w:val="none" w:sz="0" w:space="0" w:color="auto"/>
                <w:left w:val="none" w:sz="0" w:space="0" w:color="auto"/>
                <w:bottom w:val="none" w:sz="0" w:space="0" w:color="auto"/>
                <w:right w:val="none" w:sz="0" w:space="0" w:color="auto"/>
              </w:divBdr>
            </w:div>
            <w:div w:id="321590612">
              <w:marLeft w:val="0"/>
              <w:marRight w:val="0"/>
              <w:marTop w:val="0"/>
              <w:marBottom w:val="0"/>
              <w:divBdr>
                <w:top w:val="none" w:sz="0" w:space="0" w:color="auto"/>
                <w:left w:val="none" w:sz="0" w:space="0" w:color="auto"/>
                <w:bottom w:val="none" w:sz="0" w:space="0" w:color="auto"/>
                <w:right w:val="none" w:sz="0" w:space="0" w:color="auto"/>
              </w:divBdr>
            </w:div>
            <w:div w:id="710885679">
              <w:marLeft w:val="0"/>
              <w:marRight w:val="0"/>
              <w:marTop w:val="0"/>
              <w:marBottom w:val="0"/>
              <w:divBdr>
                <w:top w:val="none" w:sz="0" w:space="0" w:color="auto"/>
                <w:left w:val="none" w:sz="0" w:space="0" w:color="auto"/>
                <w:bottom w:val="none" w:sz="0" w:space="0" w:color="auto"/>
                <w:right w:val="none" w:sz="0" w:space="0" w:color="auto"/>
              </w:divBdr>
            </w:div>
            <w:div w:id="976957662">
              <w:marLeft w:val="0"/>
              <w:marRight w:val="0"/>
              <w:marTop w:val="0"/>
              <w:marBottom w:val="0"/>
              <w:divBdr>
                <w:top w:val="none" w:sz="0" w:space="0" w:color="auto"/>
                <w:left w:val="none" w:sz="0" w:space="0" w:color="auto"/>
                <w:bottom w:val="none" w:sz="0" w:space="0" w:color="auto"/>
                <w:right w:val="none" w:sz="0" w:space="0" w:color="auto"/>
              </w:divBdr>
            </w:div>
            <w:div w:id="1361516509">
              <w:marLeft w:val="0"/>
              <w:marRight w:val="0"/>
              <w:marTop w:val="0"/>
              <w:marBottom w:val="0"/>
              <w:divBdr>
                <w:top w:val="none" w:sz="0" w:space="0" w:color="auto"/>
                <w:left w:val="none" w:sz="0" w:space="0" w:color="auto"/>
                <w:bottom w:val="none" w:sz="0" w:space="0" w:color="auto"/>
                <w:right w:val="none" w:sz="0" w:space="0" w:color="auto"/>
              </w:divBdr>
            </w:div>
            <w:div w:id="1377118503">
              <w:marLeft w:val="0"/>
              <w:marRight w:val="0"/>
              <w:marTop w:val="0"/>
              <w:marBottom w:val="0"/>
              <w:divBdr>
                <w:top w:val="none" w:sz="0" w:space="0" w:color="auto"/>
                <w:left w:val="none" w:sz="0" w:space="0" w:color="auto"/>
                <w:bottom w:val="none" w:sz="0" w:space="0" w:color="auto"/>
                <w:right w:val="none" w:sz="0" w:space="0" w:color="auto"/>
              </w:divBdr>
            </w:div>
            <w:div w:id="1540976491">
              <w:marLeft w:val="0"/>
              <w:marRight w:val="0"/>
              <w:marTop w:val="0"/>
              <w:marBottom w:val="0"/>
              <w:divBdr>
                <w:top w:val="none" w:sz="0" w:space="0" w:color="auto"/>
                <w:left w:val="none" w:sz="0" w:space="0" w:color="auto"/>
                <w:bottom w:val="none" w:sz="0" w:space="0" w:color="auto"/>
                <w:right w:val="none" w:sz="0" w:space="0" w:color="auto"/>
              </w:divBdr>
            </w:div>
            <w:div w:id="1580288005">
              <w:marLeft w:val="0"/>
              <w:marRight w:val="0"/>
              <w:marTop w:val="0"/>
              <w:marBottom w:val="0"/>
              <w:divBdr>
                <w:top w:val="none" w:sz="0" w:space="0" w:color="auto"/>
                <w:left w:val="none" w:sz="0" w:space="0" w:color="auto"/>
                <w:bottom w:val="none" w:sz="0" w:space="0" w:color="auto"/>
                <w:right w:val="none" w:sz="0" w:space="0" w:color="auto"/>
              </w:divBdr>
            </w:div>
            <w:div w:id="20151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4558">
      <w:bodyDiv w:val="1"/>
      <w:marLeft w:val="0"/>
      <w:marRight w:val="0"/>
      <w:marTop w:val="0"/>
      <w:marBottom w:val="0"/>
      <w:divBdr>
        <w:top w:val="none" w:sz="0" w:space="0" w:color="auto"/>
        <w:left w:val="none" w:sz="0" w:space="0" w:color="auto"/>
        <w:bottom w:val="none" w:sz="0" w:space="0" w:color="auto"/>
        <w:right w:val="none" w:sz="0" w:space="0" w:color="auto"/>
      </w:divBdr>
    </w:div>
    <w:div w:id="1492405050">
      <w:bodyDiv w:val="1"/>
      <w:marLeft w:val="0"/>
      <w:marRight w:val="0"/>
      <w:marTop w:val="0"/>
      <w:marBottom w:val="0"/>
      <w:divBdr>
        <w:top w:val="none" w:sz="0" w:space="0" w:color="auto"/>
        <w:left w:val="none" w:sz="0" w:space="0" w:color="auto"/>
        <w:bottom w:val="none" w:sz="0" w:space="0" w:color="auto"/>
        <w:right w:val="none" w:sz="0" w:space="0" w:color="auto"/>
      </w:divBdr>
    </w:div>
    <w:div w:id="1535115895">
      <w:bodyDiv w:val="1"/>
      <w:marLeft w:val="0"/>
      <w:marRight w:val="0"/>
      <w:marTop w:val="0"/>
      <w:marBottom w:val="0"/>
      <w:divBdr>
        <w:top w:val="none" w:sz="0" w:space="0" w:color="auto"/>
        <w:left w:val="none" w:sz="0" w:space="0" w:color="auto"/>
        <w:bottom w:val="none" w:sz="0" w:space="0" w:color="auto"/>
        <w:right w:val="none" w:sz="0" w:space="0" w:color="auto"/>
      </w:divBdr>
    </w:div>
    <w:div w:id="1549297837">
      <w:bodyDiv w:val="1"/>
      <w:marLeft w:val="0"/>
      <w:marRight w:val="0"/>
      <w:marTop w:val="0"/>
      <w:marBottom w:val="0"/>
      <w:divBdr>
        <w:top w:val="none" w:sz="0" w:space="0" w:color="auto"/>
        <w:left w:val="none" w:sz="0" w:space="0" w:color="auto"/>
        <w:bottom w:val="none" w:sz="0" w:space="0" w:color="auto"/>
        <w:right w:val="none" w:sz="0" w:space="0" w:color="auto"/>
      </w:divBdr>
    </w:div>
    <w:div w:id="1556159725">
      <w:bodyDiv w:val="1"/>
      <w:marLeft w:val="0"/>
      <w:marRight w:val="0"/>
      <w:marTop w:val="0"/>
      <w:marBottom w:val="0"/>
      <w:divBdr>
        <w:top w:val="none" w:sz="0" w:space="0" w:color="auto"/>
        <w:left w:val="none" w:sz="0" w:space="0" w:color="auto"/>
        <w:bottom w:val="none" w:sz="0" w:space="0" w:color="auto"/>
        <w:right w:val="none" w:sz="0" w:space="0" w:color="auto"/>
      </w:divBdr>
    </w:div>
    <w:div w:id="1569727742">
      <w:bodyDiv w:val="1"/>
      <w:marLeft w:val="0"/>
      <w:marRight w:val="0"/>
      <w:marTop w:val="0"/>
      <w:marBottom w:val="0"/>
      <w:divBdr>
        <w:top w:val="none" w:sz="0" w:space="0" w:color="auto"/>
        <w:left w:val="none" w:sz="0" w:space="0" w:color="auto"/>
        <w:bottom w:val="none" w:sz="0" w:space="0" w:color="auto"/>
        <w:right w:val="none" w:sz="0" w:space="0" w:color="auto"/>
      </w:divBdr>
    </w:div>
    <w:div w:id="1586038666">
      <w:bodyDiv w:val="1"/>
      <w:marLeft w:val="0"/>
      <w:marRight w:val="0"/>
      <w:marTop w:val="0"/>
      <w:marBottom w:val="0"/>
      <w:divBdr>
        <w:top w:val="none" w:sz="0" w:space="0" w:color="auto"/>
        <w:left w:val="none" w:sz="0" w:space="0" w:color="auto"/>
        <w:bottom w:val="none" w:sz="0" w:space="0" w:color="auto"/>
        <w:right w:val="none" w:sz="0" w:space="0" w:color="auto"/>
      </w:divBdr>
      <w:divsChild>
        <w:div w:id="793330421">
          <w:marLeft w:val="0"/>
          <w:marRight w:val="0"/>
          <w:marTop w:val="0"/>
          <w:marBottom w:val="0"/>
          <w:divBdr>
            <w:top w:val="none" w:sz="0" w:space="0" w:color="auto"/>
            <w:left w:val="none" w:sz="0" w:space="0" w:color="auto"/>
            <w:bottom w:val="none" w:sz="0" w:space="0" w:color="auto"/>
            <w:right w:val="none" w:sz="0" w:space="0" w:color="auto"/>
          </w:divBdr>
          <w:divsChild>
            <w:div w:id="1618561297">
              <w:marLeft w:val="0"/>
              <w:marRight w:val="0"/>
              <w:marTop w:val="0"/>
              <w:marBottom w:val="0"/>
              <w:divBdr>
                <w:top w:val="none" w:sz="0" w:space="0" w:color="auto"/>
                <w:left w:val="none" w:sz="0" w:space="0" w:color="auto"/>
                <w:bottom w:val="none" w:sz="0" w:space="0" w:color="auto"/>
                <w:right w:val="none" w:sz="0" w:space="0" w:color="auto"/>
              </w:divBdr>
            </w:div>
            <w:div w:id="1104618866">
              <w:marLeft w:val="0"/>
              <w:marRight w:val="0"/>
              <w:marTop w:val="0"/>
              <w:marBottom w:val="0"/>
              <w:divBdr>
                <w:top w:val="none" w:sz="0" w:space="0" w:color="auto"/>
                <w:left w:val="none" w:sz="0" w:space="0" w:color="auto"/>
                <w:bottom w:val="none" w:sz="0" w:space="0" w:color="auto"/>
                <w:right w:val="none" w:sz="0" w:space="0" w:color="auto"/>
              </w:divBdr>
            </w:div>
            <w:div w:id="6633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69623">
      <w:bodyDiv w:val="1"/>
      <w:marLeft w:val="0"/>
      <w:marRight w:val="0"/>
      <w:marTop w:val="0"/>
      <w:marBottom w:val="0"/>
      <w:divBdr>
        <w:top w:val="none" w:sz="0" w:space="0" w:color="auto"/>
        <w:left w:val="none" w:sz="0" w:space="0" w:color="auto"/>
        <w:bottom w:val="none" w:sz="0" w:space="0" w:color="auto"/>
        <w:right w:val="none" w:sz="0" w:space="0" w:color="auto"/>
      </w:divBdr>
    </w:div>
    <w:div w:id="1597399606">
      <w:bodyDiv w:val="1"/>
      <w:marLeft w:val="0"/>
      <w:marRight w:val="0"/>
      <w:marTop w:val="0"/>
      <w:marBottom w:val="0"/>
      <w:divBdr>
        <w:top w:val="none" w:sz="0" w:space="0" w:color="auto"/>
        <w:left w:val="none" w:sz="0" w:space="0" w:color="auto"/>
        <w:bottom w:val="none" w:sz="0" w:space="0" w:color="auto"/>
        <w:right w:val="none" w:sz="0" w:space="0" w:color="auto"/>
      </w:divBdr>
    </w:div>
    <w:div w:id="1616060129">
      <w:bodyDiv w:val="1"/>
      <w:marLeft w:val="0"/>
      <w:marRight w:val="0"/>
      <w:marTop w:val="0"/>
      <w:marBottom w:val="0"/>
      <w:divBdr>
        <w:top w:val="none" w:sz="0" w:space="0" w:color="auto"/>
        <w:left w:val="none" w:sz="0" w:space="0" w:color="auto"/>
        <w:bottom w:val="none" w:sz="0" w:space="0" w:color="auto"/>
        <w:right w:val="none" w:sz="0" w:space="0" w:color="auto"/>
      </w:divBdr>
    </w:div>
    <w:div w:id="1640262627">
      <w:bodyDiv w:val="1"/>
      <w:marLeft w:val="0"/>
      <w:marRight w:val="0"/>
      <w:marTop w:val="0"/>
      <w:marBottom w:val="0"/>
      <w:divBdr>
        <w:top w:val="none" w:sz="0" w:space="0" w:color="auto"/>
        <w:left w:val="none" w:sz="0" w:space="0" w:color="auto"/>
        <w:bottom w:val="none" w:sz="0" w:space="0" w:color="auto"/>
        <w:right w:val="none" w:sz="0" w:space="0" w:color="auto"/>
      </w:divBdr>
    </w:div>
    <w:div w:id="1647540720">
      <w:bodyDiv w:val="1"/>
      <w:marLeft w:val="0"/>
      <w:marRight w:val="0"/>
      <w:marTop w:val="0"/>
      <w:marBottom w:val="0"/>
      <w:divBdr>
        <w:top w:val="none" w:sz="0" w:space="0" w:color="auto"/>
        <w:left w:val="none" w:sz="0" w:space="0" w:color="auto"/>
        <w:bottom w:val="none" w:sz="0" w:space="0" w:color="auto"/>
        <w:right w:val="none" w:sz="0" w:space="0" w:color="auto"/>
      </w:divBdr>
    </w:div>
    <w:div w:id="1648822519">
      <w:bodyDiv w:val="1"/>
      <w:marLeft w:val="0"/>
      <w:marRight w:val="0"/>
      <w:marTop w:val="0"/>
      <w:marBottom w:val="0"/>
      <w:divBdr>
        <w:top w:val="none" w:sz="0" w:space="0" w:color="auto"/>
        <w:left w:val="none" w:sz="0" w:space="0" w:color="auto"/>
        <w:bottom w:val="none" w:sz="0" w:space="0" w:color="auto"/>
        <w:right w:val="none" w:sz="0" w:space="0" w:color="auto"/>
      </w:divBdr>
    </w:div>
    <w:div w:id="1657226510">
      <w:bodyDiv w:val="1"/>
      <w:marLeft w:val="0"/>
      <w:marRight w:val="0"/>
      <w:marTop w:val="0"/>
      <w:marBottom w:val="0"/>
      <w:divBdr>
        <w:top w:val="none" w:sz="0" w:space="0" w:color="auto"/>
        <w:left w:val="none" w:sz="0" w:space="0" w:color="auto"/>
        <w:bottom w:val="none" w:sz="0" w:space="0" w:color="auto"/>
        <w:right w:val="none" w:sz="0" w:space="0" w:color="auto"/>
      </w:divBdr>
    </w:div>
    <w:div w:id="1658872893">
      <w:bodyDiv w:val="1"/>
      <w:marLeft w:val="0"/>
      <w:marRight w:val="0"/>
      <w:marTop w:val="0"/>
      <w:marBottom w:val="0"/>
      <w:divBdr>
        <w:top w:val="none" w:sz="0" w:space="0" w:color="auto"/>
        <w:left w:val="none" w:sz="0" w:space="0" w:color="auto"/>
        <w:bottom w:val="none" w:sz="0" w:space="0" w:color="auto"/>
        <w:right w:val="none" w:sz="0" w:space="0" w:color="auto"/>
      </w:divBdr>
    </w:div>
    <w:div w:id="1664163048">
      <w:bodyDiv w:val="1"/>
      <w:marLeft w:val="0"/>
      <w:marRight w:val="0"/>
      <w:marTop w:val="0"/>
      <w:marBottom w:val="0"/>
      <w:divBdr>
        <w:top w:val="none" w:sz="0" w:space="0" w:color="auto"/>
        <w:left w:val="none" w:sz="0" w:space="0" w:color="auto"/>
        <w:bottom w:val="none" w:sz="0" w:space="0" w:color="auto"/>
        <w:right w:val="none" w:sz="0" w:space="0" w:color="auto"/>
      </w:divBdr>
    </w:div>
    <w:div w:id="1669405234">
      <w:bodyDiv w:val="1"/>
      <w:marLeft w:val="0"/>
      <w:marRight w:val="0"/>
      <w:marTop w:val="0"/>
      <w:marBottom w:val="0"/>
      <w:divBdr>
        <w:top w:val="none" w:sz="0" w:space="0" w:color="auto"/>
        <w:left w:val="none" w:sz="0" w:space="0" w:color="auto"/>
        <w:bottom w:val="none" w:sz="0" w:space="0" w:color="auto"/>
        <w:right w:val="none" w:sz="0" w:space="0" w:color="auto"/>
      </w:divBdr>
    </w:div>
    <w:div w:id="1671635102">
      <w:bodyDiv w:val="1"/>
      <w:marLeft w:val="0"/>
      <w:marRight w:val="0"/>
      <w:marTop w:val="0"/>
      <w:marBottom w:val="0"/>
      <w:divBdr>
        <w:top w:val="none" w:sz="0" w:space="0" w:color="auto"/>
        <w:left w:val="none" w:sz="0" w:space="0" w:color="auto"/>
        <w:bottom w:val="none" w:sz="0" w:space="0" w:color="auto"/>
        <w:right w:val="none" w:sz="0" w:space="0" w:color="auto"/>
      </w:divBdr>
    </w:div>
    <w:div w:id="1700810468">
      <w:bodyDiv w:val="1"/>
      <w:marLeft w:val="0"/>
      <w:marRight w:val="0"/>
      <w:marTop w:val="0"/>
      <w:marBottom w:val="0"/>
      <w:divBdr>
        <w:top w:val="none" w:sz="0" w:space="0" w:color="auto"/>
        <w:left w:val="none" w:sz="0" w:space="0" w:color="auto"/>
        <w:bottom w:val="none" w:sz="0" w:space="0" w:color="auto"/>
        <w:right w:val="none" w:sz="0" w:space="0" w:color="auto"/>
      </w:divBdr>
    </w:div>
    <w:div w:id="1713269872">
      <w:bodyDiv w:val="1"/>
      <w:marLeft w:val="0"/>
      <w:marRight w:val="0"/>
      <w:marTop w:val="0"/>
      <w:marBottom w:val="0"/>
      <w:divBdr>
        <w:top w:val="none" w:sz="0" w:space="0" w:color="auto"/>
        <w:left w:val="none" w:sz="0" w:space="0" w:color="auto"/>
        <w:bottom w:val="none" w:sz="0" w:space="0" w:color="auto"/>
        <w:right w:val="none" w:sz="0" w:space="0" w:color="auto"/>
      </w:divBdr>
    </w:div>
    <w:div w:id="1720278931">
      <w:bodyDiv w:val="1"/>
      <w:marLeft w:val="0"/>
      <w:marRight w:val="0"/>
      <w:marTop w:val="0"/>
      <w:marBottom w:val="0"/>
      <w:divBdr>
        <w:top w:val="none" w:sz="0" w:space="0" w:color="auto"/>
        <w:left w:val="none" w:sz="0" w:space="0" w:color="auto"/>
        <w:bottom w:val="none" w:sz="0" w:space="0" w:color="auto"/>
        <w:right w:val="none" w:sz="0" w:space="0" w:color="auto"/>
      </w:divBdr>
    </w:div>
    <w:div w:id="1723286721">
      <w:bodyDiv w:val="1"/>
      <w:marLeft w:val="0"/>
      <w:marRight w:val="0"/>
      <w:marTop w:val="0"/>
      <w:marBottom w:val="0"/>
      <w:divBdr>
        <w:top w:val="none" w:sz="0" w:space="0" w:color="auto"/>
        <w:left w:val="none" w:sz="0" w:space="0" w:color="auto"/>
        <w:bottom w:val="none" w:sz="0" w:space="0" w:color="auto"/>
        <w:right w:val="none" w:sz="0" w:space="0" w:color="auto"/>
      </w:divBdr>
    </w:div>
    <w:div w:id="1738243022">
      <w:bodyDiv w:val="1"/>
      <w:marLeft w:val="0"/>
      <w:marRight w:val="0"/>
      <w:marTop w:val="0"/>
      <w:marBottom w:val="0"/>
      <w:divBdr>
        <w:top w:val="none" w:sz="0" w:space="0" w:color="auto"/>
        <w:left w:val="none" w:sz="0" w:space="0" w:color="auto"/>
        <w:bottom w:val="none" w:sz="0" w:space="0" w:color="auto"/>
        <w:right w:val="none" w:sz="0" w:space="0" w:color="auto"/>
      </w:divBdr>
    </w:div>
    <w:div w:id="1742095707">
      <w:bodyDiv w:val="1"/>
      <w:marLeft w:val="0"/>
      <w:marRight w:val="0"/>
      <w:marTop w:val="0"/>
      <w:marBottom w:val="0"/>
      <w:divBdr>
        <w:top w:val="none" w:sz="0" w:space="0" w:color="auto"/>
        <w:left w:val="none" w:sz="0" w:space="0" w:color="auto"/>
        <w:bottom w:val="none" w:sz="0" w:space="0" w:color="auto"/>
        <w:right w:val="none" w:sz="0" w:space="0" w:color="auto"/>
      </w:divBdr>
    </w:div>
    <w:div w:id="1742676143">
      <w:bodyDiv w:val="1"/>
      <w:marLeft w:val="0"/>
      <w:marRight w:val="0"/>
      <w:marTop w:val="0"/>
      <w:marBottom w:val="0"/>
      <w:divBdr>
        <w:top w:val="none" w:sz="0" w:space="0" w:color="auto"/>
        <w:left w:val="none" w:sz="0" w:space="0" w:color="auto"/>
        <w:bottom w:val="none" w:sz="0" w:space="0" w:color="auto"/>
        <w:right w:val="none" w:sz="0" w:space="0" w:color="auto"/>
      </w:divBdr>
    </w:div>
    <w:div w:id="1763910336">
      <w:bodyDiv w:val="1"/>
      <w:marLeft w:val="0"/>
      <w:marRight w:val="0"/>
      <w:marTop w:val="0"/>
      <w:marBottom w:val="0"/>
      <w:divBdr>
        <w:top w:val="none" w:sz="0" w:space="0" w:color="auto"/>
        <w:left w:val="none" w:sz="0" w:space="0" w:color="auto"/>
        <w:bottom w:val="none" w:sz="0" w:space="0" w:color="auto"/>
        <w:right w:val="none" w:sz="0" w:space="0" w:color="auto"/>
      </w:divBdr>
    </w:div>
    <w:div w:id="1774738219">
      <w:bodyDiv w:val="1"/>
      <w:marLeft w:val="0"/>
      <w:marRight w:val="0"/>
      <w:marTop w:val="0"/>
      <w:marBottom w:val="0"/>
      <w:divBdr>
        <w:top w:val="none" w:sz="0" w:space="0" w:color="auto"/>
        <w:left w:val="none" w:sz="0" w:space="0" w:color="auto"/>
        <w:bottom w:val="none" w:sz="0" w:space="0" w:color="auto"/>
        <w:right w:val="none" w:sz="0" w:space="0" w:color="auto"/>
      </w:divBdr>
    </w:div>
    <w:div w:id="1791822083">
      <w:bodyDiv w:val="1"/>
      <w:marLeft w:val="0"/>
      <w:marRight w:val="0"/>
      <w:marTop w:val="0"/>
      <w:marBottom w:val="0"/>
      <w:divBdr>
        <w:top w:val="none" w:sz="0" w:space="0" w:color="auto"/>
        <w:left w:val="none" w:sz="0" w:space="0" w:color="auto"/>
        <w:bottom w:val="none" w:sz="0" w:space="0" w:color="auto"/>
        <w:right w:val="none" w:sz="0" w:space="0" w:color="auto"/>
      </w:divBdr>
    </w:div>
    <w:div w:id="1796213099">
      <w:bodyDiv w:val="1"/>
      <w:marLeft w:val="0"/>
      <w:marRight w:val="0"/>
      <w:marTop w:val="0"/>
      <w:marBottom w:val="0"/>
      <w:divBdr>
        <w:top w:val="none" w:sz="0" w:space="0" w:color="auto"/>
        <w:left w:val="none" w:sz="0" w:space="0" w:color="auto"/>
        <w:bottom w:val="none" w:sz="0" w:space="0" w:color="auto"/>
        <w:right w:val="none" w:sz="0" w:space="0" w:color="auto"/>
      </w:divBdr>
    </w:div>
    <w:div w:id="1816331113">
      <w:bodyDiv w:val="1"/>
      <w:marLeft w:val="0"/>
      <w:marRight w:val="0"/>
      <w:marTop w:val="0"/>
      <w:marBottom w:val="0"/>
      <w:divBdr>
        <w:top w:val="none" w:sz="0" w:space="0" w:color="auto"/>
        <w:left w:val="none" w:sz="0" w:space="0" w:color="auto"/>
        <w:bottom w:val="none" w:sz="0" w:space="0" w:color="auto"/>
        <w:right w:val="none" w:sz="0" w:space="0" w:color="auto"/>
      </w:divBdr>
      <w:divsChild>
        <w:div w:id="762073874">
          <w:marLeft w:val="0"/>
          <w:marRight w:val="0"/>
          <w:marTop w:val="0"/>
          <w:marBottom w:val="0"/>
          <w:divBdr>
            <w:top w:val="none" w:sz="0" w:space="0" w:color="auto"/>
            <w:left w:val="none" w:sz="0" w:space="0" w:color="auto"/>
            <w:bottom w:val="none" w:sz="0" w:space="0" w:color="auto"/>
            <w:right w:val="none" w:sz="0" w:space="0" w:color="auto"/>
          </w:divBdr>
          <w:divsChild>
            <w:div w:id="80512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2846">
      <w:bodyDiv w:val="1"/>
      <w:marLeft w:val="0"/>
      <w:marRight w:val="0"/>
      <w:marTop w:val="0"/>
      <w:marBottom w:val="0"/>
      <w:divBdr>
        <w:top w:val="none" w:sz="0" w:space="0" w:color="auto"/>
        <w:left w:val="none" w:sz="0" w:space="0" w:color="auto"/>
        <w:bottom w:val="none" w:sz="0" w:space="0" w:color="auto"/>
        <w:right w:val="none" w:sz="0" w:space="0" w:color="auto"/>
      </w:divBdr>
    </w:div>
    <w:div w:id="184997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20777">
          <w:marLeft w:val="0"/>
          <w:marRight w:val="0"/>
          <w:marTop w:val="0"/>
          <w:marBottom w:val="0"/>
          <w:divBdr>
            <w:top w:val="none" w:sz="0" w:space="0" w:color="auto"/>
            <w:left w:val="none" w:sz="0" w:space="0" w:color="auto"/>
            <w:bottom w:val="none" w:sz="0" w:space="0" w:color="auto"/>
            <w:right w:val="none" w:sz="0" w:space="0" w:color="auto"/>
          </w:divBdr>
          <w:divsChild>
            <w:div w:id="14255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7433">
      <w:bodyDiv w:val="1"/>
      <w:marLeft w:val="0"/>
      <w:marRight w:val="0"/>
      <w:marTop w:val="0"/>
      <w:marBottom w:val="0"/>
      <w:divBdr>
        <w:top w:val="none" w:sz="0" w:space="0" w:color="auto"/>
        <w:left w:val="none" w:sz="0" w:space="0" w:color="auto"/>
        <w:bottom w:val="none" w:sz="0" w:space="0" w:color="auto"/>
        <w:right w:val="none" w:sz="0" w:space="0" w:color="auto"/>
      </w:divBdr>
    </w:div>
    <w:div w:id="1856189106">
      <w:bodyDiv w:val="1"/>
      <w:marLeft w:val="0"/>
      <w:marRight w:val="0"/>
      <w:marTop w:val="0"/>
      <w:marBottom w:val="0"/>
      <w:divBdr>
        <w:top w:val="none" w:sz="0" w:space="0" w:color="auto"/>
        <w:left w:val="none" w:sz="0" w:space="0" w:color="auto"/>
        <w:bottom w:val="none" w:sz="0" w:space="0" w:color="auto"/>
        <w:right w:val="none" w:sz="0" w:space="0" w:color="auto"/>
      </w:divBdr>
    </w:div>
    <w:div w:id="1870679648">
      <w:bodyDiv w:val="1"/>
      <w:marLeft w:val="0"/>
      <w:marRight w:val="0"/>
      <w:marTop w:val="0"/>
      <w:marBottom w:val="0"/>
      <w:divBdr>
        <w:top w:val="none" w:sz="0" w:space="0" w:color="auto"/>
        <w:left w:val="none" w:sz="0" w:space="0" w:color="auto"/>
        <w:bottom w:val="none" w:sz="0" w:space="0" w:color="auto"/>
        <w:right w:val="none" w:sz="0" w:space="0" w:color="auto"/>
      </w:divBdr>
    </w:div>
    <w:div w:id="1876504712">
      <w:bodyDiv w:val="1"/>
      <w:marLeft w:val="0"/>
      <w:marRight w:val="0"/>
      <w:marTop w:val="0"/>
      <w:marBottom w:val="0"/>
      <w:divBdr>
        <w:top w:val="none" w:sz="0" w:space="0" w:color="auto"/>
        <w:left w:val="none" w:sz="0" w:space="0" w:color="auto"/>
        <w:bottom w:val="none" w:sz="0" w:space="0" w:color="auto"/>
        <w:right w:val="none" w:sz="0" w:space="0" w:color="auto"/>
      </w:divBdr>
    </w:div>
    <w:div w:id="1876967775">
      <w:bodyDiv w:val="1"/>
      <w:marLeft w:val="0"/>
      <w:marRight w:val="0"/>
      <w:marTop w:val="0"/>
      <w:marBottom w:val="0"/>
      <w:divBdr>
        <w:top w:val="none" w:sz="0" w:space="0" w:color="auto"/>
        <w:left w:val="none" w:sz="0" w:space="0" w:color="auto"/>
        <w:bottom w:val="none" w:sz="0" w:space="0" w:color="auto"/>
        <w:right w:val="none" w:sz="0" w:space="0" w:color="auto"/>
      </w:divBdr>
      <w:divsChild>
        <w:div w:id="1576353152">
          <w:marLeft w:val="0"/>
          <w:marRight w:val="0"/>
          <w:marTop w:val="0"/>
          <w:marBottom w:val="0"/>
          <w:divBdr>
            <w:top w:val="none" w:sz="0" w:space="0" w:color="auto"/>
            <w:left w:val="none" w:sz="0" w:space="0" w:color="auto"/>
            <w:bottom w:val="none" w:sz="0" w:space="0" w:color="auto"/>
            <w:right w:val="none" w:sz="0" w:space="0" w:color="auto"/>
          </w:divBdr>
          <w:divsChild>
            <w:div w:id="1564557710">
              <w:marLeft w:val="0"/>
              <w:marRight w:val="0"/>
              <w:marTop w:val="0"/>
              <w:marBottom w:val="0"/>
              <w:divBdr>
                <w:top w:val="none" w:sz="0" w:space="0" w:color="auto"/>
                <w:left w:val="none" w:sz="0" w:space="0" w:color="auto"/>
                <w:bottom w:val="none" w:sz="0" w:space="0" w:color="auto"/>
                <w:right w:val="none" w:sz="0" w:space="0" w:color="auto"/>
              </w:divBdr>
            </w:div>
            <w:div w:id="2051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06848">
      <w:bodyDiv w:val="1"/>
      <w:marLeft w:val="0"/>
      <w:marRight w:val="0"/>
      <w:marTop w:val="0"/>
      <w:marBottom w:val="0"/>
      <w:divBdr>
        <w:top w:val="none" w:sz="0" w:space="0" w:color="auto"/>
        <w:left w:val="none" w:sz="0" w:space="0" w:color="auto"/>
        <w:bottom w:val="none" w:sz="0" w:space="0" w:color="auto"/>
        <w:right w:val="none" w:sz="0" w:space="0" w:color="auto"/>
      </w:divBdr>
    </w:div>
    <w:div w:id="1935937937">
      <w:bodyDiv w:val="1"/>
      <w:marLeft w:val="0"/>
      <w:marRight w:val="0"/>
      <w:marTop w:val="0"/>
      <w:marBottom w:val="0"/>
      <w:divBdr>
        <w:top w:val="none" w:sz="0" w:space="0" w:color="auto"/>
        <w:left w:val="none" w:sz="0" w:space="0" w:color="auto"/>
        <w:bottom w:val="none" w:sz="0" w:space="0" w:color="auto"/>
        <w:right w:val="none" w:sz="0" w:space="0" w:color="auto"/>
      </w:divBdr>
    </w:div>
    <w:div w:id="1957440582">
      <w:bodyDiv w:val="1"/>
      <w:marLeft w:val="0"/>
      <w:marRight w:val="0"/>
      <w:marTop w:val="0"/>
      <w:marBottom w:val="0"/>
      <w:divBdr>
        <w:top w:val="none" w:sz="0" w:space="0" w:color="auto"/>
        <w:left w:val="none" w:sz="0" w:space="0" w:color="auto"/>
        <w:bottom w:val="none" w:sz="0" w:space="0" w:color="auto"/>
        <w:right w:val="none" w:sz="0" w:space="0" w:color="auto"/>
      </w:divBdr>
    </w:div>
    <w:div w:id="1965456433">
      <w:bodyDiv w:val="1"/>
      <w:marLeft w:val="0"/>
      <w:marRight w:val="0"/>
      <w:marTop w:val="0"/>
      <w:marBottom w:val="0"/>
      <w:divBdr>
        <w:top w:val="none" w:sz="0" w:space="0" w:color="auto"/>
        <w:left w:val="none" w:sz="0" w:space="0" w:color="auto"/>
        <w:bottom w:val="none" w:sz="0" w:space="0" w:color="auto"/>
        <w:right w:val="none" w:sz="0" w:space="0" w:color="auto"/>
      </w:divBdr>
    </w:div>
    <w:div w:id="1993020340">
      <w:bodyDiv w:val="1"/>
      <w:marLeft w:val="0"/>
      <w:marRight w:val="0"/>
      <w:marTop w:val="0"/>
      <w:marBottom w:val="0"/>
      <w:divBdr>
        <w:top w:val="none" w:sz="0" w:space="0" w:color="auto"/>
        <w:left w:val="none" w:sz="0" w:space="0" w:color="auto"/>
        <w:bottom w:val="none" w:sz="0" w:space="0" w:color="auto"/>
        <w:right w:val="none" w:sz="0" w:space="0" w:color="auto"/>
      </w:divBdr>
    </w:div>
    <w:div w:id="1996840873">
      <w:bodyDiv w:val="1"/>
      <w:marLeft w:val="0"/>
      <w:marRight w:val="0"/>
      <w:marTop w:val="0"/>
      <w:marBottom w:val="0"/>
      <w:divBdr>
        <w:top w:val="none" w:sz="0" w:space="0" w:color="auto"/>
        <w:left w:val="none" w:sz="0" w:space="0" w:color="auto"/>
        <w:bottom w:val="none" w:sz="0" w:space="0" w:color="auto"/>
        <w:right w:val="none" w:sz="0" w:space="0" w:color="auto"/>
      </w:divBdr>
    </w:div>
    <w:div w:id="2000186975">
      <w:bodyDiv w:val="1"/>
      <w:marLeft w:val="0"/>
      <w:marRight w:val="0"/>
      <w:marTop w:val="0"/>
      <w:marBottom w:val="0"/>
      <w:divBdr>
        <w:top w:val="none" w:sz="0" w:space="0" w:color="auto"/>
        <w:left w:val="none" w:sz="0" w:space="0" w:color="auto"/>
        <w:bottom w:val="none" w:sz="0" w:space="0" w:color="auto"/>
        <w:right w:val="none" w:sz="0" w:space="0" w:color="auto"/>
      </w:divBdr>
    </w:div>
    <w:div w:id="2007590506">
      <w:bodyDiv w:val="1"/>
      <w:marLeft w:val="0"/>
      <w:marRight w:val="0"/>
      <w:marTop w:val="0"/>
      <w:marBottom w:val="0"/>
      <w:divBdr>
        <w:top w:val="none" w:sz="0" w:space="0" w:color="auto"/>
        <w:left w:val="none" w:sz="0" w:space="0" w:color="auto"/>
        <w:bottom w:val="none" w:sz="0" w:space="0" w:color="auto"/>
        <w:right w:val="none" w:sz="0" w:space="0" w:color="auto"/>
      </w:divBdr>
    </w:div>
    <w:div w:id="2008748775">
      <w:bodyDiv w:val="1"/>
      <w:marLeft w:val="0"/>
      <w:marRight w:val="0"/>
      <w:marTop w:val="0"/>
      <w:marBottom w:val="0"/>
      <w:divBdr>
        <w:top w:val="none" w:sz="0" w:space="0" w:color="auto"/>
        <w:left w:val="none" w:sz="0" w:space="0" w:color="auto"/>
        <w:bottom w:val="none" w:sz="0" w:space="0" w:color="auto"/>
        <w:right w:val="none" w:sz="0" w:space="0" w:color="auto"/>
      </w:divBdr>
      <w:divsChild>
        <w:div w:id="202642710">
          <w:marLeft w:val="0"/>
          <w:marRight w:val="0"/>
          <w:marTop w:val="0"/>
          <w:marBottom w:val="0"/>
          <w:divBdr>
            <w:top w:val="none" w:sz="0" w:space="0" w:color="auto"/>
            <w:left w:val="none" w:sz="0" w:space="0" w:color="auto"/>
            <w:bottom w:val="none" w:sz="0" w:space="0" w:color="auto"/>
            <w:right w:val="none" w:sz="0" w:space="0" w:color="auto"/>
          </w:divBdr>
          <w:divsChild>
            <w:div w:id="12856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8908">
      <w:bodyDiv w:val="1"/>
      <w:marLeft w:val="0"/>
      <w:marRight w:val="0"/>
      <w:marTop w:val="0"/>
      <w:marBottom w:val="0"/>
      <w:divBdr>
        <w:top w:val="none" w:sz="0" w:space="0" w:color="auto"/>
        <w:left w:val="none" w:sz="0" w:space="0" w:color="auto"/>
        <w:bottom w:val="none" w:sz="0" w:space="0" w:color="auto"/>
        <w:right w:val="none" w:sz="0" w:space="0" w:color="auto"/>
      </w:divBdr>
    </w:div>
    <w:div w:id="2021659232">
      <w:bodyDiv w:val="1"/>
      <w:marLeft w:val="0"/>
      <w:marRight w:val="0"/>
      <w:marTop w:val="0"/>
      <w:marBottom w:val="0"/>
      <w:divBdr>
        <w:top w:val="none" w:sz="0" w:space="0" w:color="auto"/>
        <w:left w:val="none" w:sz="0" w:space="0" w:color="auto"/>
        <w:bottom w:val="none" w:sz="0" w:space="0" w:color="auto"/>
        <w:right w:val="none" w:sz="0" w:space="0" w:color="auto"/>
      </w:divBdr>
    </w:div>
    <w:div w:id="2024548018">
      <w:bodyDiv w:val="1"/>
      <w:marLeft w:val="0"/>
      <w:marRight w:val="0"/>
      <w:marTop w:val="0"/>
      <w:marBottom w:val="0"/>
      <w:divBdr>
        <w:top w:val="none" w:sz="0" w:space="0" w:color="auto"/>
        <w:left w:val="none" w:sz="0" w:space="0" w:color="auto"/>
        <w:bottom w:val="none" w:sz="0" w:space="0" w:color="auto"/>
        <w:right w:val="none" w:sz="0" w:space="0" w:color="auto"/>
      </w:divBdr>
    </w:div>
    <w:div w:id="2030332874">
      <w:bodyDiv w:val="1"/>
      <w:marLeft w:val="0"/>
      <w:marRight w:val="0"/>
      <w:marTop w:val="0"/>
      <w:marBottom w:val="0"/>
      <w:divBdr>
        <w:top w:val="none" w:sz="0" w:space="0" w:color="auto"/>
        <w:left w:val="none" w:sz="0" w:space="0" w:color="auto"/>
        <w:bottom w:val="none" w:sz="0" w:space="0" w:color="auto"/>
        <w:right w:val="none" w:sz="0" w:space="0" w:color="auto"/>
      </w:divBdr>
    </w:div>
    <w:div w:id="2043239802">
      <w:bodyDiv w:val="1"/>
      <w:marLeft w:val="0"/>
      <w:marRight w:val="0"/>
      <w:marTop w:val="0"/>
      <w:marBottom w:val="0"/>
      <w:divBdr>
        <w:top w:val="none" w:sz="0" w:space="0" w:color="auto"/>
        <w:left w:val="none" w:sz="0" w:space="0" w:color="auto"/>
        <w:bottom w:val="none" w:sz="0" w:space="0" w:color="auto"/>
        <w:right w:val="none" w:sz="0" w:space="0" w:color="auto"/>
      </w:divBdr>
    </w:div>
    <w:div w:id="2048867654">
      <w:bodyDiv w:val="1"/>
      <w:marLeft w:val="0"/>
      <w:marRight w:val="0"/>
      <w:marTop w:val="0"/>
      <w:marBottom w:val="0"/>
      <w:divBdr>
        <w:top w:val="none" w:sz="0" w:space="0" w:color="auto"/>
        <w:left w:val="none" w:sz="0" w:space="0" w:color="auto"/>
        <w:bottom w:val="none" w:sz="0" w:space="0" w:color="auto"/>
        <w:right w:val="none" w:sz="0" w:space="0" w:color="auto"/>
      </w:divBdr>
    </w:div>
    <w:div w:id="2050297886">
      <w:bodyDiv w:val="1"/>
      <w:marLeft w:val="0"/>
      <w:marRight w:val="0"/>
      <w:marTop w:val="0"/>
      <w:marBottom w:val="0"/>
      <w:divBdr>
        <w:top w:val="none" w:sz="0" w:space="0" w:color="auto"/>
        <w:left w:val="none" w:sz="0" w:space="0" w:color="auto"/>
        <w:bottom w:val="none" w:sz="0" w:space="0" w:color="auto"/>
        <w:right w:val="none" w:sz="0" w:space="0" w:color="auto"/>
      </w:divBdr>
    </w:div>
    <w:div w:id="2055613969">
      <w:bodyDiv w:val="1"/>
      <w:marLeft w:val="0"/>
      <w:marRight w:val="0"/>
      <w:marTop w:val="0"/>
      <w:marBottom w:val="0"/>
      <w:divBdr>
        <w:top w:val="none" w:sz="0" w:space="0" w:color="auto"/>
        <w:left w:val="none" w:sz="0" w:space="0" w:color="auto"/>
        <w:bottom w:val="none" w:sz="0" w:space="0" w:color="auto"/>
        <w:right w:val="none" w:sz="0" w:space="0" w:color="auto"/>
      </w:divBdr>
    </w:div>
    <w:div w:id="2087529862">
      <w:bodyDiv w:val="1"/>
      <w:marLeft w:val="0"/>
      <w:marRight w:val="0"/>
      <w:marTop w:val="0"/>
      <w:marBottom w:val="0"/>
      <w:divBdr>
        <w:top w:val="none" w:sz="0" w:space="0" w:color="auto"/>
        <w:left w:val="none" w:sz="0" w:space="0" w:color="auto"/>
        <w:bottom w:val="none" w:sz="0" w:space="0" w:color="auto"/>
        <w:right w:val="none" w:sz="0" w:space="0" w:color="auto"/>
      </w:divBdr>
    </w:div>
    <w:div w:id="2088725307">
      <w:bodyDiv w:val="1"/>
      <w:marLeft w:val="0"/>
      <w:marRight w:val="0"/>
      <w:marTop w:val="0"/>
      <w:marBottom w:val="0"/>
      <w:divBdr>
        <w:top w:val="none" w:sz="0" w:space="0" w:color="auto"/>
        <w:left w:val="none" w:sz="0" w:space="0" w:color="auto"/>
        <w:bottom w:val="none" w:sz="0" w:space="0" w:color="auto"/>
        <w:right w:val="none" w:sz="0" w:space="0" w:color="auto"/>
      </w:divBdr>
    </w:div>
    <w:div w:id="2113698780">
      <w:bodyDiv w:val="1"/>
      <w:marLeft w:val="0"/>
      <w:marRight w:val="0"/>
      <w:marTop w:val="0"/>
      <w:marBottom w:val="0"/>
      <w:divBdr>
        <w:top w:val="none" w:sz="0" w:space="0" w:color="auto"/>
        <w:left w:val="none" w:sz="0" w:space="0" w:color="auto"/>
        <w:bottom w:val="none" w:sz="0" w:space="0" w:color="auto"/>
        <w:right w:val="none" w:sz="0" w:space="0" w:color="auto"/>
      </w:divBdr>
    </w:div>
    <w:div w:id="214519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36"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Rust语言圣经</b:Tag>
    <b:SourceType>DocumentFromInternetSite</b:SourceType>
    <b:Guid>{CBC27A7E-C225-4085-A78C-3DDFF3099347}</b:Guid>
    <b:Title>Rust语言圣经</b:Title>
    <b:Year>2023</b:Year>
    <b:LCID>zh-CN</b:LCID>
    <b:Author>
      <b:Author>
        <b:NameList>
          <b:Person>
            <b:Last>RustCourse</b:Last>
          </b:Person>
        </b:NameList>
      </b:Author>
    </b:Author>
    <b:InternetSiteTitle>Rust语言圣经</b:InternetSiteTitle>
    <b:Month>4</b:Month>
    <b:Day>1</b:Day>
    <b:URL>course.rs</b:URL>
    <b:RefOrder>1</b:RefOrder>
  </b:Source>
  <b:Source>
    <b:Tag>RustBook</b:Tag>
    <b:SourceType>DocumentFromInternetSite</b:SourceType>
    <b:Guid>{9D240758-3096-4770-BC9F-2CBB6FFC6710}</b:Guid>
    <b:Author>
      <b:Author>
        <b:NameList>
          <b:Person>
            <b:Last>RustBook</b:Last>
          </b:Person>
        </b:NameList>
      </b:Author>
    </b:Author>
    <b:Title>The Rust Programming Language</b:Title>
    <b:InternetSiteTitle>The Rust Programming Language</b:InternetSiteTitle>
    <b:Year>2023</b:Year>
    <b:Month>4</b:Month>
    <b:Day>3</b:Day>
    <b:URL>The Rust Programming Language</b:URL>
    <b:RefOrder>2</b:RefOrder>
  </b:Source>
  <b:Source>
    <b:Tag>asy23</b:Tag>
    <b:SourceType>DocumentFromInternetSite</b:SourceType>
    <b:Guid>{4BEDA489-B791-42A5-96D6-D7E1304E6FCE}</b:Guid>
    <b:Author>
      <b:Author>
        <b:NameList>
          <b:Person>
            <b:Last>async-book</b:Last>
          </b:Person>
        </b:NameList>
      </b:Author>
    </b:Author>
    <b:Title>Asynchronous Programming in Rust</b:Title>
    <b:InternetSiteTitle>Asynchronous Programming in Rust</b:InternetSiteTitle>
    <b:Year>2023</b:Year>
    <b:Month>4</b:Month>
    <b:Day>3</b:Day>
    <b:URL>https://rust-lang.github.io/async-book/</b:URL>
    <b:RefOrder>3</b:RefOrder>
  </b:Source>
  <b:Source>
    <b:Tag>牛聚川</b:Tag>
    <b:SourceType>ArticleInAPeriodical</b:SourceType>
    <b:Guid>{5B7A641D-F995-493F-800E-F1829C5ABC13}</b:Guid>
    <b:Title>融合模糊测试和形式化验证的RUST测试工具研究</b:Title>
    <b:Author>
      <b:Author>
        <b:NameList>
          <b:Person>
            <b:Last>牛聚川</b:Last>
          </b:Person>
        </b:NameList>
      </b:Author>
    </b:Author>
    <b:Year>2022</b:Year>
    <b:RefOrder>7</b:RefOrder>
  </b:Source>
  <b:Source>
    <b:Tag>王烁程21</b:Tag>
    <b:SourceType>ArticleInAPeriodical</b:SourceType>
    <b:Guid>{1B269BD4-1750-4B33-9AF2-CAB27836B2BA}</b:Guid>
    <b:Author>
      <b:Author>
        <b:NameList>
          <b:Person>
            <b:Last>王烁程</b:Last>
          </b:Person>
        </b:NameList>
      </b:Author>
    </b:Author>
    <b:Title>面向新一代Intel可信执行环境的性能优化方案</b:Title>
    <b:Year>2021</b:Year>
    <b:RefOrder>8</b:RefOrder>
  </b:Source>
  <b:Source>
    <b:Tag>Boq20</b:Tag>
    <b:SourceType>ArticleInAPeriodical</b:SourceType>
    <b:Guid>{86BB6951-C988-48BC-A7F9-AE6BB7F23409}</b:Guid>
    <b:Author>
      <b:Author>
        <b:NameList>
          <b:Person>
            <b:Last>Boqin Qin</b:Last>
          </b:Person>
        </b:NameList>
      </b:Author>
    </b:Author>
    <b:Title>Understanding memory and thread safety practices and issues in real-world Rust programs</b:Title>
    <b:Year>2020</b:Year>
    <b:RefOrder>4</b:RefOrder>
  </b:Source>
  <b:Source>
    <b:Tag>Zem19</b:Tag>
    <b:SourceType>ArticleInAPeriodical</b:SourceType>
    <b:Guid>{537CB5A4-F8E5-4531-89B2-DFD33A97C56A}</b:Guid>
    <b:Author>
      <b:Author>
        <b:NameList>
          <b:Person>
            <b:Last>Zemin Yu</b:Last>
          </b:Person>
        </b:NameList>
      </b:Author>
    </b:Author>
    <b:Title>Fearless Concurrency? Understanding Concurrent Programming Safety in Real-World Rust Software</b:Title>
    <b:Year>2019</b:Year>
    <b:RefOrder>6</b:RefOrder>
  </b:Source>
  <b:Source>
    <b:Tag>秦伯钦21</b:Tag>
    <b:SourceType>ArticleInAPeriodical</b:SourceType>
    <b:Guid>{1ECB3C36-15D2-4BCF-A292-75363F8C9AD8}</b:Guid>
    <b:Author>
      <b:Author>
        <b:NameList>
          <b:Person>
            <b:Last>秦伯钦</b:Last>
          </b:Person>
        </b:NameList>
      </b:Author>
    </b:Author>
    <b:Title>对现实Rust应用程序安全的实证研究</b:Title>
    <b:Year>2021</b:Year>
    <b:RefOrder>5</b:RefOrder>
  </b:Source>
  <b:Source>
    <b:Tag>sim</b:Tag>
    <b:SourceType>InternetSite</b:SourceType>
    <b:Guid>{36356B0C-0073-4342-8711-DE6895B39D1A}</b:Guid>
    <b:Title>Anti-patterns in Rust, misuse of deref</b:Title>
    <b:Author>
      <b:Author>
        <b:NameList>
          <b:Person>
            <b:Last>simonsan</b:Last>
          </b:Person>
        </b:NameList>
      </b:Author>
    </b:Author>
    <b:InternetSiteTitle>Github</b:InternetSiteTitle>
    <b:URL>https://github.com/rust-unofficial/patterns/blob/main/anti_patterns/deref.md</b:URL>
    <b:Year>2023</b:Year>
    <b:RefOrder>9</b:RefOrder>
  </b:Source>
  <b:Source>
    <b:Tag>Dis14</b:Tag>
    <b:SourceType>InternetSite</b:SourceType>
    <b:Guid>{99D428CA-4C87-431C-B517-2138CB52949B}</b:Guid>
    <b:Title>Distributed/Parallel Reservoir Sampling</b:Title>
    <b:InternetSiteTitle>Balls &amp; Bins, A Mix of Random Thoughts</b:InternetSiteTitle>
    <b:Year>2014</b:Year>
    <b:Month>4</b:Month>
    <b:Day>13</b:Day>
    <b:URL>https://ballsandbins.wordpress.com/2014/04/13/distributedparallel-reservoir-sampling/</b:URL>
    <b:Author>
      <b:Author>
        <b:NameList>
          <b:Person>
            <b:Last>Bins</b:Last>
            <b:First>Balls</b:First>
            <b:Middle>and</b:Middle>
          </b:Person>
        </b:NameList>
      </b:Author>
    </b:Author>
    <b:RefOrder>10</b:RefOrder>
  </b:Source>
  <b:Source>
    <b:Tag>Cay19</b:Tag>
    <b:SourceType>Book</b:SourceType>
    <b:Guid>{91DDE353-7C18-4803-8E23-5B6D39CA6F5A}</b:Guid>
    <b:Title>Java核心技术 卷I 基础知识，第11版</b:Title>
    <b:Year>2019</b:Year>
    <b:Author>
      <b:Author>
        <b:NameList>
          <b:Person>
            <b:Last>Horstmann</b:Last>
            <b:First>Cay</b:First>
            <b:Middle>S.</b:Middle>
          </b:Person>
        </b:NameList>
      </b:Author>
    </b:Author>
    <b:Publisher>机械工业出版社</b:Publisher>
    <b:RefOrder>11</b:RefOrder>
  </b:Source>
  <b:Source>
    <b:Tag>Rui17</b:Tag>
    <b:SourceType>ArticleInAPeriodical</b:SourceType>
    <b:Guid>{A39BBB12-2832-4D02-A310-506C2B07DA9F}</b:Guid>
    <b:Title>Energy Efficiency across Programming Languages</b:Title>
    <b:Year>2017</b:Year>
    <b:Author>
      <b:Author>
        <b:NameList>
          <b:Person>
            <b:Last>Pereira</b:Last>
            <b:First>Rui</b:First>
          </b:Person>
        </b:NameList>
      </b:Author>
    </b:Author>
    <b:PeriodicalTitle>Association for Computing Machinery</b:PeriodicalTitle>
    <b:RefOrder>12</b:RefOrder>
  </b:Source>
</b:Sources>
</file>

<file path=customXml/itemProps1.xml><?xml version="1.0" encoding="utf-8"?>
<ds:datastoreItem xmlns:ds="http://schemas.openxmlformats.org/officeDocument/2006/customXml" ds:itemID="{F520070C-0F4E-4DFB-AE3C-9A0B34DB9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10743</TotalTime>
  <Pages>1</Pages>
  <Words>3732</Words>
  <Characters>21275</Characters>
  <Application>Microsoft Office Word</Application>
  <DocSecurity>0</DocSecurity>
  <Lines>177</Lines>
  <Paragraphs>49</Paragraphs>
  <ScaleCrop>false</ScaleCrop>
  <Company/>
  <LinksUpToDate>false</LinksUpToDate>
  <CharactersWithSpaces>24958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云汉</dc:creator>
  <cp:keywords/>
  <dc:description/>
  <cp:lastModifiedBy>李 云汉</cp:lastModifiedBy>
  <cp:revision>46</cp:revision>
  <dcterms:created xsi:type="dcterms:W3CDTF">2023-03-27T08:03:00Z</dcterms:created>
  <dcterms:modified xsi:type="dcterms:W3CDTF">2023-04-28T06:58:00Z</dcterms:modified>
</cp:coreProperties>
</file>