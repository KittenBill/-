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E32C2C" w14:paraId="3C6F53D5" w14:textId="77777777" w:rsidTr="008F789C">
        <w:tc>
          <w:tcPr>
            <w:tcW w:w="222" w:type="dxa"/>
          </w:tcPr>
          <w:p w14:paraId="3703983A" w14:textId="77777777" w:rsidR="00E32C2C" w:rsidRDefault="00E32C2C">
            <w:pPr>
              <w:widowControl/>
              <w:jc w:val="left"/>
            </w:pPr>
          </w:p>
        </w:tc>
        <w:tc>
          <w:tcPr>
            <w:tcW w:w="5869" w:type="dxa"/>
          </w:tcPr>
          <w:p w14:paraId="1FF3C396" w14:textId="77777777" w:rsidR="00E32C2C" w:rsidRDefault="00E32C2C">
            <w:pPr>
              <w:widowControl/>
              <w:jc w:val="left"/>
            </w:pPr>
          </w:p>
        </w:tc>
        <w:tc>
          <w:tcPr>
            <w:tcW w:w="2205" w:type="dxa"/>
          </w:tcPr>
          <w:p w14:paraId="65A31527" w14:textId="4913E897" w:rsidR="00E32C2C" w:rsidRPr="00E32C2C" w:rsidRDefault="00E32C2C">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E32C2C" w14:paraId="67A2ECE3" w14:textId="77777777" w:rsidTr="008F789C">
        <w:trPr>
          <w:trHeight w:val="1371"/>
        </w:trPr>
        <w:tc>
          <w:tcPr>
            <w:tcW w:w="222" w:type="dxa"/>
          </w:tcPr>
          <w:p w14:paraId="0C87D4AC" w14:textId="77777777" w:rsidR="00E32C2C" w:rsidRDefault="00E32C2C">
            <w:pPr>
              <w:widowControl/>
              <w:jc w:val="left"/>
            </w:pPr>
          </w:p>
        </w:tc>
        <w:tc>
          <w:tcPr>
            <w:tcW w:w="5869" w:type="dxa"/>
          </w:tcPr>
          <w:p w14:paraId="51F68FDE" w14:textId="77777777" w:rsidR="00E32C2C" w:rsidRDefault="00E32C2C">
            <w:pPr>
              <w:widowControl/>
              <w:jc w:val="left"/>
            </w:pPr>
          </w:p>
        </w:tc>
        <w:tc>
          <w:tcPr>
            <w:tcW w:w="2205" w:type="dxa"/>
          </w:tcPr>
          <w:p w14:paraId="7AFA1920" w14:textId="5C5D3AA7" w:rsidR="00E32C2C" w:rsidRPr="00E32C2C" w:rsidRDefault="00E32C2C">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E32C2C" w14:paraId="1BC62264" w14:textId="77777777" w:rsidTr="008F789C">
        <w:trPr>
          <w:trHeight w:val="3388"/>
        </w:trPr>
        <w:tc>
          <w:tcPr>
            <w:tcW w:w="8296" w:type="dxa"/>
            <w:gridSpan w:val="3"/>
          </w:tcPr>
          <w:p w14:paraId="37FEA343" w14:textId="77777777" w:rsidR="00E32C2C" w:rsidRDefault="00E32C2C" w:rsidP="00E32C2C">
            <w:pPr>
              <w:widowControl/>
              <w:jc w:val="center"/>
            </w:pPr>
            <w:r>
              <w:rPr>
                <w:noProof/>
              </w:rPr>
              <w:drawing>
                <wp:inline distT="0" distB="0" distL="0" distR="0" wp14:anchorId="17A735B6" wp14:editId="04C43E1E">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2420DCDF" w14:textId="319EC7F0" w:rsidR="00E32C2C" w:rsidRPr="00E32C2C" w:rsidRDefault="00E32C2C" w:rsidP="00E32C2C">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E32C2C" w14:paraId="26BA27B7" w14:textId="77777777" w:rsidTr="008F789C">
        <w:trPr>
          <w:trHeight w:val="1027"/>
        </w:trPr>
        <w:tc>
          <w:tcPr>
            <w:tcW w:w="8296" w:type="dxa"/>
            <w:gridSpan w:val="3"/>
          </w:tcPr>
          <w:p w14:paraId="7E37335B" w14:textId="6A20D89C" w:rsidR="00E32C2C" w:rsidRPr="008F789C" w:rsidRDefault="00550043" w:rsidP="008F789C">
            <w:pPr>
              <w:pStyle w:val="a5"/>
            </w:pPr>
            <w:r w:rsidRPr="008F789C">
              <w:t>基于</w:t>
            </w:r>
            <w:r w:rsidRPr="008F789C">
              <w:t>Rust</w:t>
            </w:r>
            <w:r w:rsidRPr="008F789C">
              <w:t>的高并发场景技术探索与应用</w:t>
            </w:r>
          </w:p>
        </w:tc>
      </w:tr>
    </w:tbl>
    <w:p w14:paraId="6AC80B9A" w14:textId="55599281" w:rsidR="00E32C2C" w:rsidRDefault="00E32C2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8F789C" w14:paraId="26975155" w14:textId="77777777" w:rsidTr="008F789C">
        <w:tc>
          <w:tcPr>
            <w:tcW w:w="3686" w:type="dxa"/>
          </w:tcPr>
          <w:p w14:paraId="151A78D1" w14:textId="00ECDAF5"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33999935" w14:textId="22C8C390" w:rsidR="008F789C" w:rsidRPr="008F789C" w:rsidRDefault="008F789C" w:rsidP="008F789C">
            <w:pPr>
              <w:pStyle w:val="a6"/>
              <w:rPr>
                <w:u w:val="single"/>
              </w:rPr>
            </w:pPr>
            <w:r w:rsidRPr="008F789C">
              <w:rPr>
                <w:rFonts w:hint="eastAsia"/>
                <w:u w:val="single"/>
              </w:rPr>
              <w:t>计算机科学与技术</w:t>
            </w:r>
          </w:p>
        </w:tc>
      </w:tr>
      <w:tr w:rsidR="008F789C" w14:paraId="24432420" w14:textId="77777777" w:rsidTr="008F789C">
        <w:tc>
          <w:tcPr>
            <w:tcW w:w="3686" w:type="dxa"/>
          </w:tcPr>
          <w:p w14:paraId="161803DF" w14:textId="613A02E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32593B42" w14:textId="45D225F7"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8F789C" w14:paraId="442F0C29" w14:textId="77777777" w:rsidTr="008F789C">
        <w:tc>
          <w:tcPr>
            <w:tcW w:w="3686" w:type="dxa"/>
          </w:tcPr>
          <w:p w14:paraId="3ECDAE9A" w14:textId="2DCDE17B"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指导老师</w:t>
            </w:r>
          </w:p>
        </w:tc>
        <w:tc>
          <w:tcPr>
            <w:tcW w:w="4610" w:type="dxa"/>
          </w:tcPr>
          <w:p w14:paraId="73B00EA7" w14:textId="709CF544"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陆佳民</w:t>
            </w:r>
            <w:r w:rsidRPr="008F789C">
              <w:rPr>
                <w:u w:val="single"/>
              </w:rPr>
              <w:t xml:space="preserve">     </w:t>
            </w:r>
          </w:p>
        </w:tc>
      </w:tr>
      <w:tr w:rsidR="008F789C" w14:paraId="59FA26BD" w14:textId="77777777" w:rsidTr="008F789C">
        <w:tc>
          <w:tcPr>
            <w:tcW w:w="3686" w:type="dxa"/>
          </w:tcPr>
          <w:p w14:paraId="5BF26586" w14:textId="3FEF6F2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评 阅 人</w:t>
            </w:r>
          </w:p>
        </w:tc>
        <w:tc>
          <w:tcPr>
            <w:tcW w:w="4610" w:type="dxa"/>
          </w:tcPr>
          <w:p w14:paraId="7D2D9D58" w14:textId="2AA4ED6C"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
        </w:tc>
      </w:tr>
    </w:tbl>
    <w:p w14:paraId="685650FA" w14:textId="1EB321DB" w:rsidR="008F789C" w:rsidRDefault="008F789C">
      <w:pPr>
        <w:widowControl/>
        <w:jc w:val="left"/>
      </w:pPr>
    </w:p>
    <w:p w14:paraId="59268122" w14:textId="3534E67F" w:rsidR="008F789C" w:rsidRDefault="008F789C">
      <w:pPr>
        <w:widowControl/>
        <w:jc w:val="left"/>
      </w:pPr>
    </w:p>
    <w:p w14:paraId="497B5441" w14:textId="1B5C0B58" w:rsidR="008F789C" w:rsidRDefault="008F789C">
      <w:pPr>
        <w:widowControl/>
        <w:jc w:val="left"/>
      </w:pPr>
    </w:p>
    <w:p w14:paraId="352BFE9E" w14:textId="73D3D075" w:rsidR="008F789C" w:rsidRDefault="008F789C">
      <w:pPr>
        <w:widowControl/>
        <w:jc w:val="left"/>
      </w:pPr>
    </w:p>
    <w:p w14:paraId="1FF10946" w14:textId="7CFD8423" w:rsidR="008F789C" w:rsidRDefault="008F789C">
      <w:pPr>
        <w:widowControl/>
        <w:jc w:val="left"/>
      </w:pPr>
    </w:p>
    <w:p w14:paraId="24C33E62" w14:textId="713CFF41" w:rsidR="008F789C" w:rsidRDefault="008F789C">
      <w:pPr>
        <w:widowControl/>
        <w:jc w:val="left"/>
      </w:pPr>
    </w:p>
    <w:p w14:paraId="4C194FA8" w14:textId="0211C15E" w:rsidR="008F789C" w:rsidRDefault="008F789C">
      <w:pPr>
        <w:widowControl/>
        <w:jc w:val="left"/>
      </w:pPr>
    </w:p>
    <w:p w14:paraId="7E33E4BF" w14:textId="77777777" w:rsidR="008F789C" w:rsidRDefault="008F789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89C" w14:paraId="735EB3AD" w14:textId="77777777" w:rsidTr="008F789C">
        <w:trPr>
          <w:trHeight w:val="277"/>
        </w:trPr>
        <w:tc>
          <w:tcPr>
            <w:tcW w:w="8296" w:type="dxa"/>
          </w:tcPr>
          <w:p w14:paraId="378E9108" w14:textId="6292B39D"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8F789C" w14:paraId="4847B20F" w14:textId="77777777" w:rsidTr="008F789C">
        <w:tc>
          <w:tcPr>
            <w:tcW w:w="8296" w:type="dxa"/>
          </w:tcPr>
          <w:p w14:paraId="131FDC00" w14:textId="05FB49DB"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6DBE645D" w14:textId="656FE416" w:rsidR="00CA0810" w:rsidRDefault="00CA0810">
      <w:pPr>
        <w:widowControl/>
        <w:jc w:val="left"/>
      </w:pPr>
    </w:p>
    <w:p w14:paraId="108E0A05" w14:textId="77777777" w:rsidR="00CA0810" w:rsidRDefault="00CA0810">
      <w:pPr>
        <w:widowControl/>
        <w:jc w:val="left"/>
      </w:pPr>
      <w:r>
        <w:br w:type="page"/>
      </w:r>
    </w:p>
    <w:p w14:paraId="433F10AF" w14:textId="77777777" w:rsidR="00E32C2C" w:rsidRDefault="00E32C2C">
      <w:pPr>
        <w:widowControl/>
        <w:jc w:val="left"/>
      </w:pPr>
    </w:p>
    <w:p w14:paraId="029B3970" w14:textId="17F735F6" w:rsidR="00D467EF" w:rsidRDefault="00D467EF">
      <w:pPr>
        <w:widowControl/>
        <w:jc w:val="left"/>
        <w:rPr>
          <w:rFonts w:ascii="Times New Roman" w:hAnsi="Times New Roman"/>
          <w:sz w:val="24"/>
        </w:rPr>
      </w:pPr>
    </w:p>
    <w:p w14:paraId="01DDE1A9" w14:textId="77777777" w:rsidR="00D467EF" w:rsidRDefault="00D467EF">
      <w:pPr>
        <w:widowControl/>
        <w:jc w:val="left"/>
        <w:rPr>
          <w:rFonts w:ascii="Times New Roman" w:hAnsi="Times New Roman"/>
          <w:sz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EF" w14:paraId="12ADC5F2" w14:textId="77777777" w:rsidTr="00D316B2">
        <w:trPr>
          <w:trHeight w:val="3189"/>
        </w:trPr>
        <w:tc>
          <w:tcPr>
            <w:tcW w:w="8296" w:type="dxa"/>
          </w:tcPr>
          <w:p w14:paraId="296310D8" w14:textId="77777777" w:rsidR="00D467EF" w:rsidRPr="00613E60" w:rsidRDefault="00D467EF" w:rsidP="00D467EF">
            <w:pPr>
              <w:pStyle w:val="a7"/>
            </w:pPr>
            <w:r w:rsidRPr="00613E60">
              <w:t>BACHELOR'S DEGREE THESIS</w:t>
            </w:r>
          </w:p>
          <w:p w14:paraId="588A054F" w14:textId="77777777" w:rsidR="00D467EF" w:rsidRPr="00613E60" w:rsidRDefault="00D467EF" w:rsidP="00D467EF">
            <w:pPr>
              <w:pStyle w:val="a7"/>
            </w:pPr>
            <w:r w:rsidRPr="00613E60">
              <w:t xml:space="preserve"> OF HOHAI UNIVERSITY</w:t>
            </w:r>
          </w:p>
          <w:p w14:paraId="15B31809" w14:textId="77777777" w:rsidR="00D467EF" w:rsidRPr="00D467EF" w:rsidRDefault="00D467EF">
            <w:pPr>
              <w:widowControl/>
              <w:jc w:val="left"/>
            </w:pPr>
          </w:p>
        </w:tc>
      </w:tr>
      <w:tr w:rsidR="00D467EF" w14:paraId="346CA817" w14:textId="77777777" w:rsidTr="00D316B2">
        <w:trPr>
          <w:trHeight w:val="3546"/>
        </w:trPr>
        <w:tc>
          <w:tcPr>
            <w:tcW w:w="8296" w:type="dxa"/>
          </w:tcPr>
          <w:p w14:paraId="2F8FA2FE" w14:textId="6ED5CC8E" w:rsidR="00D467EF" w:rsidRPr="00D467EF" w:rsidRDefault="00D467EF" w:rsidP="00D467EF">
            <w:pPr>
              <w:pStyle w:val="a7"/>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w:t>
            </w:r>
            <w:r w:rsidR="00F6110A">
              <w:rPr>
                <w:rFonts w:eastAsiaTheme="minorEastAsia" w:hint="eastAsia"/>
              </w:rPr>
              <w:t>Programming</w:t>
            </w:r>
            <w:r>
              <w:rPr>
                <w:rFonts w:eastAsiaTheme="minorEastAsia"/>
              </w:rPr>
              <w:t xml:space="preserve"> Based on Rust Programming Language </w:t>
            </w:r>
          </w:p>
        </w:tc>
      </w:tr>
    </w:tbl>
    <w:p w14:paraId="609E96ED" w14:textId="1C554093" w:rsidR="008F789C" w:rsidRDefault="008F789C">
      <w:pPr>
        <w:widowControl/>
        <w:jc w:val="left"/>
      </w:pPr>
    </w:p>
    <w:tbl>
      <w:tblPr>
        <w:tblStyle w:val="a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D467EF" w14:paraId="7C52E763" w14:textId="77777777" w:rsidTr="00D316B2">
        <w:tc>
          <w:tcPr>
            <w:tcW w:w="3681" w:type="dxa"/>
          </w:tcPr>
          <w:p w14:paraId="313D354E" w14:textId="50C57F00" w:rsidR="00D467EF" w:rsidRDefault="00D467EF" w:rsidP="00D316B2">
            <w:pPr>
              <w:pStyle w:val="a8"/>
              <w:jc w:val="right"/>
            </w:pPr>
            <w:r>
              <w:rPr>
                <w:rFonts w:hint="eastAsia"/>
              </w:rPr>
              <w:t>College</w:t>
            </w:r>
            <w:r w:rsidR="00D316B2">
              <w:t xml:space="preserve">  </w:t>
            </w:r>
            <w:proofErr w:type="gramStart"/>
            <w:r w:rsidR="00D316B2">
              <w:t xml:space="preserve">  :</w:t>
            </w:r>
            <w:proofErr w:type="gramEnd"/>
          </w:p>
        </w:tc>
        <w:tc>
          <w:tcPr>
            <w:tcW w:w="5108" w:type="dxa"/>
          </w:tcPr>
          <w:p w14:paraId="1432CF99" w14:textId="41EBAE97" w:rsidR="00D467EF" w:rsidRPr="00D316B2" w:rsidRDefault="00D467EF" w:rsidP="00D316B2">
            <w:pPr>
              <w:pStyle w:val="a8"/>
              <w:jc w:val="left"/>
              <w:rPr>
                <w:rFonts w:cs="Times New Roman"/>
              </w:rPr>
            </w:pPr>
            <w:r w:rsidRPr="00D316B2">
              <w:rPr>
                <w:rFonts w:eastAsia="瀹��" w:cs="Times New Roman"/>
              </w:rPr>
              <w:t>College of Computer and Information</w:t>
            </w:r>
          </w:p>
        </w:tc>
      </w:tr>
      <w:tr w:rsidR="00D467EF" w14:paraId="48BCEC35" w14:textId="77777777" w:rsidTr="00D316B2">
        <w:tc>
          <w:tcPr>
            <w:tcW w:w="3681" w:type="dxa"/>
          </w:tcPr>
          <w:p w14:paraId="1383B3C2" w14:textId="7F5AE66F" w:rsidR="00D467EF" w:rsidRPr="00D316B2" w:rsidRDefault="00D316B2" w:rsidP="00D316B2">
            <w:pPr>
              <w:pStyle w:val="a8"/>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3E93D771" w14:textId="61238E91" w:rsidR="00D467EF" w:rsidRPr="00D316B2" w:rsidRDefault="00D316B2" w:rsidP="00D316B2">
            <w:pPr>
              <w:pStyle w:val="a8"/>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D467EF" w14:paraId="46EA958F" w14:textId="77777777" w:rsidTr="00D316B2">
        <w:tc>
          <w:tcPr>
            <w:tcW w:w="3681" w:type="dxa"/>
          </w:tcPr>
          <w:p w14:paraId="12BE8526" w14:textId="0B983418" w:rsidR="00D467EF" w:rsidRPr="00D316B2" w:rsidRDefault="00D316B2" w:rsidP="00D316B2">
            <w:pPr>
              <w:pStyle w:val="a8"/>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3206B8C1" w14:textId="298EAC54" w:rsidR="00D467EF" w:rsidRPr="00D316B2" w:rsidRDefault="00D316B2" w:rsidP="00D316B2">
            <w:pPr>
              <w:pStyle w:val="a8"/>
              <w:jc w:val="left"/>
              <w:rPr>
                <w:rFonts w:eastAsiaTheme="minorEastAsia" w:cs="Times New Roman"/>
              </w:rPr>
            </w:pPr>
            <w:proofErr w:type="spellStart"/>
            <w:r>
              <w:rPr>
                <w:rFonts w:eastAsiaTheme="minorEastAsia" w:cs="Times New Roman"/>
              </w:rPr>
              <w:t>Yunhan</w:t>
            </w:r>
            <w:proofErr w:type="spellEnd"/>
            <w:r w:rsidR="00AF7279">
              <w:rPr>
                <w:rFonts w:eastAsiaTheme="minorEastAsia" w:cs="Times New Roman"/>
              </w:rPr>
              <w:t xml:space="preserve"> Li</w:t>
            </w:r>
          </w:p>
        </w:tc>
      </w:tr>
      <w:tr w:rsidR="00D467EF" w14:paraId="32E1DAA8" w14:textId="77777777" w:rsidTr="00D316B2">
        <w:tc>
          <w:tcPr>
            <w:tcW w:w="3681" w:type="dxa"/>
          </w:tcPr>
          <w:p w14:paraId="307879CC" w14:textId="7A4B01BE" w:rsidR="00D467EF" w:rsidRPr="00D316B2" w:rsidRDefault="00D316B2" w:rsidP="00D316B2">
            <w:pPr>
              <w:pStyle w:val="a8"/>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18E561B3" w14:textId="4E624E51" w:rsidR="00D467EF" w:rsidRPr="00D316B2" w:rsidRDefault="00D316B2" w:rsidP="00D316B2">
            <w:pPr>
              <w:pStyle w:val="a8"/>
              <w:jc w:val="left"/>
              <w:rPr>
                <w:rFonts w:eastAsiaTheme="minorEastAsia" w:cs="Times New Roman"/>
              </w:rPr>
            </w:pPr>
            <w:proofErr w:type="spellStart"/>
            <w:r>
              <w:rPr>
                <w:rFonts w:eastAsiaTheme="minorEastAsia" w:cs="Times New Roman"/>
              </w:rPr>
              <w:t>Jiamin</w:t>
            </w:r>
            <w:proofErr w:type="spellEnd"/>
            <w:r w:rsidR="007138A3">
              <w:rPr>
                <w:rFonts w:eastAsiaTheme="minorEastAsia" w:cs="Times New Roman"/>
              </w:rPr>
              <w:t xml:space="preserve"> </w:t>
            </w:r>
            <w:r w:rsidR="00AF7279">
              <w:rPr>
                <w:rFonts w:eastAsiaTheme="minorEastAsia" w:cs="Times New Roman"/>
              </w:rPr>
              <w:t xml:space="preserve">Lu </w:t>
            </w:r>
            <w:r w:rsidR="007138A3">
              <w:rPr>
                <w:rFonts w:eastAsiaTheme="minorEastAsia" w:cs="Times New Roman"/>
              </w:rPr>
              <w:t>Prof.</w:t>
            </w:r>
          </w:p>
        </w:tc>
      </w:tr>
    </w:tbl>
    <w:p w14:paraId="0D9AFEDA" w14:textId="1ACCEAE1" w:rsidR="00D467EF" w:rsidRDefault="00D467EF" w:rsidP="00D316B2">
      <w:pPr>
        <w:pStyle w:val="a8"/>
        <w:rPr>
          <w:rFonts w:eastAsiaTheme="minorEastAsia"/>
        </w:rPr>
      </w:pPr>
    </w:p>
    <w:p w14:paraId="425B7CB9" w14:textId="77777777" w:rsidR="00D316B2" w:rsidRDefault="00D316B2" w:rsidP="00D316B2">
      <w:pPr>
        <w:pStyle w:val="a8"/>
        <w:rPr>
          <w:rFonts w:eastAsiaTheme="minorEastAsia"/>
        </w:rPr>
      </w:pPr>
    </w:p>
    <w:p w14:paraId="2ECBBF5D" w14:textId="63AF495A" w:rsidR="00D316B2" w:rsidRPr="00D316B2" w:rsidRDefault="00D316B2" w:rsidP="00D316B2">
      <w:pPr>
        <w:pStyle w:val="a8"/>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698552A0" w14:textId="721CDD97" w:rsidR="00D316B2" w:rsidRPr="00F94BD4" w:rsidRDefault="008F789C" w:rsidP="00F94BD4">
      <w:pPr>
        <w:widowControl/>
        <w:jc w:val="left"/>
      </w:pPr>
      <w:r>
        <w:br w:type="page"/>
      </w:r>
    </w:p>
    <w:p w14:paraId="3ABFBC9C" w14:textId="77777777" w:rsidR="00D316B2" w:rsidRPr="00613E60" w:rsidRDefault="00D316B2" w:rsidP="00F94BD4">
      <w:pPr>
        <w:pStyle w:val="af1"/>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4AAF1C17" w14:textId="6B97F435" w:rsidR="00D316B2" w:rsidRDefault="00D316B2" w:rsidP="00D316B2">
      <w:pPr>
        <w:spacing w:line="460" w:lineRule="exact"/>
        <w:jc w:val="left"/>
        <w:rPr>
          <w:rFonts w:ascii="仿宋_GB2312" w:eastAsia="仿宋_GB2312" w:hAnsi="宋体"/>
          <w:szCs w:val="21"/>
        </w:rPr>
      </w:pPr>
    </w:p>
    <w:p w14:paraId="3F808965" w14:textId="77777777" w:rsidR="00D316B2" w:rsidRPr="00613E60" w:rsidRDefault="00D316B2" w:rsidP="00D316B2">
      <w:pPr>
        <w:spacing w:line="460" w:lineRule="exact"/>
        <w:jc w:val="left"/>
        <w:rPr>
          <w:rFonts w:ascii="宋体" w:hAnsi="宋体"/>
          <w:sz w:val="24"/>
          <w:szCs w:val="24"/>
        </w:rPr>
      </w:pPr>
    </w:p>
    <w:p w14:paraId="3AD56C5B" w14:textId="77777777" w:rsidR="00D316B2" w:rsidRPr="00613E60" w:rsidRDefault="00D316B2" w:rsidP="00D316B2">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9057B68" w14:textId="6CB1ED02" w:rsidR="00D316B2" w:rsidRDefault="00D316B2" w:rsidP="00D316B2">
      <w:pPr>
        <w:spacing w:line="460" w:lineRule="exact"/>
        <w:jc w:val="left"/>
        <w:rPr>
          <w:rFonts w:ascii="仿宋_GB2312" w:eastAsia="仿宋_GB2312" w:hAnsi="宋体"/>
          <w:szCs w:val="21"/>
        </w:rPr>
      </w:pPr>
    </w:p>
    <w:p w14:paraId="00DE4F61" w14:textId="77777777" w:rsidR="00D316B2" w:rsidRPr="00613E60" w:rsidRDefault="00D316B2" w:rsidP="00D316B2">
      <w:pPr>
        <w:spacing w:line="460" w:lineRule="exact"/>
        <w:jc w:val="left"/>
        <w:rPr>
          <w:rFonts w:ascii="宋体" w:hAnsi="宋体"/>
          <w:sz w:val="28"/>
          <w:szCs w:val="28"/>
        </w:rPr>
      </w:pPr>
    </w:p>
    <w:p w14:paraId="225C248B" w14:textId="77777777" w:rsidR="00D316B2" w:rsidRPr="00613E60" w:rsidRDefault="00D316B2" w:rsidP="00D316B2">
      <w:pPr>
        <w:spacing w:line="460" w:lineRule="exact"/>
        <w:jc w:val="left"/>
        <w:rPr>
          <w:rFonts w:ascii="宋体" w:hAnsi="宋体"/>
          <w:sz w:val="28"/>
          <w:szCs w:val="28"/>
        </w:rPr>
      </w:pPr>
    </w:p>
    <w:p w14:paraId="43F2A138" w14:textId="77777777" w:rsidR="00D316B2" w:rsidRPr="00613E60" w:rsidRDefault="00D316B2" w:rsidP="00D316B2">
      <w:pPr>
        <w:spacing w:line="460" w:lineRule="exact"/>
        <w:jc w:val="left"/>
        <w:rPr>
          <w:rFonts w:ascii="宋体" w:hAnsi="宋体"/>
          <w:sz w:val="28"/>
          <w:szCs w:val="28"/>
        </w:rPr>
      </w:pPr>
    </w:p>
    <w:p w14:paraId="4E1FA813" w14:textId="77777777" w:rsidR="00D316B2" w:rsidRPr="00613E60" w:rsidRDefault="00D316B2" w:rsidP="00D316B2">
      <w:pPr>
        <w:spacing w:line="460" w:lineRule="exact"/>
        <w:jc w:val="left"/>
        <w:rPr>
          <w:rFonts w:ascii="宋体" w:hAnsi="宋体"/>
          <w:sz w:val="28"/>
          <w:szCs w:val="28"/>
        </w:rPr>
      </w:pPr>
    </w:p>
    <w:p w14:paraId="2F7FCCBA" w14:textId="77777777" w:rsidR="00D316B2" w:rsidRPr="00613E60" w:rsidRDefault="00D316B2" w:rsidP="00D316B2">
      <w:pPr>
        <w:spacing w:line="460" w:lineRule="exact"/>
        <w:jc w:val="left"/>
        <w:rPr>
          <w:rFonts w:ascii="宋体" w:hAnsi="宋体"/>
          <w:sz w:val="28"/>
          <w:szCs w:val="28"/>
        </w:rPr>
      </w:pPr>
    </w:p>
    <w:p w14:paraId="02A26921" w14:textId="62BFA1E0" w:rsidR="004E3425" w:rsidRPr="00D316B2" w:rsidRDefault="00D316B2" w:rsidP="00D316B2">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0449B2E4" w14:textId="77777777" w:rsidR="00E40313" w:rsidRDefault="00E40313">
      <w:pPr>
        <w:widowControl/>
        <w:jc w:val="left"/>
        <w:rPr>
          <w:rFonts w:ascii="Times New Roman" w:hAnsi="Times New Roman"/>
          <w:sz w:val="24"/>
        </w:rPr>
      </w:pPr>
    </w:p>
    <w:p w14:paraId="0DFE98C1" w14:textId="7B36E705" w:rsidR="00E40313" w:rsidRDefault="00E40313">
      <w:pPr>
        <w:widowControl/>
        <w:jc w:val="left"/>
        <w:rPr>
          <w:rFonts w:ascii="Times New Roman" w:hAnsi="Times New Roman"/>
          <w:sz w:val="24"/>
        </w:rPr>
        <w:sectPr w:rsidR="00E40313">
          <w:headerReference w:type="default" r:id="rId9"/>
          <w:pgSz w:w="11906" w:h="16838"/>
          <w:pgMar w:top="1440" w:right="1800" w:bottom="1440" w:left="1800" w:header="851" w:footer="992" w:gutter="0"/>
          <w:cols w:space="425"/>
          <w:docGrid w:type="lines" w:linePitch="312"/>
        </w:sectPr>
      </w:pPr>
    </w:p>
    <w:p w14:paraId="4E59FD9D" w14:textId="4D8F500B" w:rsidR="00D316B2" w:rsidRDefault="00D316B2">
      <w:pPr>
        <w:widowControl/>
        <w:jc w:val="left"/>
        <w:rPr>
          <w:rFonts w:ascii="Times New Roman" w:hAnsi="Times New Roman"/>
          <w:sz w:val="24"/>
        </w:rPr>
      </w:pPr>
    </w:p>
    <w:p w14:paraId="2CD685C8" w14:textId="1A37BECC" w:rsidR="00B5103C" w:rsidRPr="00613E60" w:rsidRDefault="00B5103C" w:rsidP="00AB1012">
      <w:pPr>
        <w:pStyle w:val="af2"/>
        <w:ind w:firstLine="420"/>
      </w:pPr>
      <w:bookmarkStart w:id="0" w:name="_Toc131253741"/>
      <w:bookmarkStart w:id="1" w:name="_Toc134283097"/>
      <w:r w:rsidRPr="00613E60">
        <w:rPr>
          <w:rFonts w:hint="eastAsia"/>
        </w:rPr>
        <w:t>摘</w:t>
      </w:r>
      <w:r w:rsidR="00CD3CA6">
        <w:rPr>
          <w:rFonts w:hint="eastAsia"/>
        </w:rPr>
        <w:t xml:space="preserve"> </w:t>
      </w:r>
      <w:r w:rsidR="00CD3CA6">
        <w:t xml:space="preserve"> </w:t>
      </w:r>
      <w:r w:rsidRPr="00613E60">
        <w:rPr>
          <w:rFonts w:hint="eastAsia"/>
        </w:rPr>
        <w:t>要</w:t>
      </w:r>
      <w:bookmarkEnd w:id="0"/>
      <w:bookmarkEnd w:id="1"/>
    </w:p>
    <w:p w14:paraId="5A3F2FB1" w14:textId="75D31812" w:rsidR="00044E2F" w:rsidRDefault="00044E2F" w:rsidP="00CD3CA6">
      <w:pPr>
        <w:pStyle w:val="a9"/>
        <w:ind w:firstLine="480"/>
        <w:rPr>
          <w:rFonts w:hint="eastAsia"/>
        </w:rPr>
      </w:pPr>
      <w:commentRangeStart w:id="2"/>
      <w:r>
        <w:rPr>
          <w:rFonts w:hint="eastAsia"/>
        </w:rPr>
        <w:t>R</w:t>
      </w:r>
      <w:r>
        <w:t>ust</w:t>
      </w:r>
      <w:r>
        <w:rPr>
          <w:rFonts w:hint="eastAsia"/>
        </w:rPr>
        <w:t>是</w:t>
      </w:r>
      <w:r w:rsidR="0009245A">
        <w:rPr>
          <w:rFonts w:hint="eastAsia"/>
        </w:rPr>
        <w:t>一种</w:t>
      </w:r>
      <w:r w:rsidR="00025AF0">
        <w:rPr>
          <w:rFonts w:hint="eastAsia"/>
        </w:rPr>
        <w:t>多用途的</w:t>
      </w:r>
      <w:r w:rsidR="0009245A">
        <w:rPr>
          <w:rFonts w:hint="eastAsia"/>
        </w:rPr>
        <w:t>编程语言，</w:t>
      </w:r>
      <w:r w:rsidR="00025AF0">
        <w:rPr>
          <w:rFonts w:hint="eastAsia"/>
        </w:rPr>
        <w:t>注重于安全与性能。</w:t>
      </w:r>
      <w:r w:rsidR="00CD3CA6">
        <w:rPr>
          <w:rFonts w:hint="eastAsia"/>
        </w:rPr>
        <w:t>首先，</w:t>
      </w:r>
      <w:r w:rsidR="00025AF0">
        <w:rPr>
          <w:rFonts w:hint="eastAsia"/>
        </w:rPr>
        <w:t>R</w:t>
      </w:r>
      <w:r w:rsidR="00025AF0">
        <w:t>ust</w:t>
      </w:r>
      <w:r w:rsidR="0009245A">
        <w:rPr>
          <w:rFonts w:hint="eastAsia"/>
        </w:rPr>
        <w:t>拥有基于编译期静态检查的强大</w:t>
      </w:r>
      <w:r w:rsidR="004D17F3">
        <w:rPr>
          <w:rFonts w:hint="eastAsia"/>
        </w:rPr>
        <w:t>内存</w:t>
      </w:r>
      <w:r w:rsidR="0009245A">
        <w:rPr>
          <w:rFonts w:hint="eastAsia"/>
        </w:rPr>
        <w:t>安全能力</w:t>
      </w:r>
      <w:r w:rsidR="004D17F3">
        <w:rPr>
          <w:rFonts w:hint="eastAsia"/>
        </w:rPr>
        <w:t>，保证所有</w:t>
      </w:r>
      <w:r w:rsidR="002F2C6C">
        <w:rPr>
          <w:rFonts w:hint="eastAsia"/>
        </w:rPr>
        <w:t>指针（引用）都会指向</w:t>
      </w:r>
      <w:r w:rsidR="006449A5">
        <w:rPr>
          <w:rFonts w:hint="eastAsia"/>
        </w:rPr>
        <w:t>有效的内存地址</w:t>
      </w:r>
      <w:r w:rsidR="00061DD9">
        <w:rPr>
          <w:rFonts w:hint="eastAsia"/>
        </w:rPr>
        <w:t>。</w:t>
      </w:r>
      <w:r w:rsidR="00CD3CA6">
        <w:rPr>
          <w:rFonts w:hint="eastAsia"/>
        </w:rPr>
        <w:t>其次，</w:t>
      </w:r>
      <w:r w:rsidR="00061DD9">
        <w:rPr>
          <w:rFonts w:hint="eastAsia"/>
        </w:rPr>
        <w:t>Rust</w:t>
      </w:r>
      <w:r w:rsidR="0009245A">
        <w:rPr>
          <w:rFonts w:hint="eastAsia"/>
        </w:rPr>
        <w:t>使用</w:t>
      </w:r>
      <w:r w:rsidR="00025AF0">
        <w:rPr>
          <w:rFonts w:hint="eastAsia"/>
        </w:rPr>
        <w:t>“</w:t>
      </w:r>
      <w:r w:rsidR="0009245A">
        <w:rPr>
          <w:rFonts w:hint="eastAsia"/>
        </w:rPr>
        <w:t>所有权</w:t>
      </w:r>
      <w:r w:rsidR="00025AF0">
        <w:rPr>
          <w:rFonts w:hint="eastAsia"/>
        </w:rPr>
        <w:t>”</w:t>
      </w:r>
      <w:r w:rsidR="0009245A">
        <w:rPr>
          <w:rFonts w:hint="eastAsia"/>
        </w:rPr>
        <w:t>管理内存，使其</w:t>
      </w:r>
      <w:r w:rsidR="00061DD9">
        <w:rPr>
          <w:rFonts w:hint="eastAsia"/>
        </w:rPr>
        <w:t>在</w:t>
      </w:r>
      <w:r w:rsidR="0009245A">
        <w:rPr>
          <w:rFonts w:hint="eastAsia"/>
        </w:rPr>
        <w:t>保证</w:t>
      </w:r>
      <w:r w:rsidR="00464503">
        <w:rPr>
          <w:rFonts w:hint="eastAsia"/>
        </w:rPr>
        <w:t>内存</w:t>
      </w:r>
      <w:r w:rsidR="0009245A">
        <w:rPr>
          <w:rFonts w:hint="eastAsia"/>
        </w:rPr>
        <w:t>安全的同时</w:t>
      </w:r>
      <w:r w:rsidR="00AD3AD4">
        <w:rPr>
          <w:rFonts w:hint="eastAsia"/>
        </w:rPr>
        <w:t>可以拥有接近于</w:t>
      </w:r>
      <w:r w:rsidR="00AD3AD4">
        <w:rPr>
          <w:rFonts w:hint="eastAsia"/>
        </w:rPr>
        <w:t>C</w:t>
      </w:r>
      <w:r w:rsidR="00AD3AD4">
        <w:t>/</w:t>
      </w:r>
      <w:r w:rsidR="00AD3AD4">
        <w:rPr>
          <w:rFonts w:hint="eastAsia"/>
        </w:rPr>
        <w:t>C</w:t>
      </w:r>
      <w:r w:rsidR="00AD3AD4">
        <w:t>++</w:t>
      </w:r>
      <w:r w:rsidR="00AD3AD4">
        <w:rPr>
          <w:rFonts w:hint="eastAsia"/>
        </w:rPr>
        <w:t>的速度。</w:t>
      </w:r>
      <w:r w:rsidR="00025AF0">
        <w:rPr>
          <w:rFonts w:hint="eastAsia"/>
        </w:rPr>
        <w:t>同时</w:t>
      </w:r>
      <w:r w:rsidR="006449A5">
        <w:rPr>
          <w:rFonts w:hint="eastAsia"/>
        </w:rPr>
        <w:t>，</w:t>
      </w:r>
      <w:r w:rsidR="00025AF0">
        <w:rPr>
          <w:rFonts w:hint="eastAsia"/>
        </w:rPr>
        <w:t>在并发编程方面，开发者号称借助</w:t>
      </w:r>
      <w:r w:rsidR="00431050">
        <w:rPr>
          <w:rFonts w:hint="eastAsia"/>
        </w:rPr>
        <w:t>其编译期执行的类型检查和所有权系统</w:t>
      </w:r>
      <w:r w:rsidR="00061DD9">
        <w:rPr>
          <w:rFonts w:hint="eastAsia"/>
        </w:rPr>
        <w:t>，</w:t>
      </w:r>
      <w:r w:rsidR="00061DD9">
        <w:rPr>
          <w:rFonts w:hint="eastAsia"/>
        </w:rPr>
        <w:t>Rust</w:t>
      </w:r>
      <w:r w:rsidR="00025AF0">
        <w:rPr>
          <w:rFonts w:hint="eastAsia"/>
        </w:rPr>
        <w:t>可以</w:t>
      </w:r>
      <w:r w:rsidR="00431050">
        <w:rPr>
          <w:rFonts w:hint="eastAsia"/>
        </w:rPr>
        <w:t>将很多并发错误在编译期间就被检查出来，</w:t>
      </w:r>
      <w:r w:rsidR="00025AF0">
        <w:rPr>
          <w:rFonts w:hint="eastAsia"/>
        </w:rPr>
        <w:t>做到“</w:t>
      </w:r>
      <w:r w:rsidR="00025AF0">
        <w:rPr>
          <w:rFonts w:hint="eastAsia"/>
        </w:rPr>
        <w:t>Fearless</w:t>
      </w:r>
      <w:r w:rsidR="00025AF0">
        <w:t xml:space="preserve"> </w:t>
      </w:r>
      <w:r w:rsidR="00025AF0">
        <w:rPr>
          <w:rFonts w:hint="eastAsia"/>
        </w:rPr>
        <w:t>Concurrency</w:t>
      </w:r>
      <w:r w:rsidR="00025AF0">
        <w:rPr>
          <w:rFonts w:hint="eastAsia"/>
        </w:rPr>
        <w:t>”。</w:t>
      </w:r>
      <w:commentRangeEnd w:id="2"/>
      <w:r w:rsidR="00A417E4">
        <w:rPr>
          <w:rStyle w:val="aff5"/>
          <w:rFonts w:asciiTheme="minorHAnsi" w:eastAsiaTheme="minorEastAsia" w:hAnsiTheme="minorHAnsi"/>
        </w:rPr>
        <w:commentReference w:id="2"/>
      </w:r>
    </w:p>
    <w:p w14:paraId="20583D6A" w14:textId="0622515D" w:rsidR="009264B2" w:rsidRDefault="00AD3AD4" w:rsidP="009264B2">
      <w:pPr>
        <w:pStyle w:val="a9"/>
        <w:ind w:firstLine="480"/>
      </w:pPr>
      <w:r>
        <w:rPr>
          <w:rFonts w:hint="eastAsia"/>
        </w:rPr>
        <w:t>为了探索</w:t>
      </w:r>
      <w:r>
        <w:rPr>
          <w:rFonts w:hint="eastAsia"/>
        </w:rPr>
        <w:t>Rust</w:t>
      </w:r>
      <w:r>
        <w:rPr>
          <w:rFonts w:hint="eastAsia"/>
        </w:rPr>
        <w:t>在并发编程中的应用</w:t>
      </w:r>
      <w:r w:rsidR="009264B2">
        <w:rPr>
          <w:rFonts w:hint="eastAsia"/>
        </w:rPr>
        <w:t>，进行实证研究</w:t>
      </w:r>
      <w:r>
        <w:rPr>
          <w:rFonts w:hint="eastAsia"/>
        </w:rPr>
        <w:t>，本文选择了一个并发算法</w:t>
      </w:r>
      <w:r w:rsidR="009264B2">
        <w:rPr>
          <w:rFonts w:hint="eastAsia"/>
        </w:rPr>
        <w:t>——蓄水池抽样算法——并使用</w:t>
      </w:r>
      <w:r>
        <w:rPr>
          <w:rFonts w:hint="eastAsia"/>
        </w:rPr>
        <w:t>Rust</w:t>
      </w:r>
      <w:r w:rsidR="009264B2">
        <w:rPr>
          <w:rFonts w:hint="eastAsia"/>
        </w:rPr>
        <w:t>和</w:t>
      </w:r>
      <w:r w:rsidR="009264B2">
        <w:rPr>
          <w:rFonts w:hint="eastAsia"/>
        </w:rPr>
        <w:t>Java</w:t>
      </w:r>
      <w:r w:rsidR="009264B2">
        <w:rPr>
          <w:rFonts w:hint="eastAsia"/>
        </w:rPr>
        <w:t>分别对其进行了实现。</w:t>
      </w:r>
    </w:p>
    <w:p w14:paraId="6D981F8B" w14:textId="3BA8F333" w:rsidR="009264B2" w:rsidRDefault="00061DD9" w:rsidP="009264B2">
      <w:pPr>
        <w:pStyle w:val="a9"/>
        <w:ind w:firstLine="480"/>
      </w:pPr>
      <w:r>
        <w:rPr>
          <w:rFonts w:hint="eastAsia"/>
        </w:rPr>
        <w:t>本文所做的</w:t>
      </w:r>
      <w:r w:rsidR="009264B2">
        <w:rPr>
          <w:rFonts w:hint="eastAsia"/>
        </w:rPr>
        <w:t>具体工作如下：</w:t>
      </w:r>
    </w:p>
    <w:p w14:paraId="59602EBB" w14:textId="760CF3B1" w:rsidR="009264B2" w:rsidRDefault="009264B2" w:rsidP="009264B2">
      <w:pPr>
        <w:pStyle w:val="a9"/>
        <w:numPr>
          <w:ilvl w:val="0"/>
          <w:numId w:val="19"/>
        </w:numPr>
        <w:ind w:firstLineChars="0"/>
      </w:pPr>
      <w:r>
        <w:rPr>
          <w:rFonts w:hint="eastAsia"/>
        </w:rPr>
        <w:t>介绍了并行蓄水池抽样算法，给出了一种使用</w:t>
      </w:r>
      <w:r w:rsidR="008000AA">
        <w:rPr>
          <w:rFonts w:hint="eastAsia"/>
        </w:rPr>
        <w:t>阻塞队列管理线程的算法实现</w:t>
      </w:r>
      <w:r w:rsidR="00CD3CA6">
        <w:rPr>
          <w:rFonts w:hint="eastAsia"/>
        </w:rPr>
        <w:t>方案</w:t>
      </w:r>
      <w:r>
        <w:rPr>
          <w:rFonts w:hint="eastAsia"/>
        </w:rPr>
        <w:t>。</w:t>
      </w:r>
    </w:p>
    <w:p w14:paraId="105BA299" w14:textId="58AB466C" w:rsidR="009264B2" w:rsidRDefault="009264B2" w:rsidP="009264B2">
      <w:pPr>
        <w:pStyle w:val="a9"/>
        <w:numPr>
          <w:ilvl w:val="0"/>
          <w:numId w:val="19"/>
        </w:numPr>
        <w:ind w:firstLineChars="0"/>
      </w:pPr>
      <w:r>
        <w:rPr>
          <w:rFonts w:hint="eastAsia"/>
        </w:rPr>
        <w:t>使用</w:t>
      </w:r>
      <w:r>
        <w:rPr>
          <w:rFonts w:hint="eastAsia"/>
        </w:rPr>
        <w:t>Java</w:t>
      </w:r>
      <w:r>
        <w:rPr>
          <w:rFonts w:hint="eastAsia"/>
        </w:rPr>
        <w:t>实现了蓄水池算法，作为对照。</w:t>
      </w:r>
    </w:p>
    <w:p w14:paraId="3DB97B1F" w14:textId="75996A30" w:rsidR="008000AA" w:rsidRDefault="008000AA" w:rsidP="009264B2">
      <w:pPr>
        <w:pStyle w:val="a9"/>
        <w:numPr>
          <w:ilvl w:val="0"/>
          <w:numId w:val="19"/>
        </w:numPr>
        <w:ind w:firstLineChars="0"/>
      </w:pPr>
      <w:r>
        <w:rPr>
          <w:rFonts w:hint="eastAsia"/>
        </w:rPr>
        <w:t>使用</w:t>
      </w:r>
      <w:r>
        <w:rPr>
          <w:rFonts w:hint="eastAsia"/>
        </w:rPr>
        <w:t>Rust</w:t>
      </w:r>
      <w:r>
        <w:rPr>
          <w:rFonts w:hint="eastAsia"/>
        </w:rPr>
        <w:t>实现了蓄水池算法，探讨了实现过程中遇到的所有权、代码组织结构等问题，</w:t>
      </w:r>
      <w:r w:rsidR="00285EE0">
        <w:rPr>
          <w:rFonts w:hint="eastAsia"/>
        </w:rPr>
        <w:t>详细说明了</w:t>
      </w:r>
      <w:r w:rsidR="006449A5">
        <w:rPr>
          <w:rFonts w:hint="eastAsia"/>
        </w:rPr>
        <w:t>Rust</w:t>
      </w:r>
      <w:r w:rsidR="006449A5">
        <w:rPr>
          <w:rFonts w:hint="eastAsia"/>
        </w:rPr>
        <w:t>语言特性对于</w:t>
      </w:r>
      <w:r w:rsidR="00285EE0">
        <w:rPr>
          <w:rFonts w:hint="eastAsia"/>
        </w:rPr>
        <w:t>开发过程</w:t>
      </w:r>
      <w:r w:rsidR="006449A5">
        <w:rPr>
          <w:rFonts w:hint="eastAsia"/>
        </w:rPr>
        <w:t>和结果的影响</w:t>
      </w:r>
      <w:r w:rsidR="00285EE0">
        <w:rPr>
          <w:rFonts w:hint="eastAsia"/>
        </w:rPr>
        <w:t>。</w:t>
      </w:r>
    </w:p>
    <w:p w14:paraId="3464ABC4" w14:textId="41E54E58" w:rsidR="00285EE0" w:rsidRDefault="00285EE0" w:rsidP="009264B2">
      <w:pPr>
        <w:pStyle w:val="a9"/>
        <w:numPr>
          <w:ilvl w:val="0"/>
          <w:numId w:val="19"/>
        </w:numPr>
        <w:ind w:firstLineChars="0"/>
      </w:pPr>
      <w:r>
        <w:rPr>
          <w:rFonts w:hint="eastAsia"/>
        </w:rPr>
        <w:t>对比了</w:t>
      </w:r>
      <w:r>
        <w:rPr>
          <w:rFonts w:hint="eastAsia"/>
        </w:rPr>
        <w:t>Rust</w:t>
      </w:r>
      <w:r>
        <w:rPr>
          <w:rFonts w:hint="eastAsia"/>
        </w:rPr>
        <w:t>和</w:t>
      </w:r>
      <w:r>
        <w:rPr>
          <w:rFonts w:hint="eastAsia"/>
        </w:rPr>
        <w:t>Java</w:t>
      </w:r>
      <w:r>
        <w:rPr>
          <w:rFonts w:hint="eastAsia"/>
        </w:rPr>
        <w:t>的开发过程和结果</w:t>
      </w:r>
      <w:r w:rsidR="00DD4360">
        <w:rPr>
          <w:rFonts w:hint="eastAsia"/>
        </w:rPr>
        <w:t>，并做简单的总结。</w:t>
      </w:r>
    </w:p>
    <w:p w14:paraId="75551001" w14:textId="5B53DBD1" w:rsidR="00285EE0" w:rsidRDefault="00285EE0" w:rsidP="00285EE0">
      <w:pPr>
        <w:pStyle w:val="a9"/>
        <w:ind w:firstLineChars="0"/>
      </w:pPr>
    </w:p>
    <w:p w14:paraId="3B24B8AB" w14:textId="27CCBD12" w:rsidR="00285EE0" w:rsidRPr="00285EE0" w:rsidRDefault="00285EE0" w:rsidP="00285EE0">
      <w:pPr>
        <w:spacing w:line="460" w:lineRule="exact"/>
        <w:ind w:firstLineChars="245" w:firstLine="590"/>
        <w:rPr>
          <w:rFonts w:ascii="宋体" w:hAnsi="宋体"/>
          <w:sz w:val="24"/>
          <w:szCs w:val="24"/>
        </w:rPr>
      </w:pPr>
      <w:r w:rsidRPr="00613E60">
        <w:rPr>
          <w:rFonts w:ascii="黑体" w:eastAsia="黑体" w:hAnsi="Times New Roman" w:hint="eastAsia"/>
          <w:b/>
          <w:sz w:val="24"/>
          <w:szCs w:val="24"/>
        </w:rPr>
        <w:t>关键词：</w:t>
      </w:r>
      <w:r>
        <w:rPr>
          <w:rFonts w:ascii="宋体" w:hAnsi="宋体" w:hint="eastAsia"/>
          <w:sz w:val="24"/>
          <w:szCs w:val="24"/>
        </w:rPr>
        <w:t>Rust</w:t>
      </w:r>
      <w:r>
        <w:rPr>
          <w:rFonts w:ascii="宋体" w:hAnsi="宋体" w:hint="eastAsia"/>
          <w:sz w:val="24"/>
          <w:szCs w:val="24"/>
        </w:rPr>
        <w:t>编程语言、蓄水池抽样算法、并发程序设计</w:t>
      </w:r>
    </w:p>
    <w:p w14:paraId="118DDF49" w14:textId="35EEAC64" w:rsidR="00B5103C" w:rsidRDefault="00B5103C" w:rsidP="009264B2">
      <w:pPr>
        <w:pStyle w:val="a9"/>
        <w:ind w:firstLine="480"/>
      </w:pPr>
      <w:r>
        <w:br w:type="page"/>
      </w:r>
    </w:p>
    <w:p w14:paraId="66D02E3C" w14:textId="67761A4A" w:rsidR="00B36280" w:rsidRDefault="00B36280">
      <w:pPr>
        <w:widowControl/>
        <w:jc w:val="left"/>
      </w:pPr>
    </w:p>
    <w:p w14:paraId="3D8C3AB8" w14:textId="77777777" w:rsidR="00B36280" w:rsidRPr="00613E60" w:rsidRDefault="00B36280" w:rsidP="00F94BD4">
      <w:pPr>
        <w:pStyle w:val="af3"/>
      </w:pPr>
      <w:bookmarkStart w:id="3" w:name="_Toc131253742"/>
      <w:bookmarkStart w:id="4" w:name="_Toc134283098"/>
      <w:r w:rsidRPr="00613E60">
        <w:t>ABSTRACT</w:t>
      </w:r>
      <w:bookmarkEnd w:id="3"/>
      <w:bookmarkEnd w:id="4"/>
    </w:p>
    <w:p w14:paraId="38DB7E12" w14:textId="47B56E59" w:rsidR="00B36280" w:rsidRDefault="00B36280">
      <w:pPr>
        <w:widowControl/>
        <w:jc w:val="left"/>
      </w:pPr>
    </w:p>
    <w:p w14:paraId="16572D71" w14:textId="3B7DDCF9" w:rsidR="00B36280" w:rsidRDefault="00285EE0" w:rsidP="00B36280">
      <w:pPr>
        <w:pStyle w:val="aa"/>
      </w:pPr>
      <w:r>
        <w:rPr>
          <w:rFonts w:hint="eastAsia"/>
        </w:rPr>
        <w:t>R</w:t>
      </w:r>
      <w:r>
        <w:t xml:space="preserve">ust is a </w:t>
      </w:r>
      <w:r w:rsidR="00025AF0">
        <w:rPr>
          <w:rFonts w:hint="eastAsia"/>
        </w:rPr>
        <w:t>multi</w:t>
      </w:r>
      <w:r w:rsidR="00025AF0">
        <w:t xml:space="preserve">-purpose programming language emphasizing on </w:t>
      </w:r>
      <w:r w:rsidR="00061DD9">
        <w:rPr>
          <w:rFonts w:hint="eastAsia"/>
        </w:rPr>
        <w:t>both</w:t>
      </w:r>
      <w:r w:rsidR="00061DD9">
        <w:t xml:space="preserve"> </w:t>
      </w:r>
      <w:r w:rsidR="00025AF0">
        <w:t xml:space="preserve">safety and performance. </w:t>
      </w:r>
      <w:r w:rsidR="00061DD9">
        <w:t>Rust ensures memory safety with</w:t>
      </w:r>
      <w:r w:rsidR="005A26AC">
        <w:t xml:space="preserve"> a set of strict security rules that are enforced at compile</w:t>
      </w:r>
      <w:r w:rsidR="00D005B3">
        <w:t xml:space="preserve"> </w:t>
      </w:r>
      <w:r w:rsidR="005A26AC">
        <w:t>time</w:t>
      </w:r>
      <w:r w:rsidR="002F2C6C">
        <w:t>.</w:t>
      </w:r>
      <w:r w:rsidR="005A26AC">
        <w:t xml:space="preserve"> Thanks to ownership system, Rust allows </w:t>
      </w:r>
      <w:r w:rsidR="00740E6B">
        <w:t>programmers to write safe code</w:t>
      </w:r>
      <w:r w:rsidR="00B56F14">
        <w:t>s</w:t>
      </w:r>
      <w:r w:rsidR="00740E6B">
        <w:t xml:space="preserve"> whose performance is close to C/C++ codes. As for parallel program design, developers of Rust claim that </w:t>
      </w:r>
      <w:r w:rsidR="00431050">
        <w:rPr>
          <w:rFonts w:hint="eastAsia"/>
        </w:rPr>
        <w:t>by</w:t>
      </w:r>
      <w:r w:rsidR="00431050">
        <w:t xml:space="preserve"> leveraging ownership and type checking many parallel bugs are found during compile-time rather that runtime. This aspect of Rust is nicknamed “Fearless Concurrency”.</w:t>
      </w:r>
    </w:p>
    <w:p w14:paraId="604CD408" w14:textId="5ACFE4FC" w:rsidR="00431050" w:rsidRDefault="00431050" w:rsidP="00B36280">
      <w:pPr>
        <w:pStyle w:val="aa"/>
      </w:pPr>
      <w:r>
        <w:t xml:space="preserve">In order to conduct a </w:t>
      </w:r>
      <w:r w:rsidR="004174BC">
        <w:t xml:space="preserve">preliminary </w:t>
      </w:r>
      <w:r>
        <w:t xml:space="preserve">empirical experiment on parallel programming with Rust, </w:t>
      </w:r>
      <w:r w:rsidR="00954E8B">
        <w:t>the following work has been done</w:t>
      </w:r>
      <w:r>
        <w:t>:</w:t>
      </w:r>
    </w:p>
    <w:p w14:paraId="15A8C623" w14:textId="2096538F" w:rsidR="00431050" w:rsidRDefault="00471599" w:rsidP="00B36280">
      <w:pPr>
        <w:pStyle w:val="aa"/>
      </w:pPr>
      <w:r>
        <w:rPr>
          <w:rFonts w:hint="eastAsia"/>
        </w:rPr>
        <w:t>1</w:t>
      </w:r>
      <w:r>
        <w:t xml:space="preserve">. This paper </w:t>
      </w:r>
      <w:r>
        <w:rPr>
          <w:rFonts w:hint="eastAsia"/>
        </w:rPr>
        <w:t>introduce</w:t>
      </w:r>
      <w:r>
        <w:t>s a way to implement parallel reservoir sampling algorithm, utilizing blocking queue for thread management.</w:t>
      </w:r>
    </w:p>
    <w:p w14:paraId="42105CCE" w14:textId="2E6D8583" w:rsidR="00471599" w:rsidRDefault="00471599" w:rsidP="00B36280">
      <w:pPr>
        <w:pStyle w:val="aa"/>
      </w:pPr>
      <w:r>
        <w:rPr>
          <w:rFonts w:hint="eastAsia"/>
        </w:rPr>
        <w:t>2</w:t>
      </w:r>
      <w:r>
        <w:t xml:space="preserve">. Implementing reservoir sampling algorithm with Java </w:t>
      </w:r>
      <w:r w:rsidR="00954E8B">
        <w:t>for comparison</w:t>
      </w:r>
      <w:r>
        <w:t>.</w:t>
      </w:r>
    </w:p>
    <w:p w14:paraId="5C37240B" w14:textId="7802ACE9" w:rsidR="00471599" w:rsidRDefault="00471599" w:rsidP="00B36280">
      <w:pPr>
        <w:pStyle w:val="aa"/>
      </w:pPr>
      <w:r>
        <w:rPr>
          <w:rFonts w:hint="eastAsia"/>
        </w:rPr>
        <w:t>3</w:t>
      </w:r>
      <w:r>
        <w:t>. This paper implements reservoir sampling algorithm with Rust</w:t>
      </w:r>
      <w:r w:rsidR="001518CD">
        <w:t xml:space="preserve"> and gives a detail</w:t>
      </w:r>
      <w:r w:rsidR="00C17955">
        <w:t>ed</w:t>
      </w:r>
      <w:r w:rsidR="001518CD">
        <w:t xml:space="preserve"> discussion on the</w:t>
      </w:r>
      <w:r w:rsidR="0005312F">
        <w:t xml:space="preserve"> language features utilized in the implementation</w:t>
      </w:r>
      <w:r w:rsidR="004174BC">
        <w:t>.</w:t>
      </w:r>
    </w:p>
    <w:p w14:paraId="5067C3E0" w14:textId="19B06E6B" w:rsidR="0005312F" w:rsidRPr="00431050" w:rsidRDefault="0005312F" w:rsidP="00B36280">
      <w:pPr>
        <w:pStyle w:val="aa"/>
      </w:pPr>
      <w:r>
        <w:rPr>
          <w:rFonts w:hint="eastAsia"/>
        </w:rPr>
        <w:t>4</w:t>
      </w:r>
      <w:r>
        <w:t>. Compares coding experience and program performance of Rust and Java</w:t>
      </w:r>
      <w:r w:rsidR="00DD4360">
        <w:t>. Lastly, a summary is given.</w:t>
      </w:r>
    </w:p>
    <w:p w14:paraId="05D89F90" w14:textId="771DF89B" w:rsidR="00CA0810" w:rsidRDefault="00B36280" w:rsidP="00CA0810">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w:t>
      </w:r>
      <w:r w:rsidR="00740E6B">
        <w:rPr>
          <w:rFonts w:ascii="Times New Roman" w:hAnsi="Times New Roman"/>
          <w:sz w:val="24"/>
          <w:szCs w:val="24"/>
        </w:rPr>
        <w:t>Rust programming language; reservoir sampling algorithm; parallel program</w:t>
      </w:r>
      <w:r w:rsidR="00431050">
        <w:rPr>
          <w:rFonts w:ascii="Times New Roman" w:hAnsi="Times New Roman"/>
          <w:sz w:val="24"/>
          <w:szCs w:val="24"/>
        </w:rPr>
        <w:t>ming</w:t>
      </w:r>
    </w:p>
    <w:p w14:paraId="285D0A78" w14:textId="77777777" w:rsidR="00CA0810" w:rsidRDefault="00CA0810" w:rsidP="00CA0810">
      <w:pPr>
        <w:spacing w:line="360" w:lineRule="auto"/>
        <w:rPr>
          <w:rFonts w:ascii="宋体" w:hAnsi="宋体"/>
          <w:sz w:val="24"/>
          <w:szCs w:val="24"/>
        </w:rPr>
      </w:pPr>
    </w:p>
    <w:p w14:paraId="201E4DC9" w14:textId="45D3EDAB" w:rsidR="00316E68" w:rsidRDefault="00316E68" w:rsidP="00CA0810">
      <w:pPr>
        <w:sectPr w:rsidR="00316E68" w:rsidSect="000962A5">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14:paraId="4807557E" w14:textId="61688396" w:rsidR="00316E68" w:rsidRPr="00316E68" w:rsidRDefault="00316E68" w:rsidP="00316E68">
      <w:pPr>
        <w:pStyle w:val="af5"/>
      </w:pPr>
      <w:bookmarkStart w:id="5" w:name="_Toc134283099"/>
      <w:r w:rsidRPr="00316E68">
        <w:rPr>
          <w:rFonts w:hint="eastAsia"/>
        </w:rPr>
        <w:lastRenderedPageBreak/>
        <w:t>目录</w:t>
      </w:r>
      <w:bookmarkEnd w:id="5"/>
    </w:p>
    <w:p w14:paraId="2AC1C7DA" w14:textId="0D1A157D" w:rsidR="00AF7279" w:rsidRDefault="00AF7279">
      <w:pPr>
        <w:pStyle w:val="TOC1"/>
        <w:tabs>
          <w:tab w:val="right" w:leader="dot" w:pos="8296"/>
        </w:tabs>
        <w:rPr>
          <w:rFonts w:asciiTheme="minorHAnsi" w:eastAsiaTheme="minorEastAsia" w:hAnsiTheme="minorHAnsi"/>
          <w:b w:val="0"/>
          <w:noProof/>
          <w:sz w:val="21"/>
        </w:rPr>
      </w:pPr>
      <w:r>
        <w:fldChar w:fldCharType="begin"/>
      </w:r>
      <w:r>
        <w:instrText xml:space="preserve"> TOC \o "1-3" \h \z \t "</w:instrText>
      </w:r>
      <w:r>
        <w:instrText>中文摘要标题</w:instrText>
      </w:r>
      <w:r>
        <w:instrText>,1,</w:instrText>
      </w:r>
      <w:r>
        <w:instrText>英文摘要标题</w:instrText>
      </w:r>
      <w:r>
        <w:instrText>,1,</w:instrText>
      </w:r>
      <w:r>
        <w:instrText>目录</w:instrText>
      </w:r>
      <w:r>
        <w:instrText>,1,</w:instrText>
      </w:r>
      <w:r>
        <w:instrText>参考文献</w:instrText>
      </w:r>
      <w:r>
        <w:instrText>,1,</w:instrText>
      </w:r>
      <w:r>
        <w:instrText>致谢</w:instrText>
      </w:r>
      <w:r>
        <w:instrText xml:space="preserve">,1" </w:instrText>
      </w:r>
      <w:r>
        <w:fldChar w:fldCharType="separate"/>
      </w:r>
      <w:hyperlink w:anchor="_Toc134283097" w:history="1">
        <w:r w:rsidRPr="00254EF2">
          <w:rPr>
            <w:rStyle w:val="af4"/>
            <w:rFonts w:hint="eastAsia"/>
            <w:noProof/>
          </w:rPr>
          <w:t>摘</w:t>
        </w:r>
        <w:r w:rsidRPr="00254EF2">
          <w:rPr>
            <w:rStyle w:val="af4"/>
            <w:noProof/>
          </w:rPr>
          <w:t xml:space="preserve">  </w:t>
        </w:r>
        <w:r w:rsidRPr="00254EF2">
          <w:rPr>
            <w:rStyle w:val="af4"/>
            <w:rFonts w:hint="eastAsia"/>
            <w:noProof/>
          </w:rPr>
          <w:t>要</w:t>
        </w:r>
        <w:r>
          <w:rPr>
            <w:noProof/>
            <w:webHidden/>
          </w:rPr>
          <w:tab/>
        </w:r>
        <w:r>
          <w:rPr>
            <w:noProof/>
            <w:webHidden/>
          </w:rPr>
          <w:fldChar w:fldCharType="begin"/>
        </w:r>
        <w:r>
          <w:rPr>
            <w:noProof/>
            <w:webHidden/>
          </w:rPr>
          <w:instrText xml:space="preserve"> PAGEREF _Toc134283097 \h </w:instrText>
        </w:r>
        <w:r>
          <w:rPr>
            <w:noProof/>
            <w:webHidden/>
          </w:rPr>
        </w:r>
        <w:r>
          <w:rPr>
            <w:noProof/>
            <w:webHidden/>
          </w:rPr>
          <w:fldChar w:fldCharType="separate"/>
        </w:r>
        <w:r>
          <w:rPr>
            <w:noProof/>
            <w:webHidden/>
          </w:rPr>
          <w:t>I</w:t>
        </w:r>
        <w:r>
          <w:rPr>
            <w:noProof/>
            <w:webHidden/>
          </w:rPr>
          <w:fldChar w:fldCharType="end"/>
        </w:r>
      </w:hyperlink>
    </w:p>
    <w:p w14:paraId="671CB56F" w14:textId="3B15A53C" w:rsidR="00AF7279" w:rsidRDefault="00000000">
      <w:pPr>
        <w:pStyle w:val="TOC1"/>
        <w:tabs>
          <w:tab w:val="right" w:leader="dot" w:pos="8296"/>
        </w:tabs>
        <w:rPr>
          <w:rFonts w:asciiTheme="minorHAnsi" w:eastAsiaTheme="minorEastAsia" w:hAnsiTheme="minorHAnsi"/>
          <w:b w:val="0"/>
          <w:noProof/>
          <w:sz w:val="21"/>
        </w:rPr>
      </w:pPr>
      <w:hyperlink w:anchor="_Toc134283098" w:history="1">
        <w:r w:rsidR="00AF7279" w:rsidRPr="00254EF2">
          <w:rPr>
            <w:rStyle w:val="af4"/>
            <w:noProof/>
          </w:rPr>
          <w:t>ABSTRACT</w:t>
        </w:r>
        <w:r w:rsidR="00AF7279">
          <w:rPr>
            <w:noProof/>
            <w:webHidden/>
          </w:rPr>
          <w:tab/>
        </w:r>
        <w:r w:rsidR="00AF7279">
          <w:rPr>
            <w:noProof/>
            <w:webHidden/>
          </w:rPr>
          <w:fldChar w:fldCharType="begin"/>
        </w:r>
        <w:r w:rsidR="00AF7279">
          <w:rPr>
            <w:noProof/>
            <w:webHidden/>
          </w:rPr>
          <w:instrText xml:space="preserve"> PAGEREF _Toc134283098 \h </w:instrText>
        </w:r>
        <w:r w:rsidR="00AF7279">
          <w:rPr>
            <w:noProof/>
            <w:webHidden/>
          </w:rPr>
        </w:r>
        <w:r w:rsidR="00AF7279">
          <w:rPr>
            <w:noProof/>
            <w:webHidden/>
          </w:rPr>
          <w:fldChar w:fldCharType="separate"/>
        </w:r>
        <w:r w:rsidR="00AF7279">
          <w:rPr>
            <w:noProof/>
            <w:webHidden/>
          </w:rPr>
          <w:t>II</w:t>
        </w:r>
        <w:r w:rsidR="00AF7279">
          <w:rPr>
            <w:noProof/>
            <w:webHidden/>
          </w:rPr>
          <w:fldChar w:fldCharType="end"/>
        </w:r>
      </w:hyperlink>
    </w:p>
    <w:p w14:paraId="536948DA" w14:textId="75C51E34" w:rsidR="00AF7279" w:rsidRDefault="00000000">
      <w:pPr>
        <w:pStyle w:val="TOC1"/>
        <w:tabs>
          <w:tab w:val="right" w:leader="dot" w:pos="8296"/>
        </w:tabs>
        <w:rPr>
          <w:rFonts w:asciiTheme="minorHAnsi" w:eastAsiaTheme="minorEastAsia" w:hAnsiTheme="minorHAnsi"/>
          <w:b w:val="0"/>
          <w:noProof/>
          <w:sz w:val="21"/>
        </w:rPr>
      </w:pPr>
      <w:hyperlink w:anchor="_Toc134283099" w:history="1">
        <w:r w:rsidR="00AF7279" w:rsidRPr="00254EF2">
          <w:rPr>
            <w:rStyle w:val="af4"/>
            <w:rFonts w:hint="eastAsia"/>
            <w:noProof/>
          </w:rPr>
          <w:t>目录</w:t>
        </w:r>
        <w:r w:rsidR="00AF7279">
          <w:rPr>
            <w:noProof/>
            <w:webHidden/>
          </w:rPr>
          <w:tab/>
        </w:r>
        <w:r w:rsidR="00AF7279">
          <w:rPr>
            <w:noProof/>
            <w:webHidden/>
          </w:rPr>
          <w:fldChar w:fldCharType="begin"/>
        </w:r>
        <w:r w:rsidR="00AF7279">
          <w:rPr>
            <w:noProof/>
            <w:webHidden/>
          </w:rPr>
          <w:instrText xml:space="preserve"> PAGEREF _Toc134283099 \h </w:instrText>
        </w:r>
        <w:r w:rsidR="00AF7279">
          <w:rPr>
            <w:noProof/>
            <w:webHidden/>
          </w:rPr>
        </w:r>
        <w:r w:rsidR="00AF7279">
          <w:rPr>
            <w:noProof/>
            <w:webHidden/>
          </w:rPr>
          <w:fldChar w:fldCharType="separate"/>
        </w:r>
        <w:r w:rsidR="00AF7279">
          <w:rPr>
            <w:noProof/>
            <w:webHidden/>
          </w:rPr>
          <w:t>III</w:t>
        </w:r>
        <w:r w:rsidR="00AF7279">
          <w:rPr>
            <w:noProof/>
            <w:webHidden/>
          </w:rPr>
          <w:fldChar w:fldCharType="end"/>
        </w:r>
      </w:hyperlink>
    </w:p>
    <w:p w14:paraId="091CB1C2" w14:textId="5CADB99B" w:rsidR="00AF7279" w:rsidRDefault="00000000">
      <w:pPr>
        <w:pStyle w:val="TOC1"/>
        <w:tabs>
          <w:tab w:val="left" w:pos="1050"/>
          <w:tab w:val="right" w:leader="dot" w:pos="8296"/>
        </w:tabs>
        <w:rPr>
          <w:rFonts w:asciiTheme="minorHAnsi" w:eastAsiaTheme="minorEastAsia" w:hAnsiTheme="minorHAnsi"/>
          <w:b w:val="0"/>
          <w:noProof/>
          <w:sz w:val="21"/>
        </w:rPr>
      </w:pPr>
      <w:hyperlink w:anchor="_Toc134283100" w:history="1">
        <w:r w:rsidR="00AF7279" w:rsidRPr="00254EF2">
          <w:rPr>
            <w:rStyle w:val="af4"/>
            <w:rFonts w:hint="eastAsia"/>
            <w:noProof/>
          </w:rPr>
          <w:t>第</w:t>
        </w:r>
        <w:r w:rsidR="00AF7279" w:rsidRPr="00254EF2">
          <w:rPr>
            <w:rStyle w:val="af4"/>
            <w:rFonts w:hint="eastAsia"/>
            <w:noProof/>
          </w:rPr>
          <w:t>1</w:t>
        </w:r>
        <w:r w:rsidR="00AF7279" w:rsidRPr="00254EF2">
          <w:rPr>
            <w:rStyle w:val="af4"/>
            <w:rFonts w:hint="eastAsia"/>
            <w:noProof/>
          </w:rPr>
          <w:t>章</w:t>
        </w:r>
        <w:r w:rsidR="00AF7279">
          <w:rPr>
            <w:rFonts w:asciiTheme="minorHAnsi" w:eastAsiaTheme="minorEastAsia" w:hAnsiTheme="minorHAnsi"/>
            <w:b w:val="0"/>
            <w:noProof/>
            <w:sz w:val="21"/>
          </w:rPr>
          <w:tab/>
        </w:r>
        <w:r w:rsidR="00AF7279" w:rsidRPr="00254EF2">
          <w:rPr>
            <w:rStyle w:val="af4"/>
            <w:rFonts w:hint="eastAsia"/>
            <w:noProof/>
          </w:rPr>
          <w:t>绪论</w:t>
        </w:r>
        <w:r w:rsidR="00AF7279">
          <w:rPr>
            <w:noProof/>
            <w:webHidden/>
          </w:rPr>
          <w:tab/>
        </w:r>
        <w:r w:rsidR="00AF7279">
          <w:rPr>
            <w:noProof/>
            <w:webHidden/>
          </w:rPr>
          <w:fldChar w:fldCharType="begin"/>
        </w:r>
        <w:r w:rsidR="00AF7279">
          <w:rPr>
            <w:noProof/>
            <w:webHidden/>
          </w:rPr>
          <w:instrText xml:space="preserve"> PAGEREF _Toc134283100 \h </w:instrText>
        </w:r>
        <w:r w:rsidR="00AF7279">
          <w:rPr>
            <w:noProof/>
            <w:webHidden/>
          </w:rPr>
        </w:r>
        <w:r w:rsidR="00AF7279">
          <w:rPr>
            <w:noProof/>
            <w:webHidden/>
          </w:rPr>
          <w:fldChar w:fldCharType="separate"/>
        </w:r>
        <w:r w:rsidR="00AF7279">
          <w:rPr>
            <w:noProof/>
            <w:webHidden/>
          </w:rPr>
          <w:t>1</w:t>
        </w:r>
        <w:r w:rsidR="00AF7279">
          <w:rPr>
            <w:noProof/>
            <w:webHidden/>
          </w:rPr>
          <w:fldChar w:fldCharType="end"/>
        </w:r>
      </w:hyperlink>
    </w:p>
    <w:p w14:paraId="2CDC1BCC" w14:textId="275ACBDA" w:rsidR="00AF7279" w:rsidRDefault="00000000">
      <w:pPr>
        <w:pStyle w:val="TOC2"/>
        <w:tabs>
          <w:tab w:val="left" w:pos="1050"/>
          <w:tab w:val="right" w:leader="dot" w:pos="8296"/>
        </w:tabs>
        <w:ind w:left="420"/>
        <w:rPr>
          <w:rFonts w:asciiTheme="minorHAnsi" w:eastAsiaTheme="minorEastAsia" w:hAnsiTheme="minorHAnsi"/>
          <w:noProof/>
        </w:rPr>
      </w:pPr>
      <w:hyperlink w:anchor="_Toc134283101" w:history="1">
        <w:r w:rsidR="00AF7279" w:rsidRPr="00254EF2">
          <w:rPr>
            <w:rStyle w:val="af4"/>
            <w:noProof/>
          </w:rPr>
          <w:t>1.1</w:t>
        </w:r>
        <w:r w:rsidR="00AF7279">
          <w:rPr>
            <w:rFonts w:asciiTheme="minorHAnsi" w:eastAsiaTheme="minorEastAsia" w:hAnsiTheme="minorHAnsi"/>
            <w:noProof/>
          </w:rPr>
          <w:tab/>
        </w:r>
        <w:r w:rsidR="00AF7279" w:rsidRPr="00254EF2">
          <w:rPr>
            <w:rStyle w:val="af4"/>
            <w:rFonts w:hint="eastAsia"/>
            <w:noProof/>
          </w:rPr>
          <w:t>研究背景</w:t>
        </w:r>
        <w:r w:rsidR="00AF7279">
          <w:rPr>
            <w:noProof/>
            <w:webHidden/>
          </w:rPr>
          <w:tab/>
        </w:r>
        <w:r w:rsidR="00AF7279">
          <w:rPr>
            <w:noProof/>
            <w:webHidden/>
          </w:rPr>
          <w:fldChar w:fldCharType="begin"/>
        </w:r>
        <w:r w:rsidR="00AF7279">
          <w:rPr>
            <w:noProof/>
            <w:webHidden/>
          </w:rPr>
          <w:instrText xml:space="preserve"> PAGEREF _Toc134283101 \h </w:instrText>
        </w:r>
        <w:r w:rsidR="00AF7279">
          <w:rPr>
            <w:noProof/>
            <w:webHidden/>
          </w:rPr>
        </w:r>
        <w:r w:rsidR="00AF7279">
          <w:rPr>
            <w:noProof/>
            <w:webHidden/>
          </w:rPr>
          <w:fldChar w:fldCharType="separate"/>
        </w:r>
        <w:r w:rsidR="00AF7279">
          <w:rPr>
            <w:noProof/>
            <w:webHidden/>
          </w:rPr>
          <w:t>1</w:t>
        </w:r>
        <w:r w:rsidR="00AF7279">
          <w:rPr>
            <w:noProof/>
            <w:webHidden/>
          </w:rPr>
          <w:fldChar w:fldCharType="end"/>
        </w:r>
      </w:hyperlink>
    </w:p>
    <w:p w14:paraId="13231D0E" w14:textId="4091D08F" w:rsidR="00AF7279" w:rsidRDefault="00000000">
      <w:pPr>
        <w:pStyle w:val="TOC2"/>
        <w:tabs>
          <w:tab w:val="left" w:pos="1050"/>
          <w:tab w:val="right" w:leader="dot" w:pos="8296"/>
        </w:tabs>
        <w:ind w:left="420"/>
        <w:rPr>
          <w:rFonts w:asciiTheme="minorHAnsi" w:eastAsiaTheme="minorEastAsia" w:hAnsiTheme="minorHAnsi"/>
          <w:noProof/>
        </w:rPr>
      </w:pPr>
      <w:hyperlink w:anchor="_Toc134283102" w:history="1">
        <w:r w:rsidR="00AF7279" w:rsidRPr="00254EF2">
          <w:rPr>
            <w:rStyle w:val="af4"/>
            <w:noProof/>
          </w:rPr>
          <w:t>1.2</w:t>
        </w:r>
        <w:r w:rsidR="00AF7279">
          <w:rPr>
            <w:rFonts w:asciiTheme="minorHAnsi" w:eastAsiaTheme="minorEastAsia" w:hAnsiTheme="minorHAnsi"/>
            <w:noProof/>
          </w:rPr>
          <w:tab/>
        </w:r>
        <w:r w:rsidR="00AF7279" w:rsidRPr="00254EF2">
          <w:rPr>
            <w:rStyle w:val="af4"/>
            <w:rFonts w:hint="eastAsia"/>
            <w:noProof/>
          </w:rPr>
          <w:t>研究现状</w:t>
        </w:r>
        <w:r w:rsidR="00AF7279">
          <w:rPr>
            <w:noProof/>
            <w:webHidden/>
          </w:rPr>
          <w:tab/>
        </w:r>
        <w:r w:rsidR="00AF7279">
          <w:rPr>
            <w:noProof/>
            <w:webHidden/>
          </w:rPr>
          <w:fldChar w:fldCharType="begin"/>
        </w:r>
        <w:r w:rsidR="00AF7279">
          <w:rPr>
            <w:noProof/>
            <w:webHidden/>
          </w:rPr>
          <w:instrText xml:space="preserve"> PAGEREF _Toc134283102 \h </w:instrText>
        </w:r>
        <w:r w:rsidR="00AF7279">
          <w:rPr>
            <w:noProof/>
            <w:webHidden/>
          </w:rPr>
        </w:r>
        <w:r w:rsidR="00AF7279">
          <w:rPr>
            <w:noProof/>
            <w:webHidden/>
          </w:rPr>
          <w:fldChar w:fldCharType="separate"/>
        </w:r>
        <w:r w:rsidR="00AF7279">
          <w:rPr>
            <w:noProof/>
            <w:webHidden/>
          </w:rPr>
          <w:t>1</w:t>
        </w:r>
        <w:r w:rsidR="00AF7279">
          <w:rPr>
            <w:noProof/>
            <w:webHidden/>
          </w:rPr>
          <w:fldChar w:fldCharType="end"/>
        </w:r>
      </w:hyperlink>
    </w:p>
    <w:p w14:paraId="451E618D" w14:textId="746BB48B" w:rsidR="00AF7279" w:rsidRDefault="00000000">
      <w:pPr>
        <w:pStyle w:val="TOC2"/>
        <w:tabs>
          <w:tab w:val="left" w:pos="1050"/>
          <w:tab w:val="right" w:leader="dot" w:pos="8296"/>
        </w:tabs>
        <w:ind w:left="420"/>
        <w:rPr>
          <w:rFonts w:asciiTheme="minorHAnsi" w:eastAsiaTheme="minorEastAsia" w:hAnsiTheme="minorHAnsi"/>
          <w:noProof/>
        </w:rPr>
      </w:pPr>
      <w:hyperlink w:anchor="_Toc134283103" w:history="1">
        <w:r w:rsidR="00AF7279" w:rsidRPr="00254EF2">
          <w:rPr>
            <w:rStyle w:val="af4"/>
            <w:noProof/>
          </w:rPr>
          <w:t>1.3</w:t>
        </w:r>
        <w:r w:rsidR="00AF7279">
          <w:rPr>
            <w:rFonts w:asciiTheme="minorHAnsi" w:eastAsiaTheme="minorEastAsia" w:hAnsiTheme="minorHAnsi"/>
            <w:noProof/>
          </w:rPr>
          <w:tab/>
        </w:r>
        <w:r w:rsidR="00AF7279" w:rsidRPr="00254EF2">
          <w:rPr>
            <w:rStyle w:val="af4"/>
            <w:rFonts w:hint="eastAsia"/>
            <w:noProof/>
          </w:rPr>
          <w:t>研究成果与意义</w:t>
        </w:r>
        <w:r w:rsidR="00AF7279">
          <w:rPr>
            <w:noProof/>
            <w:webHidden/>
          </w:rPr>
          <w:tab/>
        </w:r>
        <w:r w:rsidR="00AF7279">
          <w:rPr>
            <w:noProof/>
            <w:webHidden/>
          </w:rPr>
          <w:fldChar w:fldCharType="begin"/>
        </w:r>
        <w:r w:rsidR="00AF7279">
          <w:rPr>
            <w:noProof/>
            <w:webHidden/>
          </w:rPr>
          <w:instrText xml:space="preserve"> PAGEREF _Toc134283103 \h </w:instrText>
        </w:r>
        <w:r w:rsidR="00AF7279">
          <w:rPr>
            <w:noProof/>
            <w:webHidden/>
          </w:rPr>
        </w:r>
        <w:r w:rsidR="00AF7279">
          <w:rPr>
            <w:noProof/>
            <w:webHidden/>
          </w:rPr>
          <w:fldChar w:fldCharType="separate"/>
        </w:r>
        <w:r w:rsidR="00AF7279">
          <w:rPr>
            <w:noProof/>
            <w:webHidden/>
          </w:rPr>
          <w:t>2</w:t>
        </w:r>
        <w:r w:rsidR="00AF7279">
          <w:rPr>
            <w:noProof/>
            <w:webHidden/>
          </w:rPr>
          <w:fldChar w:fldCharType="end"/>
        </w:r>
      </w:hyperlink>
    </w:p>
    <w:p w14:paraId="3991324B" w14:textId="5425FDAC" w:rsidR="00AF7279" w:rsidRDefault="00000000">
      <w:pPr>
        <w:pStyle w:val="TOC1"/>
        <w:tabs>
          <w:tab w:val="left" w:pos="1050"/>
          <w:tab w:val="right" w:leader="dot" w:pos="8296"/>
        </w:tabs>
        <w:rPr>
          <w:rFonts w:asciiTheme="minorHAnsi" w:eastAsiaTheme="minorEastAsia" w:hAnsiTheme="minorHAnsi"/>
          <w:b w:val="0"/>
          <w:noProof/>
          <w:sz w:val="21"/>
        </w:rPr>
      </w:pPr>
      <w:hyperlink w:anchor="_Toc134283104" w:history="1">
        <w:r w:rsidR="00AF7279" w:rsidRPr="00254EF2">
          <w:rPr>
            <w:rStyle w:val="af4"/>
            <w:rFonts w:hint="eastAsia"/>
            <w:noProof/>
          </w:rPr>
          <w:t>第</w:t>
        </w:r>
        <w:r w:rsidR="00AF7279" w:rsidRPr="00254EF2">
          <w:rPr>
            <w:rStyle w:val="af4"/>
            <w:rFonts w:hint="eastAsia"/>
            <w:noProof/>
          </w:rPr>
          <w:t>2</w:t>
        </w:r>
        <w:r w:rsidR="00AF7279" w:rsidRPr="00254EF2">
          <w:rPr>
            <w:rStyle w:val="af4"/>
            <w:rFonts w:hint="eastAsia"/>
            <w:noProof/>
          </w:rPr>
          <w:t>章</w:t>
        </w:r>
        <w:r w:rsidR="00AF7279">
          <w:rPr>
            <w:rFonts w:asciiTheme="minorHAnsi" w:eastAsiaTheme="minorEastAsia" w:hAnsiTheme="minorHAnsi"/>
            <w:b w:val="0"/>
            <w:noProof/>
            <w:sz w:val="21"/>
          </w:rPr>
          <w:tab/>
        </w:r>
        <w:r w:rsidR="00AF7279" w:rsidRPr="00254EF2">
          <w:rPr>
            <w:rStyle w:val="af4"/>
            <w:noProof/>
          </w:rPr>
          <w:t>Rust</w:t>
        </w:r>
        <w:r w:rsidR="00AF7279" w:rsidRPr="00254EF2">
          <w:rPr>
            <w:rStyle w:val="af4"/>
            <w:rFonts w:hint="eastAsia"/>
            <w:noProof/>
          </w:rPr>
          <w:t>及其语言特性概述</w:t>
        </w:r>
        <w:r w:rsidR="00AF7279">
          <w:rPr>
            <w:noProof/>
            <w:webHidden/>
          </w:rPr>
          <w:tab/>
        </w:r>
        <w:r w:rsidR="00AF7279">
          <w:rPr>
            <w:noProof/>
            <w:webHidden/>
          </w:rPr>
          <w:fldChar w:fldCharType="begin"/>
        </w:r>
        <w:r w:rsidR="00AF7279">
          <w:rPr>
            <w:noProof/>
            <w:webHidden/>
          </w:rPr>
          <w:instrText xml:space="preserve"> PAGEREF _Toc134283104 \h </w:instrText>
        </w:r>
        <w:r w:rsidR="00AF7279">
          <w:rPr>
            <w:noProof/>
            <w:webHidden/>
          </w:rPr>
        </w:r>
        <w:r w:rsidR="00AF7279">
          <w:rPr>
            <w:noProof/>
            <w:webHidden/>
          </w:rPr>
          <w:fldChar w:fldCharType="separate"/>
        </w:r>
        <w:r w:rsidR="00AF7279">
          <w:rPr>
            <w:noProof/>
            <w:webHidden/>
          </w:rPr>
          <w:t>3</w:t>
        </w:r>
        <w:r w:rsidR="00AF7279">
          <w:rPr>
            <w:noProof/>
            <w:webHidden/>
          </w:rPr>
          <w:fldChar w:fldCharType="end"/>
        </w:r>
      </w:hyperlink>
    </w:p>
    <w:p w14:paraId="12433972" w14:textId="315DF259" w:rsidR="00AF7279" w:rsidRDefault="00000000">
      <w:pPr>
        <w:pStyle w:val="TOC2"/>
        <w:tabs>
          <w:tab w:val="left" w:pos="1050"/>
          <w:tab w:val="right" w:leader="dot" w:pos="8296"/>
        </w:tabs>
        <w:ind w:left="420"/>
        <w:rPr>
          <w:rFonts w:asciiTheme="minorHAnsi" w:eastAsiaTheme="minorEastAsia" w:hAnsiTheme="minorHAnsi"/>
          <w:noProof/>
        </w:rPr>
      </w:pPr>
      <w:hyperlink w:anchor="_Toc134283105" w:history="1">
        <w:r w:rsidR="00AF7279" w:rsidRPr="00254EF2">
          <w:rPr>
            <w:rStyle w:val="af4"/>
            <w:noProof/>
          </w:rPr>
          <w:t>2.1</w:t>
        </w:r>
        <w:r w:rsidR="00AF7279">
          <w:rPr>
            <w:rFonts w:asciiTheme="minorHAnsi" w:eastAsiaTheme="minorEastAsia" w:hAnsiTheme="minorHAnsi"/>
            <w:noProof/>
          </w:rPr>
          <w:tab/>
        </w:r>
        <w:r w:rsidR="00AF7279" w:rsidRPr="00254EF2">
          <w:rPr>
            <w:rStyle w:val="af4"/>
            <w:noProof/>
          </w:rPr>
          <w:t>Rust</w:t>
        </w:r>
        <w:r w:rsidR="00AF7279" w:rsidRPr="00254EF2">
          <w:rPr>
            <w:rStyle w:val="af4"/>
            <w:rFonts w:hint="eastAsia"/>
            <w:noProof/>
          </w:rPr>
          <w:t>的历史</w:t>
        </w:r>
        <w:r w:rsidR="00AF7279">
          <w:rPr>
            <w:noProof/>
            <w:webHidden/>
          </w:rPr>
          <w:tab/>
        </w:r>
        <w:r w:rsidR="00AF7279">
          <w:rPr>
            <w:noProof/>
            <w:webHidden/>
          </w:rPr>
          <w:fldChar w:fldCharType="begin"/>
        </w:r>
        <w:r w:rsidR="00AF7279">
          <w:rPr>
            <w:noProof/>
            <w:webHidden/>
          </w:rPr>
          <w:instrText xml:space="preserve"> PAGEREF _Toc134283105 \h </w:instrText>
        </w:r>
        <w:r w:rsidR="00AF7279">
          <w:rPr>
            <w:noProof/>
            <w:webHidden/>
          </w:rPr>
        </w:r>
        <w:r w:rsidR="00AF7279">
          <w:rPr>
            <w:noProof/>
            <w:webHidden/>
          </w:rPr>
          <w:fldChar w:fldCharType="separate"/>
        </w:r>
        <w:r w:rsidR="00AF7279">
          <w:rPr>
            <w:noProof/>
            <w:webHidden/>
          </w:rPr>
          <w:t>3</w:t>
        </w:r>
        <w:r w:rsidR="00AF7279">
          <w:rPr>
            <w:noProof/>
            <w:webHidden/>
          </w:rPr>
          <w:fldChar w:fldCharType="end"/>
        </w:r>
      </w:hyperlink>
    </w:p>
    <w:p w14:paraId="37FF87DB" w14:textId="033846F2" w:rsidR="00AF7279" w:rsidRDefault="00000000">
      <w:pPr>
        <w:pStyle w:val="TOC2"/>
        <w:tabs>
          <w:tab w:val="left" w:pos="1050"/>
          <w:tab w:val="right" w:leader="dot" w:pos="8296"/>
        </w:tabs>
        <w:ind w:left="420"/>
        <w:rPr>
          <w:rFonts w:asciiTheme="minorHAnsi" w:eastAsiaTheme="minorEastAsia" w:hAnsiTheme="minorHAnsi"/>
          <w:noProof/>
        </w:rPr>
      </w:pPr>
      <w:hyperlink w:anchor="_Toc134283106" w:history="1">
        <w:r w:rsidR="00AF7279" w:rsidRPr="00254EF2">
          <w:rPr>
            <w:rStyle w:val="af4"/>
            <w:noProof/>
          </w:rPr>
          <w:t>2.2</w:t>
        </w:r>
        <w:r w:rsidR="00AF7279">
          <w:rPr>
            <w:rFonts w:asciiTheme="minorHAnsi" w:eastAsiaTheme="minorEastAsia" w:hAnsiTheme="minorHAnsi"/>
            <w:noProof/>
          </w:rPr>
          <w:tab/>
        </w:r>
        <w:r w:rsidR="00AF7279" w:rsidRPr="00254EF2">
          <w:rPr>
            <w:rStyle w:val="af4"/>
            <w:noProof/>
          </w:rPr>
          <w:t>Rust</w:t>
        </w:r>
        <w:r w:rsidR="00AF7279" w:rsidRPr="00254EF2">
          <w:rPr>
            <w:rStyle w:val="af4"/>
            <w:rFonts w:hint="eastAsia"/>
            <w:noProof/>
          </w:rPr>
          <w:t>的语言特性</w:t>
        </w:r>
        <w:r w:rsidR="00AF7279">
          <w:rPr>
            <w:noProof/>
            <w:webHidden/>
          </w:rPr>
          <w:tab/>
        </w:r>
        <w:r w:rsidR="00AF7279">
          <w:rPr>
            <w:noProof/>
            <w:webHidden/>
          </w:rPr>
          <w:fldChar w:fldCharType="begin"/>
        </w:r>
        <w:r w:rsidR="00AF7279">
          <w:rPr>
            <w:noProof/>
            <w:webHidden/>
          </w:rPr>
          <w:instrText xml:space="preserve"> PAGEREF _Toc134283106 \h </w:instrText>
        </w:r>
        <w:r w:rsidR="00AF7279">
          <w:rPr>
            <w:noProof/>
            <w:webHidden/>
          </w:rPr>
        </w:r>
        <w:r w:rsidR="00AF7279">
          <w:rPr>
            <w:noProof/>
            <w:webHidden/>
          </w:rPr>
          <w:fldChar w:fldCharType="separate"/>
        </w:r>
        <w:r w:rsidR="00AF7279">
          <w:rPr>
            <w:noProof/>
            <w:webHidden/>
          </w:rPr>
          <w:t>3</w:t>
        </w:r>
        <w:r w:rsidR="00AF7279">
          <w:rPr>
            <w:noProof/>
            <w:webHidden/>
          </w:rPr>
          <w:fldChar w:fldCharType="end"/>
        </w:r>
      </w:hyperlink>
    </w:p>
    <w:p w14:paraId="610BB44C" w14:textId="1F25B07E" w:rsidR="00AF7279" w:rsidRDefault="00000000">
      <w:pPr>
        <w:pStyle w:val="TOC3"/>
        <w:tabs>
          <w:tab w:val="left" w:pos="1680"/>
          <w:tab w:val="right" w:leader="dot" w:pos="8296"/>
        </w:tabs>
        <w:ind w:left="840"/>
        <w:rPr>
          <w:rFonts w:asciiTheme="minorHAnsi" w:eastAsiaTheme="minorEastAsia" w:hAnsiTheme="minorHAnsi"/>
          <w:noProof/>
        </w:rPr>
      </w:pPr>
      <w:hyperlink w:anchor="_Toc134283107" w:history="1">
        <w:r w:rsidR="00AF7279" w:rsidRPr="00254EF2">
          <w:rPr>
            <w:rStyle w:val="af4"/>
            <w:noProof/>
          </w:rPr>
          <w:t>2.2.1</w:t>
        </w:r>
        <w:r w:rsidR="00AF7279">
          <w:rPr>
            <w:rFonts w:asciiTheme="minorHAnsi" w:eastAsiaTheme="minorEastAsia" w:hAnsiTheme="minorHAnsi"/>
            <w:noProof/>
          </w:rPr>
          <w:tab/>
        </w:r>
        <w:r w:rsidR="00AF7279" w:rsidRPr="00254EF2">
          <w:rPr>
            <w:rStyle w:val="af4"/>
            <w:rFonts w:hint="eastAsia"/>
            <w:noProof/>
          </w:rPr>
          <w:t>内存安全：所有权与生命周期</w:t>
        </w:r>
        <w:r w:rsidR="00AF7279">
          <w:rPr>
            <w:noProof/>
            <w:webHidden/>
          </w:rPr>
          <w:tab/>
        </w:r>
        <w:r w:rsidR="00AF7279">
          <w:rPr>
            <w:noProof/>
            <w:webHidden/>
          </w:rPr>
          <w:fldChar w:fldCharType="begin"/>
        </w:r>
        <w:r w:rsidR="00AF7279">
          <w:rPr>
            <w:noProof/>
            <w:webHidden/>
          </w:rPr>
          <w:instrText xml:space="preserve"> PAGEREF _Toc134283107 \h </w:instrText>
        </w:r>
        <w:r w:rsidR="00AF7279">
          <w:rPr>
            <w:noProof/>
            <w:webHidden/>
          </w:rPr>
        </w:r>
        <w:r w:rsidR="00AF7279">
          <w:rPr>
            <w:noProof/>
            <w:webHidden/>
          </w:rPr>
          <w:fldChar w:fldCharType="separate"/>
        </w:r>
        <w:r w:rsidR="00AF7279">
          <w:rPr>
            <w:noProof/>
            <w:webHidden/>
          </w:rPr>
          <w:t>3</w:t>
        </w:r>
        <w:r w:rsidR="00AF7279">
          <w:rPr>
            <w:noProof/>
            <w:webHidden/>
          </w:rPr>
          <w:fldChar w:fldCharType="end"/>
        </w:r>
      </w:hyperlink>
    </w:p>
    <w:p w14:paraId="1910BC5A" w14:textId="240AFA28" w:rsidR="00AF7279" w:rsidRDefault="00000000">
      <w:pPr>
        <w:pStyle w:val="TOC3"/>
        <w:tabs>
          <w:tab w:val="left" w:pos="1680"/>
          <w:tab w:val="right" w:leader="dot" w:pos="8296"/>
        </w:tabs>
        <w:ind w:left="840"/>
        <w:rPr>
          <w:rFonts w:asciiTheme="minorHAnsi" w:eastAsiaTheme="minorEastAsia" w:hAnsiTheme="minorHAnsi"/>
          <w:noProof/>
        </w:rPr>
      </w:pPr>
      <w:hyperlink w:anchor="_Toc134283108" w:history="1">
        <w:r w:rsidR="00AF7279" w:rsidRPr="00254EF2">
          <w:rPr>
            <w:rStyle w:val="af4"/>
            <w:noProof/>
          </w:rPr>
          <w:t>2.2.2</w:t>
        </w:r>
        <w:r w:rsidR="00AF7279">
          <w:rPr>
            <w:rFonts w:asciiTheme="minorHAnsi" w:eastAsiaTheme="minorEastAsia" w:hAnsiTheme="minorHAnsi"/>
            <w:noProof/>
          </w:rPr>
          <w:tab/>
        </w:r>
        <w:r w:rsidR="00AF7279" w:rsidRPr="00254EF2">
          <w:rPr>
            <w:rStyle w:val="af4"/>
            <w:rFonts w:hint="eastAsia"/>
            <w:noProof/>
          </w:rPr>
          <w:t>抽象特性：</w:t>
        </w:r>
        <w:r w:rsidR="00AF7279" w:rsidRPr="00254EF2">
          <w:rPr>
            <w:rStyle w:val="af4"/>
            <w:noProof/>
          </w:rPr>
          <w:t>Rust</w:t>
        </w:r>
        <w:r w:rsidR="00AF7279" w:rsidRPr="00254EF2">
          <w:rPr>
            <w:rStyle w:val="af4"/>
            <w:rFonts w:hint="eastAsia"/>
            <w:noProof/>
          </w:rPr>
          <w:t>的面向对象特性与函数式编程</w:t>
        </w:r>
        <w:r w:rsidR="00AF7279">
          <w:rPr>
            <w:noProof/>
            <w:webHidden/>
          </w:rPr>
          <w:tab/>
        </w:r>
        <w:r w:rsidR="00AF7279">
          <w:rPr>
            <w:noProof/>
            <w:webHidden/>
          </w:rPr>
          <w:fldChar w:fldCharType="begin"/>
        </w:r>
        <w:r w:rsidR="00AF7279">
          <w:rPr>
            <w:noProof/>
            <w:webHidden/>
          </w:rPr>
          <w:instrText xml:space="preserve"> PAGEREF _Toc134283108 \h </w:instrText>
        </w:r>
        <w:r w:rsidR="00AF7279">
          <w:rPr>
            <w:noProof/>
            <w:webHidden/>
          </w:rPr>
        </w:r>
        <w:r w:rsidR="00AF7279">
          <w:rPr>
            <w:noProof/>
            <w:webHidden/>
          </w:rPr>
          <w:fldChar w:fldCharType="separate"/>
        </w:r>
        <w:r w:rsidR="00AF7279">
          <w:rPr>
            <w:noProof/>
            <w:webHidden/>
          </w:rPr>
          <w:t>4</w:t>
        </w:r>
        <w:r w:rsidR="00AF7279">
          <w:rPr>
            <w:noProof/>
            <w:webHidden/>
          </w:rPr>
          <w:fldChar w:fldCharType="end"/>
        </w:r>
      </w:hyperlink>
    </w:p>
    <w:p w14:paraId="32167C06" w14:textId="43C4F87F" w:rsidR="00AF7279" w:rsidRDefault="00000000">
      <w:pPr>
        <w:pStyle w:val="TOC3"/>
        <w:tabs>
          <w:tab w:val="left" w:pos="1680"/>
          <w:tab w:val="right" w:leader="dot" w:pos="8296"/>
        </w:tabs>
        <w:ind w:left="840"/>
        <w:rPr>
          <w:rFonts w:asciiTheme="minorHAnsi" w:eastAsiaTheme="minorEastAsia" w:hAnsiTheme="minorHAnsi"/>
          <w:noProof/>
        </w:rPr>
      </w:pPr>
      <w:hyperlink w:anchor="_Toc134283109" w:history="1">
        <w:r w:rsidR="00AF7279" w:rsidRPr="00254EF2">
          <w:rPr>
            <w:rStyle w:val="af4"/>
            <w:noProof/>
          </w:rPr>
          <w:t>2.2.3</w:t>
        </w:r>
        <w:r w:rsidR="00AF7279">
          <w:rPr>
            <w:rFonts w:asciiTheme="minorHAnsi" w:eastAsiaTheme="minorEastAsia" w:hAnsiTheme="minorHAnsi"/>
            <w:noProof/>
          </w:rPr>
          <w:tab/>
        </w:r>
        <w:r w:rsidR="00AF7279" w:rsidRPr="00254EF2">
          <w:rPr>
            <w:rStyle w:val="af4"/>
            <w:rFonts w:hint="eastAsia"/>
            <w:noProof/>
          </w:rPr>
          <w:t>并发特性：基于</w:t>
        </w:r>
        <w:r w:rsidR="00AF7279" w:rsidRPr="00254EF2">
          <w:rPr>
            <w:rStyle w:val="af4"/>
            <w:noProof/>
          </w:rPr>
          <w:t>OS</w:t>
        </w:r>
        <w:r w:rsidR="00AF7279" w:rsidRPr="00254EF2">
          <w:rPr>
            <w:rStyle w:val="af4"/>
            <w:rFonts w:hint="eastAsia"/>
            <w:noProof/>
          </w:rPr>
          <w:t>线程的并发编程、异步编程与可扩展并发编程</w:t>
        </w:r>
        <w:r w:rsidR="00AF7279">
          <w:rPr>
            <w:noProof/>
            <w:webHidden/>
          </w:rPr>
          <w:tab/>
        </w:r>
        <w:r w:rsidR="00AF7279">
          <w:rPr>
            <w:noProof/>
            <w:webHidden/>
          </w:rPr>
          <w:fldChar w:fldCharType="begin"/>
        </w:r>
        <w:r w:rsidR="00AF7279">
          <w:rPr>
            <w:noProof/>
            <w:webHidden/>
          </w:rPr>
          <w:instrText xml:space="preserve"> PAGEREF _Toc134283109 \h </w:instrText>
        </w:r>
        <w:r w:rsidR="00AF7279">
          <w:rPr>
            <w:noProof/>
            <w:webHidden/>
          </w:rPr>
        </w:r>
        <w:r w:rsidR="00AF7279">
          <w:rPr>
            <w:noProof/>
            <w:webHidden/>
          </w:rPr>
          <w:fldChar w:fldCharType="separate"/>
        </w:r>
        <w:r w:rsidR="00AF7279">
          <w:rPr>
            <w:noProof/>
            <w:webHidden/>
          </w:rPr>
          <w:t>6</w:t>
        </w:r>
        <w:r w:rsidR="00AF7279">
          <w:rPr>
            <w:noProof/>
            <w:webHidden/>
          </w:rPr>
          <w:fldChar w:fldCharType="end"/>
        </w:r>
      </w:hyperlink>
    </w:p>
    <w:p w14:paraId="23A0B5EB" w14:textId="3DC3A532" w:rsidR="00AF7279" w:rsidRDefault="00000000">
      <w:pPr>
        <w:pStyle w:val="TOC2"/>
        <w:tabs>
          <w:tab w:val="left" w:pos="1050"/>
          <w:tab w:val="right" w:leader="dot" w:pos="8296"/>
        </w:tabs>
        <w:ind w:left="420"/>
        <w:rPr>
          <w:rFonts w:asciiTheme="minorHAnsi" w:eastAsiaTheme="minorEastAsia" w:hAnsiTheme="minorHAnsi"/>
          <w:noProof/>
        </w:rPr>
      </w:pPr>
      <w:hyperlink w:anchor="_Toc134283110" w:history="1">
        <w:r w:rsidR="00AF7279" w:rsidRPr="00254EF2">
          <w:rPr>
            <w:rStyle w:val="af4"/>
            <w:noProof/>
          </w:rPr>
          <w:t>2.3</w:t>
        </w:r>
        <w:r w:rsidR="00AF7279">
          <w:rPr>
            <w:rFonts w:asciiTheme="minorHAnsi" w:eastAsiaTheme="minorEastAsia" w:hAnsiTheme="minorHAnsi"/>
            <w:noProof/>
          </w:rPr>
          <w:tab/>
        </w:r>
        <w:r w:rsidR="00AF7279" w:rsidRPr="00254EF2">
          <w:rPr>
            <w:rStyle w:val="af4"/>
            <w:noProof/>
          </w:rPr>
          <w:t>Rust</w:t>
        </w:r>
        <w:r w:rsidR="00AF7279" w:rsidRPr="00254EF2">
          <w:rPr>
            <w:rStyle w:val="af4"/>
            <w:rFonts w:hint="eastAsia"/>
            <w:noProof/>
          </w:rPr>
          <w:t>的性能</w:t>
        </w:r>
        <w:r w:rsidR="00AF7279">
          <w:rPr>
            <w:noProof/>
            <w:webHidden/>
          </w:rPr>
          <w:tab/>
        </w:r>
        <w:r w:rsidR="00AF7279">
          <w:rPr>
            <w:noProof/>
            <w:webHidden/>
          </w:rPr>
          <w:fldChar w:fldCharType="begin"/>
        </w:r>
        <w:r w:rsidR="00AF7279">
          <w:rPr>
            <w:noProof/>
            <w:webHidden/>
          </w:rPr>
          <w:instrText xml:space="preserve"> PAGEREF _Toc134283110 \h </w:instrText>
        </w:r>
        <w:r w:rsidR="00AF7279">
          <w:rPr>
            <w:noProof/>
            <w:webHidden/>
          </w:rPr>
        </w:r>
        <w:r w:rsidR="00AF7279">
          <w:rPr>
            <w:noProof/>
            <w:webHidden/>
          </w:rPr>
          <w:fldChar w:fldCharType="separate"/>
        </w:r>
        <w:r w:rsidR="00AF7279">
          <w:rPr>
            <w:noProof/>
            <w:webHidden/>
          </w:rPr>
          <w:t>7</w:t>
        </w:r>
        <w:r w:rsidR="00AF7279">
          <w:rPr>
            <w:noProof/>
            <w:webHidden/>
          </w:rPr>
          <w:fldChar w:fldCharType="end"/>
        </w:r>
      </w:hyperlink>
    </w:p>
    <w:p w14:paraId="676FB3A3" w14:textId="465E6306" w:rsidR="00AF7279" w:rsidRDefault="00000000">
      <w:pPr>
        <w:pStyle w:val="TOC1"/>
        <w:tabs>
          <w:tab w:val="left" w:pos="1050"/>
          <w:tab w:val="right" w:leader="dot" w:pos="8296"/>
        </w:tabs>
        <w:rPr>
          <w:rFonts w:asciiTheme="minorHAnsi" w:eastAsiaTheme="minorEastAsia" w:hAnsiTheme="minorHAnsi"/>
          <w:b w:val="0"/>
          <w:noProof/>
          <w:sz w:val="21"/>
        </w:rPr>
      </w:pPr>
      <w:hyperlink w:anchor="_Toc134283111" w:history="1">
        <w:r w:rsidR="00AF7279" w:rsidRPr="00254EF2">
          <w:rPr>
            <w:rStyle w:val="af4"/>
            <w:rFonts w:hint="eastAsia"/>
            <w:noProof/>
          </w:rPr>
          <w:t>第</w:t>
        </w:r>
        <w:r w:rsidR="00AF7279" w:rsidRPr="00254EF2">
          <w:rPr>
            <w:rStyle w:val="af4"/>
            <w:rFonts w:hint="eastAsia"/>
            <w:noProof/>
          </w:rPr>
          <w:t>3</w:t>
        </w:r>
        <w:r w:rsidR="00AF7279" w:rsidRPr="00254EF2">
          <w:rPr>
            <w:rStyle w:val="af4"/>
            <w:rFonts w:hint="eastAsia"/>
            <w:noProof/>
          </w:rPr>
          <w:t>章</w:t>
        </w:r>
        <w:r w:rsidR="00AF7279">
          <w:rPr>
            <w:rFonts w:asciiTheme="minorHAnsi" w:eastAsiaTheme="minorEastAsia" w:hAnsiTheme="minorHAnsi"/>
            <w:b w:val="0"/>
            <w:noProof/>
            <w:sz w:val="21"/>
          </w:rPr>
          <w:tab/>
        </w:r>
        <w:r w:rsidR="00AF7279" w:rsidRPr="00254EF2">
          <w:rPr>
            <w:rStyle w:val="af4"/>
            <w:rFonts w:hint="eastAsia"/>
            <w:noProof/>
          </w:rPr>
          <w:t>蓄水池算法</w:t>
        </w:r>
        <w:r w:rsidR="00AF7279">
          <w:rPr>
            <w:noProof/>
            <w:webHidden/>
          </w:rPr>
          <w:tab/>
        </w:r>
        <w:r w:rsidR="00AF7279">
          <w:rPr>
            <w:noProof/>
            <w:webHidden/>
          </w:rPr>
          <w:fldChar w:fldCharType="begin"/>
        </w:r>
        <w:r w:rsidR="00AF7279">
          <w:rPr>
            <w:noProof/>
            <w:webHidden/>
          </w:rPr>
          <w:instrText xml:space="preserve"> PAGEREF _Toc134283111 \h </w:instrText>
        </w:r>
        <w:r w:rsidR="00AF7279">
          <w:rPr>
            <w:noProof/>
            <w:webHidden/>
          </w:rPr>
        </w:r>
        <w:r w:rsidR="00AF7279">
          <w:rPr>
            <w:noProof/>
            <w:webHidden/>
          </w:rPr>
          <w:fldChar w:fldCharType="separate"/>
        </w:r>
        <w:r w:rsidR="00AF7279">
          <w:rPr>
            <w:noProof/>
            <w:webHidden/>
          </w:rPr>
          <w:t>9</w:t>
        </w:r>
        <w:r w:rsidR="00AF7279">
          <w:rPr>
            <w:noProof/>
            <w:webHidden/>
          </w:rPr>
          <w:fldChar w:fldCharType="end"/>
        </w:r>
      </w:hyperlink>
    </w:p>
    <w:p w14:paraId="434B680E" w14:textId="28B876BF" w:rsidR="00AF7279" w:rsidRDefault="00000000">
      <w:pPr>
        <w:pStyle w:val="TOC2"/>
        <w:tabs>
          <w:tab w:val="left" w:pos="1050"/>
          <w:tab w:val="right" w:leader="dot" w:pos="8296"/>
        </w:tabs>
        <w:ind w:left="420"/>
        <w:rPr>
          <w:rFonts w:asciiTheme="minorHAnsi" w:eastAsiaTheme="minorEastAsia" w:hAnsiTheme="minorHAnsi"/>
          <w:noProof/>
        </w:rPr>
      </w:pPr>
      <w:hyperlink w:anchor="_Toc134283112" w:history="1">
        <w:r w:rsidR="00AF7279" w:rsidRPr="00254EF2">
          <w:rPr>
            <w:rStyle w:val="af4"/>
            <w:noProof/>
          </w:rPr>
          <w:t>3.1</w:t>
        </w:r>
        <w:r w:rsidR="00AF7279">
          <w:rPr>
            <w:rFonts w:asciiTheme="minorHAnsi" w:eastAsiaTheme="minorEastAsia" w:hAnsiTheme="minorHAnsi"/>
            <w:noProof/>
          </w:rPr>
          <w:tab/>
        </w:r>
        <w:r w:rsidR="00AF7279" w:rsidRPr="00254EF2">
          <w:rPr>
            <w:rStyle w:val="af4"/>
            <w:rFonts w:hint="eastAsia"/>
            <w:noProof/>
          </w:rPr>
          <w:t>朴素蓄水池算法</w:t>
        </w:r>
        <w:r w:rsidR="00AF7279">
          <w:rPr>
            <w:noProof/>
            <w:webHidden/>
          </w:rPr>
          <w:tab/>
        </w:r>
        <w:r w:rsidR="00AF7279">
          <w:rPr>
            <w:noProof/>
            <w:webHidden/>
          </w:rPr>
          <w:fldChar w:fldCharType="begin"/>
        </w:r>
        <w:r w:rsidR="00AF7279">
          <w:rPr>
            <w:noProof/>
            <w:webHidden/>
          </w:rPr>
          <w:instrText xml:space="preserve"> PAGEREF _Toc134283112 \h </w:instrText>
        </w:r>
        <w:r w:rsidR="00AF7279">
          <w:rPr>
            <w:noProof/>
            <w:webHidden/>
          </w:rPr>
        </w:r>
        <w:r w:rsidR="00AF7279">
          <w:rPr>
            <w:noProof/>
            <w:webHidden/>
          </w:rPr>
          <w:fldChar w:fldCharType="separate"/>
        </w:r>
        <w:r w:rsidR="00AF7279">
          <w:rPr>
            <w:noProof/>
            <w:webHidden/>
          </w:rPr>
          <w:t>9</w:t>
        </w:r>
        <w:r w:rsidR="00AF7279">
          <w:rPr>
            <w:noProof/>
            <w:webHidden/>
          </w:rPr>
          <w:fldChar w:fldCharType="end"/>
        </w:r>
      </w:hyperlink>
    </w:p>
    <w:p w14:paraId="3EE3B3E2" w14:textId="7DFFC61D" w:rsidR="00AF7279" w:rsidRDefault="00000000">
      <w:pPr>
        <w:pStyle w:val="TOC3"/>
        <w:tabs>
          <w:tab w:val="left" w:pos="1680"/>
          <w:tab w:val="right" w:leader="dot" w:pos="8296"/>
        </w:tabs>
        <w:ind w:left="840"/>
        <w:rPr>
          <w:rFonts w:asciiTheme="minorHAnsi" w:eastAsiaTheme="minorEastAsia" w:hAnsiTheme="minorHAnsi"/>
          <w:noProof/>
        </w:rPr>
      </w:pPr>
      <w:hyperlink w:anchor="_Toc134283113" w:history="1">
        <w:r w:rsidR="00AF7279" w:rsidRPr="00254EF2">
          <w:rPr>
            <w:rStyle w:val="af4"/>
            <w:noProof/>
          </w:rPr>
          <w:t>3.1.1</w:t>
        </w:r>
        <w:r w:rsidR="00AF7279">
          <w:rPr>
            <w:rFonts w:asciiTheme="minorHAnsi" w:eastAsiaTheme="minorEastAsia" w:hAnsiTheme="minorHAnsi"/>
            <w:noProof/>
          </w:rPr>
          <w:tab/>
        </w:r>
        <w:r w:rsidR="00AF7279" w:rsidRPr="00254EF2">
          <w:rPr>
            <w:rStyle w:val="af4"/>
            <w:rFonts w:hint="eastAsia"/>
            <w:noProof/>
          </w:rPr>
          <w:t>算法过程</w:t>
        </w:r>
        <w:r w:rsidR="00AF7279">
          <w:rPr>
            <w:noProof/>
            <w:webHidden/>
          </w:rPr>
          <w:tab/>
        </w:r>
        <w:r w:rsidR="00AF7279">
          <w:rPr>
            <w:noProof/>
            <w:webHidden/>
          </w:rPr>
          <w:fldChar w:fldCharType="begin"/>
        </w:r>
        <w:r w:rsidR="00AF7279">
          <w:rPr>
            <w:noProof/>
            <w:webHidden/>
          </w:rPr>
          <w:instrText xml:space="preserve"> PAGEREF _Toc134283113 \h </w:instrText>
        </w:r>
        <w:r w:rsidR="00AF7279">
          <w:rPr>
            <w:noProof/>
            <w:webHidden/>
          </w:rPr>
        </w:r>
        <w:r w:rsidR="00AF7279">
          <w:rPr>
            <w:noProof/>
            <w:webHidden/>
          </w:rPr>
          <w:fldChar w:fldCharType="separate"/>
        </w:r>
        <w:r w:rsidR="00AF7279">
          <w:rPr>
            <w:noProof/>
            <w:webHidden/>
          </w:rPr>
          <w:t>9</w:t>
        </w:r>
        <w:r w:rsidR="00AF7279">
          <w:rPr>
            <w:noProof/>
            <w:webHidden/>
          </w:rPr>
          <w:fldChar w:fldCharType="end"/>
        </w:r>
      </w:hyperlink>
    </w:p>
    <w:p w14:paraId="4078B3ED" w14:textId="7D8153EE" w:rsidR="00AF7279" w:rsidRDefault="00000000">
      <w:pPr>
        <w:pStyle w:val="TOC3"/>
        <w:tabs>
          <w:tab w:val="left" w:pos="1680"/>
          <w:tab w:val="right" w:leader="dot" w:pos="8296"/>
        </w:tabs>
        <w:ind w:left="840"/>
        <w:rPr>
          <w:rFonts w:asciiTheme="minorHAnsi" w:eastAsiaTheme="minorEastAsia" w:hAnsiTheme="minorHAnsi"/>
          <w:noProof/>
        </w:rPr>
      </w:pPr>
      <w:hyperlink w:anchor="_Toc134283114" w:history="1">
        <w:r w:rsidR="00AF7279" w:rsidRPr="00254EF2">
          <w:rPr>
            <w:rStyle w:val="af4"/>
            <w:noProof/>
          </w:rPr>
          <w:t>3.1.2</w:t>
        </w:r>
        <w:r w:rsidR="00AF7279">
          <w:rPr>
            <w:rFonts w:asciiTheme="minorHAnsi" w:eastAsiaTheme="minorEastAsia" w:hAnsiTheme="minorHAnsi"/>
            <w:noProof/>
          </w:rPr>
          <w:tab/>
        </w:r>
        <w:r w:rsidR="00AF7279" w:rsidRPr="00254EF2">
          <w:rPr>
            <w:rStyle w:val="af4"/>
            <w:rFonts w:hint="eastAsia"/>
            <w:noProof/>
          </w:rPr>
          <w:t>算法证明</w:t>
        </w:r>
        <w:r w:rsidR="00AF7279">
          <w:rPr>
            <w:noProof/>
            <w:webHidden/>
          </w:rPr>
          <w:tab/>
        </w:r>
        <w:r w:rsidR="00AF7279">
          <w:rPr>
            <w:noProof/>
            <w:webHidden/>
          </w:rPr>
          <w:fldChar w:fldCharType="begin"/>
        </w:r>
        <w:r w:rsidR="00AF7279">
          <w:rPr>
            <w:noProof/>
            <w:webHidden/>
          </w:rPr>
          <w:instrText xml:space="preserve"> PAGEREF _Toc134283114 \h </w:instrText>
        </w:r>
        <w:r w:rsidR="00AF7279">
          <w:rPr>
            <w:noProof/>
            <w:webHidden/>
          </w:rPr>
        </w:r>
        <w:r w:rsidR="00AF7279">
          <w:rPr>
            <w:noProof/>
            <w:webHidden/>
          </w:rPr>
          <w:fldChar w:fldCharType="separate"/>
        </w:r>
        <w:r w:rsidR="00AF7279">
          <w:rPr>
            <w:noProof/>
            <w:webHidden/>
          </w:rPr>
          <w:t>11</w:t>
        </w:r>
        <w:r w:rsidR="00AF7279">
          <w:rPr>
            <w:noProof/>
            <w:webHidden/>
          </w:rPr>
          <w:fldChar w:fldCharType="end"/>
        </w:r>
      </w:hyperlink>
    </w:p>
    <w:p w14:paraId="719B683B" w14:textId="1F43B856" w:rsidR="00AF7279" w:rsidRDefault="00000000">
      <w:pPr>
        <w:pStyle w:val="TOC2"/>
        <w:tabs>
          <w:tab w:val="left" w:pos="1050"/>
          <w:tab w:val="right" w:leader="dot" w:pos="8296"/>
        </w:tabs>
        <w:ind w:left="420"/>
        <w:rPr>
          <w:rFonts w:asciiTheme="minorHAnsi" w:eastAsiaTheme="minorEastAsia" w:hAnsiTheme="minorHAnsi"/>
          <w:noProof/>
        </w:rPr>
      </w:pPr>
      <w:hyperlink w:anchor="_Toc134283115" w:history="1">
        <w:r w:rsidR="00AF7279" w:rsidRPr="00254EF2">
          <w:rPr>
            <w:rStyle w:val="af4"/>
            <w:noProof/>
          </w:rPr>
          <w:t>3.2</w:t>
        </w:r>
        <w:r w:rsidR="00AF7279">
          <w:rPr>
            <w:rFonts w:asciiTheme="minorHAnsi" w:eastAsiaTheme="minorEastAsia" w:hAnsiTheme="minorHAnsi"/>
            <w:noProof/>
          </w:rPr>
          <w:tab/>
        </w:r>
        <w:r w:rsidR="00AF7279" w:rsidRPr="00254EF2">
          <w:rPr>
            <w:rStyle w:val="af4"/>
            <w:rFonts w:hint="eastAsia"/>
            <w:noProof/>
          </w:rPr>
          <w:t>并行蓄水池算法</w:t>
        </w:r>
        <w:r w:rsidR="00AF7279">
          <w:rPr>
            <w:noProof/>
            <w:webHidden/>
          </w:rPr>
          <w:tab/>
        </w:r>
        <w:r w:rsidR="00AF7279">
          <w:rPr>
            <w:noProof/>
            <w:webHidden/>
          </w:rPr>
          <w:fldChar w:fldCharType="begin"/>
        </w:r>
        <w:r w:rsidR="00AF7279">
          <w:rPr>
            <w:noProof/>
            <w:webHidden/>
          </w:rPr>
          <w:instrText xml:space="preserve"> PAGEREF _Toc134283115 \h </w:instrText>
        </w:r>
        <w:r w:rsidR="00AF7279">
          <w:rPr>
            <w:noProof/>
            <w:webHidden/>
          </w:rPr>
        </w:r>
        <w:r w:rsidR="00AF7279">
          <w:rPr>
            <w:noProof/>
            <w:webHidden/>
          </w:rPr>
          <w:fldChar w:fldCharType="separate"/>
        </w:r>
        <w:r w:rsidR="00AF7279">
          <w:rPr>
            <w:noProof/>
            <w:webHidden/>
          </w:rPr>
          <w:t>12</w:t>
        </w:r>
        <w:r w:rsidR="00AF7279">
          <w:rPr>
            <w:noProof/>
            <w:webHidden/>
          </w:rPr>
          <w:fldChar w:fldCharType="end"/>
        </w:r>
      </w:hyperlink>
    </w:p>
    <w:p w14:paraId="71FA972B" w14:textId="7FB9525C" w:rsidR="00AF7279" w:rsidRDefault="00000000">
      <w:pPr>
        <w:pStyle w:val="TOC3"/>
        <w:tabs>
          <w:tab w:val="left" w:pos="1680"/>
          <w:tab w:val="right" w:leader="dot" w:pos="8296"/>
        </w:tabs>
        <w:ind w:left="840"/>
        <w:rPr>
          <w:rFonts w:asciiTheme="minorHAnsi" w:eastAsiaTheme="minorEastAsia" w:hAnsiTheme="minorHAnsi"/>
          <w:noProof/>
        </w:rPr>
      </w:pPr>
      <w:hyperlink w:anchor="_Toc134283116" w:history="1">
        <w:r w:rsidR="00AF7279" w:rsidRPr="00254EF2">
          <w:rPr>
            <w:rStyle w:val="af4"/>
            <w:noProof/>
          </w:rPr>
          <w:t>3.2.1</w:t>
        </w:r>
        <w:r w:rsidR="00AF7279">
          <w:rPr>
            <w:rFonts w:asciiTheme="minorHAnsi" w:eastAsiaTheme="minorEastAsia" w:hAnsiTheme="minorHAnsi"/>
            <w:noProof/>
          </w:rPr>
          <w:tab/>
        </w:r>
        <w:r w:rsidR="00AF7279" w:rsidRPr="00254EF2">
          <w:rPr>
            <w:rStyle w:val="af4"/>
            <w:rFonts w:hint="eastAsia"/>
            <w:noProof/>
          </w:rPr>
          <w:t>合并算法</w:t>
        </w:r>
        <w:r w:rsidR="00AF7279">
          <w:rPr>
            <w:noProof/>
            <w:webHidden/>
          </w:rPr>
          <w:tab/>
        </w:r>
        <w:r w:rsidR="00AF7279">
          <w:rPr>
            <w:noProof/>
            <w:webHidden/>
          </w:rPr>
          <w:fldChar w:fldCharType="begin"/>
        </w:r>
        <w:r w:rsidR="00AF7279">
          <w:rPr>
            <w:noProof/>
            <w:webHidden/>
          </w:rPr>
          <w:instrText xml:space="preserve"> PAGEREF _Toc134283116 \h </w:instrText>
        </w:r>
        <w:r w:rsidR="00AF7279">
          <w:rPr>
            <w:noProof/>
            <w:webHidden/>
          </w:rPr>
        </w:r>
        <w:r w:rsidR="00AF7279">
          <w:rPr>
            <w:noProof/>
            <w:webHidden/>
          </w:rPr>
          <w:fldChar w:fldCharType="separate"/>
        </w:r>
        <w:r w:rsidR="00AF7279">
          <w:rPr>
            <w:noProof/>
            <w:webHidden/>
          </w:rPr>
          <w:t>12</w:t>
        </w:r>
        <w:r w:rsidR="00AF7279">
          <w:rPr>
            <w:noProof/>
            <w:webHidden/>
          </w:rPr>
          <w:fldChar w:fldCharType="end"/>
        </w:r>
      </w:hyperlink>
    </w:p>
    <w:p w14:paraId="358630A7" w14:textId="6E9D15C9" w:rsidR="00AF7279" w:rsidRDefault="00000000">
      <w:pPr>
        <w:pStyle w:val="TOC3"/>
        <w:tabs>
          <w:tab w:val="left" w:pos="1680"/>
          <w:tab w:val="right" w:leader="dot" w:pos="8296"/>
        </w:tabs>
        <w:ind w:left="840"/>
        <w:rPr>
          <w:rFonts w:asciiTheme="minorHAnsi" w:eastAsiaTheme="minorEastAsia" w:hAnsiTheme="minorHAnsi"/>
          <w:noProof/>
        </w:rPr>
      </w:pPr>
      <w:hyperlink w:anchor="_Toc134283117" w:history="1">
        <w:r w:rsidR="00AF7279" w:rsidRPr="00254EF2">
          <w:rPr>
            <w:rStyle w:val="af4"/>
            <w:noProof/>
          </w:rPr>
          <w:t>3.2.2</w:t>
        </w:r>
        <w:r w:rsidR="00AF7279">
          <w:rPr>
            <w:rFonts w:asciiTheme="minorHAnsi" w:eastAsiaTheme="minorEastAsia" w:hAnsiTheme="minorHAnsi"/>
            <w:noProof/>
          </w:rPr>
          <w:tab/>
        </w:r>
        <w:r w:rsidR="00AF7279" w:rsidRPr="00254EF2">
          <w:rPr>
            <w:rStyle w:val="af4"/>
            <w:rFonts w:hint="eastAsia"/>
            <w:noProof/>
          </w:rPr>
          <w:t>合并算法证明</w:t>
        </w:r>
        <w:r w:rsidR="00AF7279">
          <w:rPr>
            <w:noProof/>
            <w:webHidden/>
          </w:rPr>
          <w:tab/>
        </w:r>
        <w:r w:rsidR="00AF7279">
          <w:rPr>
            <w:noProof/>
            <w:webHidden/>
          </w:rPr>
          <w:fldChar w:fldCharType="begin"/>
        </w:r>
        <w:r w:rsidR="00AF7279">
          <w:rPr>
            <w:noProof/>
            <w:webHidden/>
          </w:rPr>
          <w:instrText xml:space="preserve"> PAGEREF _Toc134283117 \h </w:instrText>
        </w:r>
        <w:r w:rsidR="00AF7279">
          <w:rPr>
            <w:noProof/>
            <w:webHidden/>
          </w:rPr>
        </w:r>
        <w:r w:rsidR="00AF7279">
          <w:rPr>
            <w:noProof/>
            <w:webHidden/>
          </w:rPr>
          <w:fldChar w:fldCharType="separate"/>
        </w:r>
        <w:r w:rsidR="00AF7279">
          <w:rPr>
            <w:noProof/>
            <w:webHidden/>
          </w:rPr>
          <w:t>14</w:t>
        </w:r>
        <w:r w:rsidR="00AF7279">
          <w:rPr>
            <w:noProof/>
            <w:webHidden/>
          </w:rPr>
          <w:fldChar w:fldCharType="end"/>
        </w:r>
      </w:hyperlink>
    </w:p>
    <w:p w14:paraId="78053D06" w14:textId="0E1A4ED5" w:rsidR="00AF7279" w:rsidRDefault="00000000">
      <w:pPr>
        <w:pStyle w:val="TOC3"/>
        <w:tabs>
          <w:tab w:val="left" w:pos="1680"/>
          <w:tab w:val="right" w:leader="dot" w:pos="8296"/>
        </w:tabs>
        <w:ind w:left="840"/>
        <w:rPr>
          <w:rFonts w:asciiTheme="minorHAnsi" w:eastAsiaTheme="minorEastAsia" w:hAnsiTheme="minorHAnsi"/>
          <w:noProof/>
        </w:rPr>
      </w:pPr>
      <w:hyperlink w:anchor="_Toc134283118" w:history="1">
        <w:r w:rsidR="00AF7279" w:rsidRPr="00254EF2">
          <w:rPr>
            <w:rStyle w:val="af4"/>
            <w:noProof/>
          </w:rPr>
          <w:t>3.2.3</w:t>
        </w:r>
        <w:r w:rsidR="00AF7279">
          <w:rPr>
            <w:rFonts w:asciiTheme="minorHAnsi" w:eastAsiaTheme="minorEastAsia" w:hAnsiTheme="minorHAnsi"/>
            <w:noProof/>
          </w:rPr>
          <w:tab/>
        </w:r>
        <w:r w:rsidR="00AF7279" w:rsidRPr="00254EF2">
          <w:rPr>
            <w:rStyle w:val="af4"/>
            <w:rFonts w:hint="eastAsia"/>
            <w:noProof/>
          </w:rPr>
          <w:t>协调线程之间的合作</w:t>
        </w:r>
        <w:r w:rsidR="00AF7279">
          <w:rPr>
            <w:noProof/>
            <w:webHidden/>
          </w:rPr>
          <w:tab/>
        </w:r>
        <w:r w:rsidR="00AF7279">
          <w:rPr>
            <w:noProof/>
            <w:webHidden/>
          </w:rPr>
          <w:fldChar w:fldCharType="begin"/>
        </w:r>
        <w:r w:rsidR="00AF7279">
          <w:rPr>
            <w:noProof/>
            <w:webHidden/>
          </w:rPr>
          <w:instrText xml:space="preserve"> PAGEREF _Toc134283118 \h </w:instrText>
        </w:r>
        <w:r w:rsidR="00AF7279">
          <w:rPr>
            <w:noProof/>
            <w:webHidden/>
          </w:rPr>
        </w:r>
        <w:r w:rsidR="00AF7279">
          <w:rPr>
            <w:noProof/>
            <w:webHidden/>
          </w:rPr>
          <w:fldChar w:fldCharType="separate"/>
        </w:r>
        <w:r w:rsidR="00AF7279">
          <w:rPr>
            <w:noProof/>
            <w:webHidden/>
          </w:rPr>
          <w:t>14</w:t>
        </w:r>
        <w:r w:rsidR="00AF7279">
          <w:rPr>
            <w:noProof/>
            <w:webHidden/>
          </w:rPr>
          <w:fldChar w:fldCharType="end"/>
        </w:r>
      </w:hyperlink>
    </w:p>
    <w:p w14:paraId="7C02FE85" w14:textId="0A71A004" w:rsidR="00AF7279" w:rsidRDefault="00000000">
      <w:pPr>
        <w:pStyle w:val="TOC1"/>
        <w:tabs>
          <w:tab w:val="left" w:pos="1050"/>
          <w:tab w:val="right" w:leader="dot" w:pos="8296"/>
        </w:tabs>
        <w:rPr>
          <w:rFonts w:asciiTheme="minorHAnsi" w:eastAsiaTheme="minorEastAsia" w:hAnsiTheme="minorHAnsi"/>
          <w:b w:val="0"/>
          <w:noProof/>
          <w:sz w:val="21"/>
        </w:rPr>
      </w:pPr>
      <w:hyperlink w:anchor="_Toc134283119" w:history="1">
        <w:r w:rsidR="00AF7279" w:rsidRPr="00254EF2">
          <w:rPr>
            <w:rStyle w:val="af4"/>
            <w:rFonts w:hint="eastAsia"/>
            <w:noProof/>
          </w:rPr>
          <w:t>第</w:t>
        </w:r>
        <w:r w:rsidR="00AF7279" w:rsidRPr="00254EF2">
          <w:rPr>
            <w:rStyle w:val="af4"/>
            <w:rFonts w:hint="eastAsia"/>
            <w:noProof/>
          </w:rPr>
          <w:t>4</w:t>
        </w:r>
        <w:r w:rsidR="00AF7279" w:rsidRPr="00254EF2">
          <w:rPr>
            <w:rStyle w:val="af4"/>
            <w:rFonts w:hint="eastAsia"/>
            <w:noProof/>
          </w:rPr>
          <w:t>章</w:t>
        </w:r>
        <w:r w:rsidR="00AF7279">
          <w:rPr>
            <w:rFonts w:asciiTheme="minorHAnsi" w:eastAsiaTheme="minorEastAsia" w:hAnsiTheme="minorHAnsi"/>
            <w:b w:val="0"/>
            <w:noProof/>
            <w:sz w:val="21"/>
          </w:rPr>
          <w:tab/>
        </w:r>
        <w:r w:rsidR="00AF7279" w:rsidRPr="00254EF2">
          <w:rPr>
            <w:rStyle w:val="af4"/>
            <w:rFonts w:hint="eastAsia"/>
            <w:noProof/>
          </w:rPr>
          <w:t>基于</w:t>
        </w:r>
        <w:r w:rsidR="00AF7279" w:rsidRPr="00254EF2">
          <w:rPr>
            <w:rStyle w:val="af4"/>
            <w:noProof/>
          </w:rPr>
          <w:t>Java</w:t>
        </w:r>
        <w:r w:rsidR="00AF7279" w:rsidRPr="00254EF2">
          <w:rPr>
            <w:rStyle w:val="af4"/>
            <w:rFonts w:hint="eastAsia"/>
            <w:noProof/>
          </w:rPr>
          <w:t>的蓄水池算法实现</w:t>
        </w:r>
        <w:r w:rsidR="00AF7279">
          <w:rPr>
            <w:noProof/>
            <w:webHidden/>
          </w:rPr>
          <w:tab/>
        </w:r>
        <w:r w:rsidR="00AF7279">
          <w:rPr>
            <w:noProof/>
            <w:webHidden/>
          </w:rPr>
          <w:fldChar w:fldCharType="begin"/>
        </w:r>
        <w:r w:rsidR="00AF7279">
          <w:rPr>
            <w:noProof/>
            <w:webHidden/>
          </w:rPr>
          <w:instrText xml:space="preserve"> PAGEREF _Toc134283119 \h </w:instrText>
        </w:r>
        <w:r w:rsidR="00AF7279">
          <w:rPr>
            <w:noProof/>
            <w:webHidden/>
          </w:rPr>
        </w:r>
        <w:r w:rsidR="00AF7279">
          <w:rPr>
            <w:noProof/>
            <w:webHidden/>
          </w:rPr>
          <w:fldChar w:fldCharType="separate"/>
        </w:r>
        <w:r w:rsidR="00AF7279">
          <w:rPr>
            <w:noProof/>
            <w:webHidden/>
          </w:rPr>
          <w:t>16</w:t>
        </w:r>
        <w:r w:rsidR="00AF7279">
          <w:rPr>
            <w:noProof/>
            <w:webHidden/>
          </w:rPr>
          <w:fldChar w:fldCharType="end"/>
        </w:r>
      </w:hyperlink>
    </w:p>
    <w:p w14:paraId="19EB3186" w14:textId="7166D1B7" w:rsidR="00AF7279" w:rsidRDefault="00000000">
      <w:pPr>
        <w:pStyle w:val="TOC2"/>
        <w:tabs>
          <w:tab w:val="left" w:pos="1050"/>
          <w:tab w:val="right" w:leader="dot" w:pos="8296"/>
        </w:tabs>
        <w:ind w:left="420"/>
        <w:rPr>
          <w:rFonts w:asciiTheme="minorHAnsi" w:eastAsiaTheme="minorEastAsia" w:hAnsiTheme="minorHAnsi"/>
          <w:noProof/>
        </w:rPr>
      </w:pPr>
      <w:hyperlink w:anchor="_Toc134283120" w:history="1">
        <w:r w:rsidR="00AF7279" w:rsidRPr="00254EF2">
          <w:rPr>
            <w:rStyle w:val="af4"/>
            <w:noProof/>
          </w:rPr>
          <w:t>4.1</w:t>
        </w:r>
        <w:r w:rsidR="00AF7279">
          <w:rPr>
            <w:rFonts w:asciiTheme="minorHAnsi" w:eastAsiaTheme="minorEastAsia" w:hAnsiTheme="minorHAnsi"/>
            <w:noProof/>
          </w:rPr>
          <w:tab/>
        </w:r>
        <w:r w:rsidR="00AF7279" w:rsidRPr="00254EF2">
          <w:rPr>
            <w:rStyle w:val="af4"/>
            <w:rFonts w:hint="eastAsia"/>
            <w:noProof/>
          </w:rPr>
          <w:t>数据结构</w:t>
        </w:r>
        <w:r w:rsidR="00AF7279">
          <w:rPr>
            <w:noProof/>
            <w:webHidden/>
          </w:rPr>
          <w:tab/>
        </w:r>
        <w:r w:rsidR="00AF7279">
          <w:rPr>
            <w:noProof/>
            <w:webHidden/>
          </w:rPr>
          <w:fldChar w:fldCharType="begin"/>
        </w:r>
        <w:r w:rsidR="00AF7279">
          <w:rPr>
            <w:noProof/>
            <w:webHidden/>
          </w:rPr>
          <w:instrText xml:space="preserve"> PAGEREF _Toc134283120 \h </w:instrText>
        </w:r>
        <w:r w:rsidR="00AF7279">
          <w:rPr>
            <w:noProof/>
            <w:webHidden/>
          </w:rPr>
        </w:r>
        <w:r w:rsidR="00AF7279">
          <w:rPr>
            <w:noProof/>
            <w:webHidden/>
          </w:rPr>
          <w:fldChar w:fldCharType="separate"/>
        </w:r>
        <w:r w:rsidR="00AF7279">
          <w:rPr>
            <w:noProof/>
            <w:webHidden/>
          </w:rPr>
          <w:t>16</w:t>
        </w:r>
        <w:r w:rsidR="00AF7279">
          <w:rPr>
            <w:noProof/>
            <w:webHidden/>
          </w:rPr>
          <w:fldChar w:fldCharType="end"/>
        </w:r>
      </w:hyperlink>
    </w:p>
    <w:p w14:paraId="6ED7A93C" w14:textId="0E63BBDC" w:rsidR="00AF7279" w:rsidRDefault="00000000">
      <w:pPr>
        <w:pStyle w:val="TOC2"/>
        <w:tabs>
          <w:tab w:val="left" w:pos="1050"/>
          <w:tab w:val="right" w:leader="dot" w:pos="8296"/>
        </w:tabs>
        <w:ind w:left="420"/>
        <w:rPr>
          <w:rFonts w:asciiTheme="minorHAnsi" w:eastAsiaTheme="minorEastAsia" w:hAnsiTheme="minorHAnsi"/>
          <w:noProof/>
        </w:rPr>
      </w:pPr>
      <w:hyperlink w:anchor="_Toc134283121" w:history="1">
        <w:r w:rsidR="00AF7279" w:rsidRPr="00254EF2">
          <w:rPr>
            <w:rStyle w:val="af4"/>
            <w:noProof/>
          </w:rPr>
          <w:t>4.2</w:t>
        </w:r>
        <w:r w:rsidR="00AF7279">
          <w:rPr>
            <w:rFonts w:asciiTheme="minorHAnsi" w:eastAsiaTheme="minorEastAsia" w:hAnsiTheme="minorHAnsi"/>
            <w:noProof/>
          </w:rPr>
          <w:tab/>
        </w:r>
        <w:r w:rsidR="00AF7279" w:rsidRPr="00254EF2">
          <w:rPr>
            <w:rStyle w:val="af4"/>
            <w:rFonts w:hint="eastAsia"/>
            <w:noProof/>
          </w:rPr>
          <w:t>算法实现</w:t>
        </w:r>
        <w:r w:rsidR="00AF7279">
          <w:rPr>
            <w:noProof/>
            <w:webHidden/>
          </w:rPr>
          <w:tab/>
        </w:r>
        <w:r w:rsidR="00AF7279">
          <w:rPr>
            <w:noProof/>
            <w:webHidden/>
          </w:rPr>
          <w:fldChar w:fldCharType="begin"/>
        </w:r>
        <w:r w:rsidR="00AF7279">
          <w:rPr>
            <w:noProof/>
            <w:webHidden/>
          </w:rPr>
          <w:instrText xml:space="preserve"> PAGEREF _Toc134283121 \h </w:instrText>
        </w:r>
        <w:r w:rsidR="00AF7279">
          <w:rPr>
            <w:noProof/>
            <w:webHidden/>
          </w:rPr>
        </w:r>
        <w:r w:rsidR="00AF7279">
          <w:rPr>
            <w:noProof/>
            <w:webHidden/>
          </w:rPr>
          <w:fldChar w:fldCharType="separate"/>
        </w:r>
        <w:r w:rsidR="00AF7279">
          <w:rPr>
            <w:noProof/>
            <w:webHidden/>
          </w:rPr>
          <w:t>16</w:t>
        </w:r>
        <w:r w:rsidR="00AF7279">
          <w:rPr>
            <w:noProof/>
            <w:webHidden/>
          </w:rPr>
          <w:fldChar w:fldCharType="end"/>
        </w:r>
      </w:hyperlink>
    </w:p>
    <w:p w14:paraId="62844E8B" w14:textId="34FEE35C" w:rsidR="00AF7279" w:rsidRDefault="00000000">
      <w:pPr>
        <w:pStyle w:val="TOC3"/>
        <w:tabs>
          <w:tab w:val="left" w:pos="1680"/>
          <w:tab w:val="right" w:leader="dot" w:pos="8296"/>
        </w:tabs>
        <w:ind w:left="840"/>
        <w:rPr>
          <w:rFonts w:asciiTheme="minorHAnsi" w:eastAsiaTheme="minorEastAsia" w:hAnsiTheme="minorHAnsi"/>
          <w:noProof/>
        </w:rPr>
      </w:pPr>
      <w:hyperlink w:anchor="_Toc134283122" w:history="1">
        <w:r w:rsidR="00AF7279" w:rsidRPr="00254EF2">
          <w:rPr>
            <w:rStyle w:val="af4"/>
            <w:noProof/>
          </w:rPr>
          <w:t>4.2.1</w:t>
        </w:r>
        <w:r w:rsidR="00AF7279">
          <w:rPr>
            <w:rFonts w:asciiTheme="minorHAnsi" w:eastAsiaTheme="minorEastAsia" w:hAnsiTheme="minorHAnsi"/>
            <w:noProof/>
          </w:rPr>
          <w:tab/>
        </w:r>
        <w:r w:rsidR="00AF7279" w:rsidRPr="00254EF2">
          <w:rPr>
            <w:rStyle w:val="af4"/>
            <w:rFonts w:hint="eastAsia"/>
            <w:noProof/>
          </w:rPr>
          <w:t>传递取样结果</w:t>
        </w:r>
        <w:r w:rsidR="00AF7279">
          <w:rPr>
            <w:noProof/>
            <w:webHidden/>
          </w:rPr>
          <w:tab/>
        </w:r>
        <w:r w:rsidR="00AF7279">
          <w:rPr>
            <w:noProof/>
            <w:webHidden/>
          </w:rPr>
          <w:fldChar w:fldCharType="begin"/>
        </w:r>
        <w:r w:rsidR="00AF7279">
          <w:rPr>
            <w:noProof/>
            <w:webHidden/>
          </w:rPr>
          <w:instrText xml:space="preserve"> PAGEREF _Toc134283122 \h </w:instrText>
        </w:r>
        <w:r w:rsidR="00AF7279">
          <w:rPr>
            <w:noProof/>
            <w:webHidden/>
          </w:rPr>
        </w:r>
        <w:r w:rsidR="00AF7279">
          <w:rPr>
            <w:noProof/>
            <w:webHidden/>
          </w:rPr>
          <w:fldChar w:fldCharType="separate"/>
        </w:r>
        <w:r w:rsidR="00AF7279">
          <w:rPr>
            <w:noProof/>
            <w:webHidden/>
          </w:rPr>
          <w:t>16</w:t>
        </w:r>
        <w:r w:rsidR="00AF7279">
          <w:rPr>
            <w:noProof/>
            <w:webHidden/>
          </w:rPr>
          <w:fldChar w:fldCharType="end"/>
        </w:r>
      </w:hyperlink>
    </w:p>
    <w:p w14:paraId="08C60C22" w14:textId="1608E97E" w:rsidR="00AF7279" w:rsidRDefault="00000000">
      <w:pPr>
        <w:pStyle w:val="TOC3"/>
        <w:tabs>
          <w:tab w:val="left" w:pos="1680"/>
          <w:tab w:val="right" w:leader="dot" w:pos="8296"/>
        </w:tabs>
        <w:ind w:left="840"/>
        <w:rPr>
          <w:rFonts w:asciiTheme="minorHAnsi" w:eastAsiaTheme="minorEastAsia" w:hAnsiTheme="minorHAnsi"/>
          <w:noProof/>
        </w:rPr>
      </w:pPr>
      <w:hyperlink w:anchor="_Toc134283123" w:history="1">
        <w:r w:rsidR="00AF7279" w:rsidRPr="00254EF2">
          <w:rPr>
            <w:rStyle w:val="af4"/>
            <w:noProof/>
          </w:rPr>
          <w:t>4.2.2</w:t>
        </w:r>
        <w:r w:rsidR="00AF7279">
          <w:rPr>
            <w:rFonts w:asciiTheme="minorHAnsi" w:eastAsiaTheme="minorEastAsia" w:hAnsiTheme="minorHAnsi"/>
            <w:noProof/>
          </w:rPr>
          <w:tab/>
        </w:r>
        <w:r w:rsidR="00AF7279" w:rsidRPr="00254EF2">
          <w:rPr>
            <w:rStyle w:val="af4"/>
            <w:rFonts w:hint="eastAsia"/>
            <w:noProof/>
          </w:rPr>
          <w:t>协调合并线程</w:t>
        </w:r>
        <w:r w:rsidR="00AF7279">
          <w:rPr>
            <w:noProof/>
            <w:webHidden/>
          </w:rPr>
          <w:tab/>
        </w:r>
        <w:r w:rsidR="00AF7279">
          <w:rPr>
            <w:noProof/>
            <w:webHidden/>
          </w:rPr>
          <w:fldChar w:fldCharType="begin"/>
        </w:r>
        <w:r w:rsidR="00AF7279">
          <w:rPr>
            <w:noProof/>
            <w:webHidden/>
          </w:rPr>
          <w:instrText xml:space="preserve"> PAGEREF _Toc134283123 \h </w:instrText>
        </w:r>
        <w:r w:rsidR="00AF7279">
          <w:rPr>
            <w:noProof/>
            <w:webHidden/>
          </w:rPr>
        </w:r>
        <w:r w:rsidR="00AF7279">
          <w:rPr>
            <w:noProof/>
            <w:webHidden/>
          </w:rPr>
          <w:fldChar w:fldCharType="separate"/>
        </w:r>
        <w:r w:rsidR="00AF7279">
          <w:rPr>
            <w:noProof/>
            <w:webHidden/>
          </w:rPr>
          <w:t>17</w:t>
        </w:r>
        <w:r w:rsidR="00AF7279">
          <w:rPr>
            <w:noProof/>
            <w:webHidden/>
          </w:rPr>
          <w:fldChar w:fldCharType="end"/>
        </w:r>
      </w:hyperlink>
    </w:p>
    <w:p w14:paraId="30CC1B77" w14:textId="7BC4EADE" w:rsidR="00AF7279" w:rsidRDefault="00000000">
      <w:pPr>
        <w:pStyle w:val="TOC2"/>
        <w:tabs>
          <w:tab w:val="left" w:pos="1050"/>
          <w:tab w:val="right" w:leader="dot" w:pos="8296"/>
        </w:tabs>
        <w:ind w:left="420"/>
        <w:rPr>
          <w:rFonts w:asciiTheme="minorHAnsi" w:eastAsiaTheme="minorEastAsia" w:hAnsiTheme="minorHAnsi"/>
          <w:noProof/>
        </w:rPr>
      </w:pPr>
      <w:hyperlink w:anchor="_Toc134283124" w:history="1">
        <w:r w:rsidR="00AF7279" w:rsidRPr="00254EF2">
          <w:rPr>
            <w:rStyle w:val="af4"/>
            <w:noProof/>
          </w:rPr>
          <w:t>4.3</w:t>
        </w:r>
        <w:r w:rsidR="00AF7279">
          <w:rPr>
            <w:rFonts w:asciiTheme="minorHAnsi" w:eastAsiaTheme="minorEastAsia" w:hAnsiTheme="minorHAnsi"/>
            <w:noProof/>
          </w:rPr>
          <w:tab/>
        </w:r>
        <w:r w:rsidR="00AF7279" w:rsidRPr="00254EF2">
          <w:rPr>
            <w:rStyle w:val="af4"/>
            <w:rFonts w:hint="eastAsia"/>
            <w:noProof/>
          </w:rPr>
          <w:t>代码组织</w:t>
        </w:r>
        <w:r w:rsidR="00AF7279">
          <w:rPr>
            <w:noProof/>
            <w:webHidden/>
          </w:rPr>
          <w:tab/>
        </w:r>
        <w:r w:rsidR="00AF7279">
          <w:rPr>
            <w:noProof/>
            <w:webHidden/>
          </w:rPr>
          <w:fldChar w:fldCharType="begin"/>
        </w:r>
        <w:r w:rsidR="00AF7279">
          <w:rPr>
            <w:noProof/>
            <w:webHidden/>
          </w:rPr>
          <w:instrText xml:space="preserve"> PAGEREF _Toc134283124 \h </w:instrText>
        </w:r>
        <w:r w:rsidR="00AF7279">
          <w:rPr>
            <w:noProof/>
            <w:webHidden/>
          </w:rPr>
        </w:r>
        <w:r w:rsidR="00AF7279">
          <w:rPr>
            <w:noProof/>
            <w:webHidden/>
          </w:rPr>
          <w:fldChar w:fldCharType="separate"/>
        </w:r>
        <w:r w:rsidR="00AF7279">
          <w:rPr>
            <w:noProof/>
            <w:webHidden/>
          </w:rPr>
          <w:t>20</w:t>
        </w:r>
        <w:r w:rsidR="00AF7279">
          <w:rPr>
            <w:noProof/>
            <w:webHidden/>
          </w:rPr>
          <w:fldChar w:fldCharType="end"/>
        </w:r>
      </w:hyperlink>
    </w:p>
    <w:p w14:paraId="21467707" w14:textId="1B63CC0A" w:rsidR="00AF7279" w:rsidRDefault="00000000">
      <w:pPr>
        <w:pStyle w:val="TOC3"/>
        <w:tabs>
          <w:tab w:val="left" w:pos="1680"/>
          <w:tab w:val="right" w:leader="dot" w:pos="8296"/>
        </w:tabs>
        <w:ind w:left="840"/>
        <w:rPr>
          <w:rFonts w:asciiTheme="minorHAnsi" w:eastAsiaTheme="minorEastAsia" w:hAnsiTheme="minorHAnsi"/>
          <w:noProof/>
        </w:rPr>
      </w:pPr>
      <w:hyperlink w:anchor="_Toc134283125" w:history="1">
        <w:r w:rsidR="00AF7279" w:rsidRPr="00254EF2">
          <w:rPr>
            <w:rStyle w:val="af4"/>
            <w:noProof/>
          </w:rPr>
          <w:t>4.3.1</w:t>
        </w:r>
        <w:r w:rsidR="00AF7279">
          <w:rPr>
            <w:rFonts w:asciiTheme="minorHAnsi" w:eastAsiaTheme="minorEastAsia" w:hAnsiTheme="minorHAnsi"/>
            <w:noProof/>
          </w:rPr>
          <w:tab/>
        </w:r>
        <w:r w:rsidR="00AF7279" w:rsidRPr="00254EF2">
          <w:rPr>
            <w:rStyle w:val="af4"/>
            <w:noProof/>
          </w:rPr>
          <w:t>SimpleReservoir&lt;T&gt;</w:t>
        </w:r>
        <w:r w:rsidR="00AF7279" w:rsidRPr="00254EF2">
          <w:rPr>
            <w:rStyle w:val="af4"/>
            <w:rFonts w:hint="eastAsia"/>
            <w:noProof/>
          </w:rPr>
          <w:t>类</w:t>
        </w:r>
        <w:r w:rsidR="00AF7279">
          <w:rPr>
            <w:noProof/>
            <w:webHidden/>
          </w:rPr>
          <w:tab/>
        </w:r>
        <w:r w:rsidR="00AF7279">
          <w:rPr>
            <w:noProof/>
            <w:webHidden/>
          </w:rPr>
          <w:fldChar w:fldCharType="begin"/>
        </w:r>
        <w:r w:rsidR="00AF7279">
          <w:rPr>
            <w:noProof/>
            <w:webHidden/>
          </w:rPr>
          <w:instrText xml:space="preserve"> PAGEREF _Toc134283125 \h </w:instrText>
        </w:r>
        <w:r w:rsidR="00AF7279">
          <w:rPr>
            <w:noProof/>
            <w:webHidden/>
          </w:rPr>
        </w:r>
        <w:r w:rsidR="00AF7279">
          <w:rPr>
            <w:noProof/>
            <w:webHidden/>
          </w:rPr>
          <w:fldChar w:fldCharType="separate"/>
        </w:r>
        <w:r w:rsidR="00AF7279">
          <w:rPr>
            <w:noProof/>
            <w:webHidden/>
          </w:rPr>
          <w:t>20</w:t>
        </w:r>
        <w:r w:rsidR="00AF7279">
          <w:rPr>
            <w:noProof/>
            <w:webHidden/>
          </w:rPr>
          <w:fldChar w:fldCharType="end"/>
        </w:r>
      </w:hyperlink>
    </w:p>
    <w:p w14:paraId="2751165F" w14:textId="60AA4EF4" w:rsidR="00AF7279" w:rsidRDefault="00000000">
      <w:pPr>
        <w:pStyle w:val="TOC3"/>
        <w:tabs>
          <w:tab w:val="left" w:pos="1680"/>
          <w:tab w:val="right" w:leader="dot" w:pos="8296"/>
        </w:tabs>
        <w:ind w:left="840"/>
        <w:rPr>
          <w:rFonts w:asciiTheme="minorHAnsi" w:eastAsiaTheme="minorEastAsia" w:hAnsiTheme="minorHAnsi"/>
          <w:noProof/>
        </w:rPr>
      </w:pPr>
      <w:hyperlink w:anchor="_Toc134283126" w:history="1">
        <w:r w:rsidR="00AF7279" w:rsidRPr="00254EF2">
          <w:rPr>
            <w:rStyle w:val="af4"/>
            <w:noProof/>
          </w:rPr>
          <w:t>4.3.2</w:t>
        </w:r>
        <w:r w:rsidR="00AF7279">
          <w:rPr>
            <w:rFonts w:asciiTheme="minorHAnsi" w:eastAsiaTheme="minorEastAsia" w:hAnsiTheme="minorHAnsi"/>
            <w:noProof/>
          </w:rPr>
          <w:tab/>
        </w:r>
        <w:r w:rsidR="00AF7279" w:rsidRPr="00254EF2">
          <w:rPr>
            <w:rStyle w:val="af4"/>
            <w:noProof/>
          </w:rPr>
          <w:t>SampleResult&lt;T&gt;</w:t>
        </w:r>
        <w:r w:rsidR="00AF7279" w:rsidRPr="00254EF2">
          <w:rPr>
            <w:rStyle w:val="af4"/>
            <w:rFonts w:hint="eastAsia"/>
            <w:noProof/>
          </w:rPr>
          <w:t>类</w:t>
        </w:r>
        <w:r w:rsidR="00AF7279">
          <w:rPr>
            <w:noProof/>
            <w:webHidden/>
          </w:rPr>
          <w:tab/>
        </w:r>
        <w:r w:rsidR="00AF7279">
          <w:rPr>
            <w:noProof/>
            <w:webHidden/>
          </w:rPr>
          <w:fldChar w:fldCharType="begin"/>
        </w:r>
        <w:r w:rsidR="00AF7279">
          <w:rPr>
            <w:noProof/>
            <w:webHidden/>
          </w:rPr>
          <w:instrText xml:space="preserve"> PAGEREF _Toc134283126 \h </w:instrText>
        </w:r>
        <w:r w:rsidR="00AF7279">
          <w:rPr>
            <w:noProof/>
            <w:webHidden/>
          </w:rPr>
        </w:r>
        <w:r w:rsidR="00AF7279">
          <w:rPr>
            <w:noProof/>
            <w:webHidden/>
          </w:rPr>
          <w:fldChar w:fldCharType="separate"/>
        </w:r>
        <w:r w:rsidR="00AF7279">
          <w:rPr>
            <w:noProof/>
            <w:webHidden/>
          </w:rPr>
          <w:t>21</w:t>
        </w:r>
        <w:r w:rsidR="00AF7279">
          <w:rPr>
            <w:noProof/>
            <w:webHidden/>
          </w:rPr>
          <w:fldChar w:fldCharType="end"/>
        </w:r>
      </w:hyperlink>
    </w:p>
    <w:p w14:paraId="6CD3F148" w14:textId="7CA81983" w:rsidR="00AF7279" w:rsidRDefault="00000000">
      <w:pPr>
        <w:pStyle w:val="TOC3"/>
        <w:tabs>
          <w:tab w:val="left" w:pos="1680"/>
          <w:tab w:val="right" w:leader="dot" w:pos="8296"/>
        </w:tabs>
        <w:ind w:left="840"/>
        <w:rPr>
          <w:rFonts w:asciiTheme="minorHAnsi" w:eastAsiaTheme="minorEastAsia" w:hAnsiTheme="minorHAnsi"/>
          <w:noProof/>
        </w:rPr>
      </w:pPr>
      <w:hyperlink w:anchor="_Toc134283127" w:history="1">
        <w:r w:rsidR="00AF7279" w:rsidRPr="00254EF2">
          <w:rPr>
            <w:rStyle w:val="af4"/>
            <w:noProof/>
          </w:rPr>
          <w:t>4.3.3</w:t>
        </w:r>
        <w:r w:rsidR="00AF7279">
          <w:rPr>
            <w:rFonts w:asciiTheme="minorHAnsi" w:eastAsiaTheme="minorEastAsia" w:hAnsiTheme="minorHAnsi"/>
            <w:noProof/>
          </w:rPr>
          <w:tab/>
        </w:r>
        <w:r w:rsidR="00AF7279" w:rsidRPr="00254EF2">
          <w:rPr>
            <w:rStyle w:val="af4"/>
            <w:noProof/>
          </w:rPr>
          <w:t>SamplerHandle&lt;T&gt;</w:t>
        </w:r>
        <w:r w:rsidR="00AF7279" w:rsidRPr="00254EF2">
          <w:rPr>
            <w:rStyle w:val="af4"/>
            <w:rFonts w:hint="eastAsia"/>
            <w:noProof/>
          </w:rPr>
          <w:t>类</w:t>
        </w:r>
        <w:r w:rsidR="00AF7279">
          <w:rPr>
            <w:noProof/>
            <w:webHidden/>
          </w:rPr>
          <w:tab/>
        </w:r>
        <w:r w:rsidR="00AF7279">
          <w:rPr>
            <w:noProof/>
            <w:webHidden/>
          </w:rPr>
          <w:fldChar w:fldCharType="begin"/>
        </w:r>
        <w:r w:rsidR="00AF7279">
          <w:rPr>
            <w:noProof/>
            <w:webHidden/>
          </w:rPr>
          <w:instrText xml:space="preserve"> PAGEREF _Toc134283127 \h </w:instrText>
        </w:r>
        <w:r w:rsidR="00AF7279">
          <w:rPr>
            <w:noProof/>
            <w:webHidden/>
          </w:rPr>
        </w:r>
        <w:r w:rsidR="00AF7279">
          <w:rPr>
            <w:noProof/>
            <w:webHidden/>
          </w:rPr>
          <w:fldChar w:fldCharType="separate"/>
        </w:r>
        <w:r w:rsidR="00AF7279">
          <w:rPr>
            <w:noProof/>
            <w:webHidden/>
          </w:rPr>
          <w:t>21</w:t>
        </w:r>
        <w:r w:rsidR="00AF7279">
          <w:rPr>
            <w:noProof/>
            <w:webHidden/>
          </w:rPr>
          <w:fldChar w:fldCharType="end"/>
        </w:r>
      </w:hyperlink>
    </w:p>
    <w:p w14:paraId="19DC4EE5" w14:textId="56FAF9DA" w:rsidR="00AF7279" w:rsidRDefault="00000000">
      <w:pPr>
        <w:pStyle w:val="TOC3"/>
        <w:tabs>
          <w:tab w:val="left" w:pos="1680"/>
          <w:tab w:val="right" w:leader="dot" w:pos="8296"/>
        </w:tabs>
        <w:ind w:left="840"/>
        <w:rPr>
          <w:rFonts w:asciiTheme="minorHAnsi" w:eastAsiaTheme="minorEastAsia" w:hAnsiTheme="minorHAnsi"/>
          <w:noProof/>
        </w:rPr>
      </w:pPr>
      <w:hyperlink w:anchor="_Toc134283128" w:history="1">
        <w:r w:rsidR="00AF7279" w:rsidRPr="00254EF2">
          <w:rPr>
            <w:rStyle w:val="af4"/>
            <w:noProof/>
          </w:rPr>
          <w:t>4.3.4</w:t>
        </w:r>
        <w:r w:rsidR="00AF7279">
          <w:rPr>
            <w:rFonts w:asciiTheme="minorHAnsi" w:eastAsiaTheme="minorEastAsia" w:hAnsiTheme="minorHAnsi"/>
            <w:noProof/>
          </w:rPr>
          <w:tab/>
        </w:r>
        <w:r w:rsidR="00AF7279" w:rsidRPr="00254EF2">
          <w:rPr>
            <w:rStyle w:val="af4"/>
            <w:noProof/>
          </w:rPr>
          <w:t>ParallelReservoir&lt;T&gt;</w:t>
        </w:r>
        <w:r w:rsidR="00AF7279" w:rsidRPr="00254EF2">
          <w:rPr>
            <w:rStyle w:val="af4"/>
            <w:rFonts w:hint="eastAsia"/>
            <w:noProof/>
          </w:rPr>
          <w:t>类</w:t>
        </w:r>
        <w:r w:rsidR="00AF7279">
          <w:rPr>
            <w:noProof/>
            <w:webHidden/>
          </w:rPr>
          <w:tab/>
        </w:r>
        <w:r w:rsidR="00AF7279">
          <w:rPr>
            <w:noProof/>
            <w:webHidden/>
          </w:rPr>
          <w:fldChar w:fldCharType="begin"/>
        </w:r>
        <w:r w:rsidR="00AF7279">
          <w:rPr>
            <w:noProof/>
            <w:webHidden/>
          </w:rPr>
          <w:instrText xml:space="preserve"> PAGEREF _Toc134283128 \h </w:instrText>
        </w:r>
        <w:r w:rsidR="00AF7279">
          <w:rPr>
            <w:noProof/>
            <w:webHidden/>
          </w:rPr>
        </w:r>
        <w:r w:rsidR="00AF7279">
          <w:rPr>
            <w:noProof/>
            <w:webHidden/>
          </w:rPr>
          <w:fldChar w:fldCharType="separate"/>
        </w:r>
        <w:r w:rsidR="00AF7279">
          <w:rPr>
            <w:noProof/>
            <w:webHidden/>
          </w:rPr>
          <w:t>21</w:t>
        </w:r>
        <w:r w:rsidR="00AF7279">
          <w:rPr>
            <w:noProof/>
            <w:webHidden/>
          </w:rPr>
          <w:fldChar w:fldCharType="end"/>
        </w:r>
      </w:hyperlink>
    </w:p>
    <w:p w14:paraId="33CB64DC" w14:textId="2E9A9DDF" w:rsidR="00AF7279" w:rsidRDefault="00000000">
      <w:pPr>
        <w:pStyle w:val="TOC1"/>
        <w:tabs>
          <w:tab w:val="left" w:pos="1050"/>
          <w:tab w:val="right" w:leader="dot" w:pos="8296"/>
        </w:tabs>
        <w:rPr>
          <w:rFonts w:asciiTheme="minorHAnsi" w:eastAsiaTheme="minorEastAsia" w:hAnsiTheme="minorHAnsi"/>
          <w:b w:val="0"/>
          <w:noProof/>
          <w:sz w:val="21"/>
        </w:rPr>
      </w:pPr>
      <w:hyperlink w:anchor="_Toc134283129" w:history="1">
        <w:r w:rsidR="00AF7279" w:rsidRPr="00254EF2">
          <w:rPr>
            <w:rStyle w:val="af4"/>
            <w:rFonts w:hint="eastAsia"/>
            <w:noProof/>
          </w:rPr>
          <w:t>第</w:t>
        </w:r>
        <w:r w:rsidR="00AF7279" w:rsidRPr="00254EF2">
          <w:rPr>
            <w:rStyle w:val="af4"/>
            <w:rFonts w:hint="eastAsia"/>
            <w:noProof/>
          </w:rPr>
          <w:t>5</w:t>
        </w:r>
        <w:r w:rsidR="00AF7279" w:rsidRPr="00254EF2">
          <w:rPr>
            <w:rStyle w:val="af4"/>
            <w:rFonts w:hint="eastAsia"/>
            <w:noProof/>
          </w:rPr>
          <w:t>章</w:t>
        </w:r>
        <w:r w:rsidR="00AF7279">
          <w:rPr>
            <w:rFonts w:asciiTheme="minorHAnsi" w:eastAsiaTheme="minorEastAsia" w:hAnsiTheme="minorHAnsi"/>
            <w:b w:val="0"/>
            <w:noProof/>
            <w:sz w:val="21"/>
          </w:rPr>
          <w:tab/>
        </w:r>
        <w:r w:rsidR="00AF7279" w:rsidRPr="00254EF2">
          <w:rPr>
            <w:rStyle w:val="af4"/>
            <w:rFonts w:hint="eastAsia"/>
            <w:noProof/>
          </w:rPr>
          <w:t>基于</w:t>
        </w:r>
        <w:r w:rsidR="00AF7279" w:rsidRPr="00254EF2">
          <w:rPr>
            <w:rStyle w:val="af4"/>
            <w:noProof/>
          </w:rPr>
          <w:t>Rust</w:t>
        </w:r>
        <w:r w:rsidR="00AF7279" w:rsidRPr="00254EF2">
          <w:rPr>
            <w:rStyle w:val="af4"/>
            <w:rFonts w:hint="eastAsia"/>
            <w:noProof/>
          </w:rPr>
          <w:t>的蓄水池算法实现</w:t>
        </w:r>
        <w:r w:rsidR="00AF7279">
          <w:rPr>
            <w:noProof/>
            <w:webHidden/>
          </w:rPr>
          <w:tab/>
        </w:r>
        <w:r w:rsidR="00AF7279">
          <w:rPr>
            <w:noProof/>
            <w:webHidden/>
          </w:rPr>
          <w:fldChar w:fldCharType="begin"/>
        </w:r>
        <w:r w:rsidR="00AF7279">
          <w:rPr>
            <w:noProof/>
            <w:webHidden/>
          </w:rPr>
          <w:instrText xml:space="preserve"> PAGEREF _Toc134283129 \h </w:instrText>
        </w:r>
        <w:r w:rsidR="00AF7279">
          <w:rPr>
            <w:noProof/>
            <w:webHidden/>
          </w:rPr>
        </w:r>
        <w:r w:rsidR="00AF7279">
          <w:rPr>
            <w:noProof/>
            <w:webHidden/>
          </w:rPr>
          <w:fldChar w:fldCharType="separate"/>
        </w:r>
        <w:r w:rsidR="00AF7279">
          <w:rPr>
            <w:noProof/>
            <w:webHidden/>
          </w:rPr>
          <w:t>24</w:t>
        </w:r>
        <w:r w:rsidR="00AF7279">
          <w:rPr>
            <w:noProof/>
            <w:webHidden/>
          </w:rPr>
          <w:fldChar w:fldCharType="end"/>
        </w:r>
      </w:hyperlink>
    </w:p>
    <w:p w14:paraId="1CE91235" w14:textId="39432E2D" w:rsidR="00AF7279" w:rsidRDefault="00000000">
      <w:pPr>
        <w:pStyle w:val="TOC2"/>
        <w:tabs>
          <w:tab w:val="left" w:pos="1050"/>
          <w:tab w:val="right" w:leader="dot" w:pos="8296"/>
        </w:tabs>
        <w:ind w:left="420"/>
        <w:rPr>
          <w:rFonts w:asciiTheme="minorHAnsi" w:eastAsiaTheme="minorEastAsia" w:hAnsiTheme="minorHAnsi"/>
          <w:noProof/>
        </w:rPr>
      </w:pPr>
      <w:hyperlink w:anchor="_Toc134283130" w:history="1">
        <w:r w:rsidR="00AF7279" w:rsidRPr="00254EF2">
          <w:rPr>
            <w:rStyle w:val="af4"/>
            <w:noProof/>
          </w:rPr>
          <w:t>5.1</w:t>
        </w:r>
        <w:r w:rsidR="00AF7279">
          <w:rPr>
            <w:rFonts w:asciiTheme="minorHAnsi" w:eastAsiaTheme="minorEastAsia" w:hAnsiTheme="minorHAnsi"/>
            <w:noProof/>
          </w:rPr>
          <w:tab/>
        </w:r>
        <w:r w:rsidR="00AF7279" w:rsidRPr="00254EF2">
          <w:rPr>
            <w:rStyle w:val="af4"/>
            <w:rFonts w:hint="eastAsia"/>
            <w:noProof/>
          </w:rPr>
          <w:t>数据结构</w:t>
        </w:r>
        <w:r w:rsidR="00AF7279">
          <w:rPr>
            <w:noProof/>
            <w:webHidden/>
          </w:rPr>
          <w:tab/>
        </w:r>
        <w:r w:rsidR="00AF7279">
          <w:rPr>
            <w:noProof/>
            <w:webHidden/>
          </w:rPr>
          <w:fldChar w:fldCharType="begin"/>
        </w:r>
        <w:r w:rsidR="00AF7279">
          <w:rPr>
            <w:noProof/>
            <w:webHidden/>
          </w:rPr>
          <w:instrText xml:space="preserve"> PAGEREF _Toc134283130 \h </w:instrText>
        </w:r>
        <w:r w:rsidR="00AF7279">
          <w:rPr>
            <w:noProof/>
            <w:webHidden/>
          </w:rPr>
        </w:r>
        <w:r w:rsidR="00AF7279">
          <w:rPr>
            <w:noProof/>
            <w:webHidden/>
          </w:rPr>
          <w:fldChar w:fldCharType="separate"/>
        </w:r>
        <w:r w:rsidR="00AF7279">
          <w:rPr>
            <w:noProof/>
            <w:webHidden/>
          </w:rPr>
          <w:t>24</w:t>
        </w:r>
        <w:r w:rsidR="00AF7279">
          <w:rPr>
            <w:noProof/>
            <w:webHidden/>
          </w:rPr>
          <w:fldChar w:fldCharType="end"/>
        </w:r>
      </w:hyperlink>
    </w:p>
    <w:p w14:paraId="346C3D44" w14:textId="7C7A4E80" w:rsidR="00AF7279" w:rsidRDefault="00000000">
      <w:pPr>
        <w:pStyle w:val="TOC2"/>
        <w:tabs>
          <w:tab w:val="left" w:pos="1050"/>
          <w:tab w:val="right" w:leader="dot" w:pos="8296"/>
        </w:tabs>
        <w:ind w:left="420"/>
        <w:rPr>
          <w:rFonts w:asciiTheme="minorHAnsi" w:eastAsiaTheme="minorEastAsia" w:hAnsiTheme="minorHAnsi"/>
          <w:noProof/>
        </w:rPr>
      </w:pPr>
      <w:hyperlink w:anchor="_Toc134283131" w:history="1">
        <w:r w:rsidR="00AF7279" w:rsidRPr="00254EF2">
          <w:rPr>
            <w:rStyle w:val="af4"/>
            <w:noProof/>
          </w:rPr>
          <w:t>5.2</w:t>
        </w:r>
        <w:r w:rsidR="00AF7279">
          <w:rPr>
            <w:rFonts w:asciiTheme="minorHAnsi" w:eastAsiaTheme="minorEastAsia" w:hAnsiTheme="minorHAnsi"/>
            <w:noProof/>
          </w:rPr>
          <w:tab/>
        </w:r>
        <w:r w:rsidR="00AF7279" w:rsidRPr="00254EF2">
          <w:rPr>
            <w:rStyle w:val="af4"/>
            <w:rFonts w:hint="eastAsia"/>
            <w:noProof/>
          </w:rPr>
          <w:t>算法实现</w:t>
        </w:r>
        <w:r w:rsidR="00AF7279">
          <w:rPr>
            <w:noProof/>
            <w:webHidden/>
          </w:rPr>
          <w:tab/>
        </w:r>
        <w:r w:rsidR="00AF7279">
          <w:rPr>
            <w:noProof/>
            <w:webHidden/>
          </w:rPr>
          <w:fldChar w:fldCharType="begin"/>
        </w:r>
        <w:r w:rsidR="00AF7279">
          <w:rPr>
            <w:noProof/>
            <w:webHidden/>
          </w:rPr>
          <w:instrText xml:space="preserve"> PAGEREF _Toc134283131 \h </w:instrText>
        </w:r>
        <w:r w:rsidR="00AF7279">
          <w:rPr>
            <w:noProof/>
            <w:webHidden/>
          </w:rPr>
        </w:r>
        <w:r w:rsidR="00AF7279">
          <w:rPr>
            <w:noProof/>
            <w:webHidden/>
          </w:rPr>
          <w:fldChar w:fldCharType="separate"/>
        </w:r>
        <w:r w:rsidR="00AF7279">
          <w:rPr>
            <w:noProof/>
            <w:webHidden/>
          </w:rPr>
          <w:t>24</w:t>
        </w:r>
        <w:r w:rsidR="00AF7279">
          <w:rPr>
            <w:noProof/>
            <w:webHidden/>
          </w:rPr>
          <w:fldChar w:fldCharType="end"/>
        </w:r>
      </w:hyperlink>
    </w:p>
    <w:p w14:paraId="37773484" w14:textId="6B2F45AA" w:rsidR="00AF7279" w:rsidRDefault="00000000">
      <w:pPr>
        <w:pStyle w:val="TOC3"/>
        <w:tabs>
          <w:tab w:val="left" w:pos="1680"/>
          <w:tab w:val="right" w:leader="dot" w:pos="8296"/>
        </w:tabs>
        <w:ind w:left="840"/>
        <w:rPr>
          <w:rFonts w:asciiTheme="minorHAnsi" w:eastAsiaTheme="minorEastAsia" w:hAnsiTheme="minorHAnsi"/>
          <w:noProof/>
        </w:rPr>
      </w:pPr>
      <w:hyperlink w:anchor="_Toc134283132" w:history="1">
        <w:r w:rsidR="00AF7279" w:rsidRPr="00254EF2">
          <w:rPr>
            <w:rStyle w:val="af4"/>
            <w:noProof/>
          </w:rPr>
          <w:t>5.2.1</w:t>
        </w:r>
        <w:r w:rsidR="00AF7279">
          <w:rPr>
            <w:rFonts w:asciiTheme="minorHAnsi" w:eastAsiaTheme="minorEastAsia" w:hAnsiTheme="minorHAnsi"/>
            <w:noProof/>
          </w:rPr>
          <w:tab/>
        </w:r>
        <w:r w:rsidR="00AF7279" w:rsidRPr="00254EF2">
          <w:rPr>
            <w:rStyle w:val="af4"/>
            <w:rFonts w:hint="eastAsia"/>
            <w:noProof/>
          </w:rPr>
          <w:t>传递取样结果</w:t>
        </w:r>
        <w:r w:rsidR="00AF7279">
          <w:rPr>
            <w:noProof/>
            <w:webHidden/>
          </w:rPr>
          <w:tab/>
        </w:r>
        <w:r w:rsidR="00AF7279">
          <w:rPr>
            <w:noProof/>
            <w:webHidden/>
          </w:rPr>
          <w:fldChar w:fldCharType="begin"/>
        </w:r>
        <w:r w:rsidR="00AF7279">
          <w:rPr>
            <w:noProof/>
            <w:webHidden/>
          </w:rPr>
          <w:instrText xml:space="preserve"> PAGEREF _Toc134283132 \h </w:instrText>
        </w:r>
        <w:r w:rsidR="00AF7279">
          <w:rPr>
            <w:noProof/>
            <w:webHidden/>
          </w:rPr>
        </w:r>
        <w:r w:rsidR="00AF7279">
          <w:rPr>
            <w:noProof/>
            <w:webHidden/>
          </w:rPr>
          <w:fldChar w:fldCharType="separate"/>
        </w:r>
        <w:r w:rsidR="00AF7279">
          <w:rPr>
            <w:noProof/>
            <w:webHidden/>
          </w:rPr>
          <w:t>24</w:t>
        </w:r>
        <w:r w:rsidR="00AF7279">
          <w:rPr>
            <w:noProof/>
            <w:webHidden/>
          </w:rPr>
          <w:fldChar w:fldCharType="end"/>
        </w:r>
      </w:hyperlink>
    </w:p>
    <w:p w14:paraId="73268B7C" w14:textId="1A5027E9" w:rsidR="00AF7279" w:rsidRDefault="00000000">
      <w:pPr>
        <w:pStyle w:val="TOC3"/>
        <w:tabs>
          <w:tab w:val="left" w:pos="1680"/>
          <w:tab w:val="right" w:leader="dot" w:pos="8296"/>
        </w:tabs>
        <w:ind w:left="840"/>
        <w:rPr>
          <w:rFonts w:asciiTheme="minorHAnsi" w:eastAsiaTheme="minorEastAsia" w:hAnsiTheme="minorHAnsi"/>
          <w:noProof/>
        </w:rPr>
      </w:pPr>
      <w:hyperlink w:anchor="_Toc134283133" w:history="1">
        <w:r w:rsidR="00AF7279" w:rsidRPr="00254EF2">
          <w:rPr>
            <w:rStyle w:val="af4"/>
            <w:noProof/>
          </w:rPr>
          <w:t>5.2.2</w:t>
        </w:r>
        <w:r w:rsidR="00AF7279">
          <w:rPr>
            <w:rFonts w:asciiTheme="minorHAnsi" w:eastAsiaTheme="minorEastAsia" w:hAnsiTheme="minorHAnsi"/>
            <w:noProof/>
          </w:rPr>
          <w:tab/>
        </w:r>
        <w:r w:rsidR="00AF7279" w:rsidRPr="00254EF2">
          <w:rPr>
            <w:rStyle w:val="af4"/>
            <w:rFonts w:hint="eastAsia"/>
            <w:noProof/>
          </w:rPr>
          <w:t>协调合并线程</w:t>
        </w:r>
        <w:r w:rsidR="00AF7279">
          <w:rPr>
            <w:noProof/>
            <w:webHidden/>
          </w:rPr>
          <w:tab/>
        </w:r>
        <w:r w:rsidR="00AF7279">
          <w:rPr>
            <w:noProof/>
            <w:webHidden/>
          </w:rPr>
          <w:fldChar w:fldCharType="begin"/>
        </w:r>
        <w:r w:rsidR="00AF7279">
          <w:rPr>
            <w:noProof/>
            <w:webHidden/>
          </w:rPr>
          <w:instrText xml:space="preserve"> PAGEREF _Toc134283133 \h </w:instrText>
        </w:r>
        <w:r w:rsidR="00AF7279">
          <w:rPr>
            <w:noProof/>
            <w:webHidden/>
          </w:rPr>
        </w:r>
        <w:r w:rsidR="00AF7279">
          <w:rPr>
            <w:noProof/>
            <w:webHidden/>
          </w:rPr>
          <w:fldChar w:fldCharType="separate"/>
        </w:r>
        <w:r w:rsidR="00AF7279">
          <w:rPr>
            <w:noProof/>
            <w:webHidden/>
          </w:rPr>
          <w:t>25</w:t>
        </w:r>
        <w:r w:rsidR="00AF7279">
          <w:rPr>
            <w:noProof/>
            <w:webHidden/>
          </w:rPr>
          <w:fldChar w:fldCharType="end"/>
        </w:r>
      </w:hyperlink>
    </w:p>
    <w:p w14:paraId="28C20497" w14:textId="5B8C1B2E" w:rsidR="00AF7279" w:rsidRDefault="00000000">
      <w:pPr>
        <w:pStyle w:val="TOC2"/>
        <w:tabs>
          <w:tab w:val="left" w:pos="1050"/>
          <w:tab w:val="right" w:leader="dot" w:pos="8296"/>
        </w:tabs>
        <w:ind w:left="420"/>
        <w:rPr>
          <w:rFonts w:asciiTheme="minorHAnsi" w:eastAsiaTheme="minorEastAsia" w:hAnsiTheme="minorHAnsi"/>
          <w:noProof/>
        </w:rPr>
      </w:pPr>
      <w:hyperlink w:anchor="_Toc134283134" w:history="1">
        <w:r w:rsidR="00AF7279" w:rsidRPr="00254EF2">
          <w:rPr>
            <w:rStyle w:val="af4"/>
            <w:noProof/>
          </w:rPr>
          <w:t>5.3</w:t>
        </w:r>
        <w:r w:rsidR="00AF7279">
          <w:rPr>
            <w:rFonts w:asciiTheme="minorHAnsi" w:eastAsiaTheme="minorEastAsia" w:hAnsiTheme="minorHAnsi"/>
            <w:noProof/>
          </w:rPr>
          <w:tab/>
        </w:r>
        <w:r w:rsidR="00AF7279" w:rsidRPr="00254EF2">
          <w:rPr>
            <w:rStyle w:val="af4"/>
            <w:noProof/>
          </w:rPr>
          <w:t>Rust</w:t>
        </w:r>
        <w:r w:rsidR="00AF7279" w:rsidRPr="00254EF2">
          <w:rPr>
            <w:rStyle w:val="af4"/>
            <w:rFonts w:hint="eastAsia"/>
            <w:noProof/>
          </w:rPr>
          <w:t>的编程范式</w:t>
        </w:r>
        <w:r w:rsidR="00AF7279">
          <w:rPr>
            <w:noProof/>
            <w:webHidden/>
          </w:rPr>
          <w:tab/>
        </w:r>
        <w:r w:rsidR="00AF7279">
          <w:rPr>
            <w:noProof/>
            <w:webHidden/>
          </w:rPr>
          <w:fldChar w:fldCharType="begin"/>
        </w:r>
        <w:r w:rsidR="00AF7279">
          <w:rPr>
            <w:noProof/>
            <w:webHidden/>
          </w:rPr>
          <w:instrText xml:space="preserve"> PAGEREF _Toc134283134 \h </w:instrText>
        </w:r>
        <w:r w:rsidR="00AF7279">
          <w:rPr>
            <w:noProof/>
            <w:webHidden/>
          </w:rPr>
        </w:r>
        <w:r w:rsidR="00AF7279">
          <w:rPr>
            <w:noProof/>
            <w:webHidden/>
          </w:rPr>
          <w:fldChar w:fldCharType="separate"/>
        </w:r>
        <w:r w:rsidR="00AF7279">
          <w:rPr>
            <w:noProof/>
            <w:webHidden/>
          </w:rPr>
          <w:t>26</w:t>
        </w:r>
        <w:r w:rsidR="00AF7279">
          <w:rPr>
            <w:noProof/>
            <w:webHidden/>
          </w:rPr>
          <w:fldChar w:fldCharType="end"/>
        </w:r>
      </w:hyperlink>
    </w:p>
    <w:p w14:paraId="3636E81A" w14:textId="6458CC25" w:rsidR="00AF7279" w:rsidRDefault="00000000">
      <w:pPr>
        <w:pStyle w:val="TOC3"/>
        <w:tabs>
          <w:tab w:val="left" w:pos="1680"/>
          <w:tab w:val="right" w:leader="dot" w:pos="8296"/>
        </w:tabs>
        <w:ind w:left="840"/>
        <w:rPr>
          <w:rFonts w:asciiTheme="minorHAnsi" w:eastAsiaTheme="minorEastAsia" w:hAnsiTheme="minorHAnsi"/>
          <w:noProof/>
        </w:rPr>
      </w:pPr>
      <w:hyperlink w:anchor="_Toc134283135" w:history="1">
        <w:r w:rsidR="00AF7279" w:rsidRPr="00254EF2">
          <w:rPr>
            <w:rStyle w:val="af4"/>
            <w:noProof/>
          </w:rPr>
          <w:t>5.3.1</w:t>
        </w:r>
        <w:r w:rsidR="00AF7279">
          <w:rPr>
            <w:rFonts w:asciiTheme="minorHAnsi" w:eastAsiaTheme="minorEastAsia" w:hAnsiTheme="minorHAnsi"/>
            <w:noProof/>
          </w:rPr>
          <w:tab/>
        </w:r>
        <w:r w:rsidR="00AF7279" w:rsidRPr="00254EF2">
          <w:rPr>
            <w:rStyle w:val="af4"/>
            <w:rFonts w:hint="eastAsia"/>
            <w:noProof/>
          </w:rPr>
          <w:t>并发编程范式</w:t>
        </w:r>
        <w:r w:rsidR="00AF7279">
          <w:rPr>
            <w:noProof/>
            <w:webHidden/>
          </w:rPr>
          <w:tab/>
        </w:r>
        <w:r w:rsidR="00AF7279">
          <w:rPr>
            <w:noProof/>
            <w:webHidden/>
          </w:rPr>
          <w:fldChar w:fldCharType="begin"/>
        </w:r>
        <w:r w:rsidR="00AF7279">
          <w:rPr>
            <w:noProof/>
            <w:webHidden/>
          </w:rPr>
          <w:instrText xml:space="preserve"> PAGEREF _Toc134283135 \h </w:instrText>
        </w:r>
        <w:r w:rsidR="00AF7279">
          <w:rPr>
            <w:noProof/>
            <w:webHidden/>
          </w:rPr>
        </w:r>
        <w:r w:rsidR="00AF7279">
          <w:rPr>
            <w:noProof/>
            <w:webHidden/>
          </w:rPr>
          <w:fldChar w:fldCharType="separate"/>
        </w:r>
        <w:r w:rsidR="00AF7279">
          <w:rPr>
            <w:noProof/>
            <w:webHidden/>
          </w:rPr>
          <w:t>26</w:t>
        </w:r>
        <w:r w:rsidR="00AF7279">
          <w:rPr>
            <w:noProof/>
            <w:webHidden/>
          </w:rPr>
          <w:fldChar w:fldCharType="end"/>
        </w:r>
      </w:hyperlink>
    </w:p>
    <w:p w14:paraId="7372FFB7" w14:textId="7FF441A3" w:rsidR="00AF7279" w:rsidRDefault="00000000">
      <w:pPr>
        <w:pStyle w:val="TOC3"/>
        <w:tabs>
          <w:tab w:val="left" w:pos="1680"/>
          <w:tab w:val="right" w:leader="dot" w:pos="8296"/>
        </w:tabs>
        <w:ind w:left="840"/>
        <w:rPr>
          <w:rFonts w:asciiTheme="minorHAnsi" w:eastAsiaTheme="minorEastAsia" w:hAnsiTheme="minorHAnsi"/>
          <w:noProof/>
        </w:rPr>
      </w:pPr>
      <w:hyperlink w:anchor="_Toc134283136" w:history="1">
        <w:r w:rsidR="00AF7279" w:rsidRPr="00254EF2">
          <w:rPr>
            <w:rStyle w:val="af4"/>
            <w:noProof/>
          </w:rPr>
          <w:t>5.3.2</w:t>
        </w:r>
        <w:r w:rsidR="00AF7279">
          <w:rPr>
            <w:rFonts w:asciiTheme="minorHAnsi" w:eastAsiaTheme="minorEastAsia" w:hAnsiTheme="minorHAnsi"/>
            <w:noProof/>
          </w:rPr>
          <w:tab/>
        </w:r>
        <w:r w:rsidR="00AF7279" w:rsidRPr="00254EF2">
          <w:rPr>
            <w:rStyle w:val="af4"/>
            <w:rFonts w:hint="eastAsia"/>
            <w:noProof/>
          </w:rPr>
          <w:t>代码复用</w:t>
        </w:r>
        <w:r w:rsidR="00AF7279">
          <w:rPr>
            <w:noProof/>
            <w:webHidden/>
          </w:rPr>
          <w:tab/>
        </w:r>
        <w:r w:rsidR="00AF7279">
          <w:rPr>
            <w:noProof/>
            <w:webHidden/>
          </w:rPr>
          <w:fldChar w:fldCharType="begin"/>
        </w:r>
        <w:r w:rsidR="00AF7279">
          <w:rPr>
            <w:noProof/>
            <w:webHidden/>
          </w:rPr>
          <w:instrText xml:space="preserve"> PAGEREF _Toc134283136 \h </w:instrText>
        </w:r>
        <w:r w:rsidR="00AF7279">
          <w:rPr>
            <w:noProof/>
            <w:webHidden/>
          </w:rPr>
        </w:r>
        <w:r w:rsidR="00AF7279">
          <w:rPr>
            <w:noProof/>
            <w:webHidden/>
          </w:rPr>
          <w:fldChar w:fldCharType="separate"/>
        </w:r>
        <w:r w:rsidR="00AF7279">
          <w:rPr>
            <w:noProof/>
            <w:webHidden/>
          </w:rPr>
          <w:t>27</w:t>
        </w:r>
        <w:r w:rsidR="00AF7279">
          <w:rPr>
            <w:noProof/>
            <w:webHidden/>
          </w:rPr>
          <w:fldChar w:fldCharType="end"/>
        </w:r>
      </w:hyperlink>
    </w:p>
    <w:p w14:paraId="1DC8FA41" w14:textId="6F824075" w:rsidR="00AF7279" w:rsidRDefault="00000000">
      <w:pPr>
        <w:pStyle w:val="TOC3"/>
        <w:tabs>
          <w:tab w:val="left" w:pos="1680"/>
          <w:tab w:val="right" w:leader="dot" w:pos="8296"/>
        </w:tabs>
        <w:ind w:left="840"/>
        <w:rPr>
          <w:rFonts w:asciiTheme="minorHAnsi" w:eastAsiaTheme="minorEastAsia" w:hAnsiTheme="minorHAnsi"/>
          <w:noProof/>
        </w:rPr>
      </w:pPr>
      <w:hyperlink w:anchor="_Toc134283137" w:history="1">
        <w:r w:rsidR="00AF7279" w:rsidRPr="00254EF2">
          <w:rPr>
            <w:rStyle w:val="af4"/>
            <w:noProof/>
          </w:rPr>
          <w:t>5.3.3</w:t>
        </w:r>
        <w:r w:rsidR="00AF7279">
          <w:rPr>
            <w:rFonts w:asciiTheme="minorHAnsi" w:eastAsiaTheme="minorEastAsia" w:hAnsiTheme="minorHAnsi"/>
            <w:noProof/>
          </w:rPr>
          <w:tab/>
        </w:r>
        <w:r w:rsidR="00AF7279" w:rsidRPr="00254EF2">
          <w:rPr>
            <w:rStyle w:val="af4"/>
            <w:rFonts w:hint="eastAsia"/>
            <w:noProof/>
          </w:rPr>
          <w:t>类型系统与特性约束</w:t>
        </w:r>
        <w:r w:rsidR="00AF7279">
          <w:rPr>
            <w:noProof/>
            <w:webHidden/>
          </w:rPr>
          <w:tab/>
        </w:r>
        <w:r w:rsidR="00AF7279">
          <w:rPr>
            <w:noProof/>
            <w:webHidden/>
          </w:rPr>
          <w:fldChar w:fldCharType="begin"/>
        </w:r>
        <w:r w:rsidR="00AF7279">
          <w:rPr>
            <w:noProof/>
            <w:webHidden/>
          </w:rPr>
          <w:instrText xml:space="preserve"> PAGEREF _Toc134283137 \h </w:instrText>
        </w:r>
        <w:r w:rsidR="00AF7279">
          <w:rPr>
            <w:noProof/>
            <w:webHidden/>
          </w:rPr>
        </w:r>
        <w:r w:rsidR="00AF7279">
          <w:rPr>
            <w:noProof/>
            <w:webHidden/>
          </w:rPr>
          <w:fldChar w:fldCharType="separate"/>
        </w:r>
        <w:r w:rsidR="00AF7279">
          <w:rPr>
            <w:noProof/>
            <w:webHidden/>
          </w:rPr>
          <w:t>30</w:t>
        </w:r>
        <w:r w:rsidR="00AF7279">
          <w:rPr>
            <w:noProof/>
            <w:webHidden/>
          </w:rPr>
          <w:fldChar w:fldCharType="end"/>
        </w:r>
      </w:hyperlink>
    </w:p>
    <w:p w14:paraId="4235634F" w14:textId="6E329BAA" w:rsidR="00AF7279" w:rsidRDefault="00000000">
      <w:pPr>
        <w:pStyle w:val="TOC3"/>
        <w:tabs>
          <w:tab w:val="left" w:pos="1680"/>
          <w:tab w:val="right" w:leader="dot" w:pos="8296"/>
        </w:tabs>
        <w:ind w:left="840"/>
        <w:rPr>
          <w:rFonts w:asciiTheme="minorHAnsi" w:eastAsiaTheme="minorEastAsia" w:hAnsiTheme="minorHAnsi"/>
          <w:noProof/>
        </w:rPr>
      </w:pPr>
      <w:hyperlink w:anchor="_Toc134283138" w:history="1">
        <w:r w:rsidR="00AF7279" w:rsidRPr="00254EF2">
          <w:rPr>
            <w:rStyle w:val="af4"/>
            <w:noProof/>
          </w:rPr>
          <w:t>5.3.4</w:t>
        </w:r>
        <w:r w:rsidR="00AF7279">
          <w:rPr>
            <w:rFonts w:asciiTheme="minorHAnsi" w:eastAsiaTheme="minorEastAsia" w:hAnsiTheme="minorHAnsi"/>
            <w:noProof/>
          </w:rPr>
          <w:tab/>
        </w:r>
        <w:r w:rsidR="00AF7279" w:rsidRPr="00254EF2">
          <w:rPr>
            <w:rStyle w:val="af4"/>
            <w:noProof/>
          </w:rPr>
          <w:t>Rust</w:t>
        </w:r>
        <w:r w:rsidR="00AF7279" w:rsidRPr="00254EF2">
          <w:rPr>
            <w:rStyle w:val="af4"/>
            <w:rFonts w:hint="eastAsia"/>
            <w:noProof/>
          </w:rPr>
          <w:t>的错误传递</w:t>
        </w:r>
        <w:r w:rsidR="00AF7279">
          <w:rPr>
            <w:noProof/>
            <w:webHidden/>
          </w:rPr>
          <w:tab/>
        </w:r>
        <w:r w:rsidR="00AF7279">
          <w:rPr>
            <w:noProof/>
            <w:webHidden/>
          </w:rPr>
          <w:fldChar w:fldCharType="begin"/>
        </w:r>
        <w:r w:rsidR="00AF7279">
          <w:rPr>
            <w:noProof/>
            <w:webHidden/>
          </w:rPr>
          <w:instrText xml:space="preserve"> PAGEREF _Toc134283138 \h </w:instrText>
        </w:r>
        <w:r w:rsidR="00AF7279">
          <w:rPr>
            <w:noProof/>
            <w:webHidden/>
          </w:rPr>
        </w:r>
        <w:r w:rsidR="00AF7279">
          <w:rPr>
            <w:noProof/>
            <w:webHidden/>
          </w:rPr>
          <w:fldChar w:fldCharType="separate"/>
        </w:r>
        <w:r w:rsidR="00AF7279">
          <w:rPr>
            <w:noProof/>
            <w:webHidden/>
          </w:rPr>
          <w:t>32</w:t>
        </w:r>
        <w:r w:rsidR="00AF7279">
          <w:rPr>
            <w:noProof/>
            <w:webHidden/>
          </w:rPr>
          <w:fldChar w:fldCharType="end"/>
        </w:r>
      </w:hyperlink>
    </w:p>
    <w:p w14:paraId="152FA36C" w14:textId="2C7A950D" w:rsidR="00AF7279" w:rsidRDefault="00000000">
      <w:pPr>
        <w:pStyle w:val="TOC2"/>
        <w:tabs>
          <w:tab w:val="left" w:pos="1050"/>
          <w:tab w:val="right" w:leader="dot" w:pos="8296"/>
        </w:tabs>
        <w:ind w:left="420"/>
        <w:rPr>
          <w:rFonts w:asciiTheme="minorHAnsi" w:eastAsiaTheme="minorEastAsia" w:hAnsiTheme="minorHAnsi"/>
          <w:noProof/>
        </w:rPr>
      </w:pPr>
      <w:hyperlink w:anchor="_Toc134283139" w:history="1">
        <w:r w:rsidR="00AF7279" w:rsidRPr="00254EF2">
          <w:rPr>
            <w:rStyle w:val="af4"/>
            <w:noProof/>
          </w:rPr>
          <w:t>5.4</w:t>
        </w:r>
        <w:r w:rsidR="00AF7279">
          <w:rPr>
            <w:rFonts w:asciiTheme="minorHAnsi" w:eastAsiaTheme="minorEastAsia" w:hAnsiTheme="minorHAnsi"/>
            <w:noProof/>
          </w:rPr>
          <w:tab/>
        </w:r>
        <w:r w:rsidR="00AF7279" w:rsidRPr="00254EF2">
          <w:rPr>
            <w:rStyle w:val="af4"/>
            <w:noProof/>
          </w:rPr>
          <w:t>Rust</w:t>
        </w:r>
        <w:r w:rsidR="00AF7279" w:rsidRPr="00254EF2">
          <w:rPr>
            <w:rStyle w:val="af4"/>
            <w:rFonts w:hint="eastAsia"/>
            <w:noProof/>
          </w:rPr>
          <w:t>与</w:t>
        </w:r>
        <w:r w:rsidR="00AF7279" w:rsidRPr="00254EF2">
          <w:rPr>
            <w:rStyle w:val="af4"/>
            <w:noProof/>
          </w:rPr>
          <w:t>Java</w:t>
        </w:r>
        <w:r w:rsidR="00AF7279" w:rsidRPr="00254EF2">
          <w:rPr>
            <w:rStyle w:val="af4"/>
            <w:rFonts w:hint="eastAsia"/>
            <w:noProof/>
          </w:rPr>
          <w:t>代码的性能对比</w:t>
        </w:r>
        <w:r w:rsidR="00AF7279">
          <w:rPr>
            <w:noProof/>
            <w:webHidden/>
          </w:rPr>
          <w:tab/>
        </w:r>
        <w:r w:rsidR="00AF7279">
          <w:rPr>
            <w:noProof/>
            <w:webHidden/>
          </w:rPr>
          <w:fldChar w:fldCharType="begin"/>
        </w:r>
        <w:r w:rsidR="00AF7279">
          <w:rPr>
            <w:noProof/>
            <w:webHidden/>
          </w:rPr>
          <w:instrText xml:space="preserve"> PAGEREF _Toc134283139 \h </w:instrText>
        </w:r>
        <w:r w:rsidR="00AF7279">
          <w:rPr>
            <w:noProof/>
            <w:webHidden/>
          </w:rPr>
        </w:r>
        <w:r w:rsidR="00AF7279">
          <w:rPr>
            <w:noProof/>
            <w:webHidden/>
          </w:rPr>
          <w:fldChar w:fldCharType="separate"/>
        </w:r>
        <w:r w:rsidR="00AF7279">
          <w:rPr>
            <w:noProof/>
            <w:webHidden/>
          </w:rPr>
          <w:t>33</w:t>
        </w:r>
        <w:r w:rsidR="00AF7279">
          <w:rPr>
            <w:noProof/>
            <w:webHidden/>
          </w:rPr>
          <w:fldChar w:fldCharType="end"/>
        </w:r>
      </w:hyperlink>
    </w:p>
    <w:p w14:paraId="5F9D11EA" w14:textId="75EE55E6" w:rsidR="00AF7279" w:rsidRDefault="00000000">
      <w:pPr>
        <w:pStyle w:val="TOC3"/>
        <w:tabs>
          <w:tab w:val="left" w:pos="1680"/>
          <w:tab w:val="right" w:leader="dot" w:pos="8296"/>
        </w:tabs>
        <w:ind w:left="840"/>
        <w:rPr>
          <w:rFonts w:asciiTheme="minorHAnsi" w:eastAsiaTheme="minorEastAsia" w:hAnsiTheme="minorHAnsi"/>
          <w:noProof/>
        </w:rPr>
      </w:pPr>
      <w:hyperlink w:anchor="_Toc134283140" w:history="1">
        <w:r w:rsidR="00AF7279" w:rsidRPr="00254EF2">
          <w:rPr>
            <w:rStyle w:val="af4"/>
            <w:noProof/>
          </w:rPr>
          <w:t>5.4.1</w:t>
        </w:r>
        <w:r w:rsidR="00AF7279">
          <w:rPr>
            <w:rFonts w:asciiTheme="minorHAnsi" w:eastAsiaTheme="minorEastAsia" w:hAnsiTheme="minorHAnsi"/>
            <w:noProof/>
          </w:rPr>
          <w:tab/>
        </w:r>
        <w:r w:rsidR="00AF7279" w:rsidRPr="00254EF2">
          <w:rPr>
            <w:rStyle w:val="af4"/>
            <w:rFonts w:hint="eastAsia"/>
            <w:noProof/>
          </w:rPr>
          <w:t>测试平台与方法</w:t>
        </w:r>
        <w:r w:rsidR="00AF7279">
          <w:rPr>
            <w:noProof/>
            <w:webHidden/>
          </w:rPr>
          <w:tab/>
        </w:r>
        <w:r w:rsidR="00AF7279">
          <w:rPr>
            <w:noProof/>
            <w:webHidden/>
          </w:rPr>
          <w:fldChar w:fldCharType="begin"/>
        </w:r>
        <w:r w:rsidR="00AF7279">
          <w:rPr>
            <w:noProof/>
            <w:webHidden/>
          </w:rPr>
          <w:instrText xml:space="preserve"> PAGEREF _Toc134283140 \h </w:instrText>
        </w:r>
        <w:r w:rsidR="00AF7279">
          <w:rPr>
            <w:noProof/>
            <w:webHidden/>
          </w:rPr>
        </w:r>
        <w:r w:rsidR="00AF7279">
          <w:rPr>
            <w:noProof/>
            <w:webHidden/>
          </w:rPr>
          <w:fldChar w:fldCharType="separate"/>
        </w:r>
        <w:r w:rsidR="00AF7279">
          <w:rPr>
            <w:noProof/>
            <w:webHidden/>
          </w:rPr>
          <w:t>33</w:t>
        </w:r>
        <w:r w:rsidR="00AF7279">
          <w:rPr>
            <w:noProof/>
            <w:webHidden/>
          </w:rPr>
          <w:fldChar w:fldCharType="end"/>
        </w:r>
      </w:hyperlink>
    </w:p>
    <w:p w14:paraId="27C53A3E" w14:textId="0B2DF45E" w:rsidR="00AF7279" w:rsidRDefault="00000000">
      <w:pPr>
        <w:pStyle w:val="TOC3"/>
        <w:tabs>
          <w:tab w:val="left" w:pos="1680"/>
          <w:tab w:val="right" w:leader="dot" w:pos="8296"/>
        </w:tabs>
        <w:ind w:left="840"/>
        <w:rPr>
          <w:rFonts w:asciiTheme="minorHAnsi" w:eastAsiaTheme="minorEastAsia" w:hAnsiTheme="minorHAnsi"/>
          <w:noProof/>
        </w:rPr>
      </w:pPr>
      <w:hyperlink w:anchor="_Toc134283141" w:history="1">
        <w:r w:rsidR="00AF7279" w:rsidRPr="00254EF2">
          <w:rPr>
            <w:rStyle w:val="af4"/>
            <w:noProof/>
          </w:rPr>
          <w:t>5.4.2</w:t>
        </w:r>
        <w:r w:rsidR="00AF7279">
          <w:rPr>
            <w:rFonts w:asciiTheme="minorHAnsi" w:eastAsiaTheme="minorEastAsia" w:hAnsiTheme="minorHAnsi"/>
            <w:noProof/>
          </w:rPr>
          <w:tab/>
        </w:r>
        <w:r w:rsidR="00AF7279" w:rsidRPr="00254EF2">
          <w:rPr>
            <w:rStyle w:val="af4"/>
            <w:rFonts w:hint="eastAsia"/>
            <w:noProof/>
          </w:rPr>
          <w:t>性能测试结果</w:t>
        </w:r>
        <w:r w:rsidR="00AF7279">
          <w:rPr>
            <w:noProof/>
            <w:webHidden/>
          </w:rPr>
          <w:tab/>
        </w:r>
        <w:r w:rsidR="00AF7279">
          <w:rPr>
            <w:noProof/>
            <w:webHidden/>
          </w:rPr>
          <w:fldChar w:fldCharType="begin"/>
        </w:r>
        <w:r w:rsidR="00AF7279">
          <w:rPr>
            <w:noProof/>
            <w:webHidden/>
          </w:rPr>
          <w:instrText xml:space="preserve"> PAGEREF _Toc134283141 \h </w:instrText>
        </w:r>
        <w:r w:rsidR="00AF7279">
          <w:rPr>
            <w:noProof/>
            <w:webHidden/>
          </w:rPr>
        </w:r>
        <w:r w:rsidR="00AF7279">
          <w:rPr>
            <w:noProof/>
            <w:webHidden/>
          </w:rPr>
          <w:fldChar w:fldCharType="separate"/>
        </w:r>
        <w:r w:rsidR="00AF7279">
          <w:rPr>
            <w:noProof/>
            <w:webHidden/>
          </w:rPr>
          <w:t>34</w:t>
        </w:r>
        <w:r w:rsidR="00AF7279">
          <w:rPr>
            <w:noProof/>
            <w:webHidden/>
          </w:rPr>
          <w:fldChar w:fldCharType="end"/>
        </w:r>
      </w:hyperlink>
    </w:p>
    <w:p w14:paraId="54581624" w14:textId="70A20D60" w:rsidR="00AF7279" w:rsidRDefault="00000000">
      <w:pPr>
        <w:pStyle w:val="TOC3"/>
        <w:tabs>
          <w:tab w:val="left" w:pos="1680"/>
          <w:tab w:val="right" w:leader="dot" w:pos="8296"/>
        </w:tabs>
        <w:ind w:left="840"/>
        <w:rPr>
          <w:rFonts w:asciiTheme="minorHAnsi" w:eastAsiaTheme="minorEastAsia" w:hAnsiTheme="minorHAnsi"/>
          <w:noProof/>
        </w:rPr>
      </w:pPr>
      <w:hyperlink w:anchor="_Toc134283142" w:history="1">
        <w:r w:rsidR="00AF7279" w:rsidRPr="00254EF2">
          <w:rPr>
            <w:rStyle w:val="af4"/>
            <w:noProof/>
          </w:rPr>
          <w:t>5.4.3</w:t>
        </w:r>
        <w:r w:rsidR="00AF7279">
          <w:rPr>
            <w:rFonts w:asciiTheme="minorHAnsi" w:eastAsiaTheme="minorEastAsia" w:hAnsiTheme="minorHAnsi"/>
            <w:noProof/>
          </w:rPr>
          <w:tab/>
        </w:r>
        <w:r w:rsidR="00AF7279" w:rsidRPr="00254EF2">
          <w:rPr>
            <w:rStyle w:val="af4"/>
            <w:rFonts w:hint="eastAsia"/>
            <w:noProof/>
          </w:rPr>
          <w:t>使用特征对象带来的性能波动</w:t>
        </w:r>
        <w:r w:rsidR="00AF7279">
          <w:rPr>
            <w:noProof/>
            <w:webHidden/>
          </w:rPr>
          <w:tab/>
        </w:r>
        <w:r w:rsidR="00AF7279">
          <w:rPr>
            <w:noProof/>
            <w:webHidden/>
          </w:rPr>
          <w:fldChar w:fldCharType="begin"/>
        </w:r>
        <w:r w:rsidR="00AF7279">
          <w:rPr>
            <w:noProof/>
            <w:webHidden/>
          </w:rPr>
          <w:instrText xml:space="preserve"> PAGEREF _Toc134283142 \h </w:instrText>
        </w:r>
        <w:r w:rsidR="00AF7279">
          <w:rPr>
            <w:noProof/>
            <w:webHidden/>
          </w:rPr>
        </w:r>
        <w:r w:rsidR="00AF7279">
          <w:rPr>
            <w:noProof/>
            <w:webHidden/>
          </w:rPr>
          <w:fldChar w:fldCharType="separate"/>
        </w:r>
        <w:r w:rsidR="00AF7279">
          <w:rPr>
            <w:noProof/>
            <w:webHidden/>
          </w:rPr>
          <w:t>34</w:t>
        </w:r>
        <w:r w:rsidR="00AF7279">
          <w:rPr>
            <w:noProof/>
            <w:webHidden/>
          </w:rPr>
          <w:fldChar w:fldCharType="end"/>
        </w:r>
      </w:hyperlink>
    </w:p>
    <w:p w14:paraId="52565711" w14:textId="7E5DFAF4" w:rsidR="00AF7279" w:rsidRDefault="00000000">
      <w:pPr>
        <w:pStyle w:val="TOC2"/>
        <w:tabs>
          <w:tab w:val="left" w:pos="1050"/>
          <w:tab w:val="right" w:leader="dot" w:pos="8296"/>
        </w:tabs>
        <w:ind w:left="420"/>
        <w:rPr>
          <w:rFonts w:asciiTheme="minorHAnsi" w:eastAsiaTheme="minorEastAsia" w:hAnsiTheme="minorHAnsi"/>
          <w:noProof/>
        </w:rPr>
      </w:pPr>
      <w:hyperlink w:anchor="_Toc134283143" w:history="1">
        <w:r w:rsidR="00AF7279" w:rsidRPr="00254EF2">
          <w:rPr>
            <w:rStyle w:val="af4"/>
            <w:noProof/>
          </w:rPr>
          <w:t>5.5</w:t>
        </w:r>
        <w:r w:rsidR="00AF7279">
          <w:rPr>
            <w:rFonts w:asciiTheme="minorHAnsi" w:eastAsiaTheme="minorEastAsia" w:hAnsiTheme="minorHAnsi"/>
            <w:noProof/>
          </w:rPr>
          <w:tab/>
        </w:r>
        <w:r w:rsidR="00AF7279" w:rsidRPr="00254EF2">
          <w:rPr>
            <w:rStyle w:val="af4"/>
            <w:rFonts w:hint="eastAsia"/>
            <w:noProof/>
          </w:rPr>
          <w:t>代码的正确性验证</w:t>
        </w:r>
        <w:r w:rsidR="00AF7279">
          <w:rPr>
            <w:noProof/>
            <w:webHidden/>
          </w:rPr>
          <w:tab/>
        </w:r>
        <w:r w:rsidR="00AF7279">
          <w:rPr>
            <w:noProof/>
            <w:webHidden/>
          </w:rPr>
          <w:fldChar w:fldCharType="begin"/>
        </w:r>
        <w:r w:rsidR="00AF7279">
          <w:rPr>
            <w:noProof/>
            <w:webHidden/>
          </w:rPr>
          <w:instrText xml:space="preserve"> PAGEREF _Toc134283143 \h </w:instrText>
        </w:r>
        <w:r w:rsidR="00AF7279">
          <w:rPr>
            <w:noProof/>
            <w:webHidden/>
          </w:rPr>
        </w:r>
        <w:r w:rsidR="00AF7279">
          <w:rPr>
            <w:noProof/>
            <w:webHidden/>
          </w:rPr>
          <w:fldChar w:fldCharType="separate"/>
        </w:r>
        <w:r w:rsidR="00AF7279">
          <w:rPr>
            <w:noProof/>
            <w:webHidden/>
          </w:rPr>
          <w:t>37</w:t>
        </w:r>
        <w:r w:rsidR="00AF7279">
          <w:rPr>
            <w:noProof/>
            <w:webHidden/>
          </w:rPr>
          <w:fldChar w:fldCharType="end"/>
        </w:r>
      </w:hyperlink>
    </w:p>
    <w:p w14:paraId="555707E8" w14:textId="61A5BDA3" w:rsidR="00AF7279" w:rsidRDefault="00000000">
      <w:pPr>
        <w:pStyle w:val="TOC2"/>
        <w:tabs>
          <w:tab w:val="left" w:pos="1050"/>
          <w:tab w:val="right" w:leader="dot" w:pos="8296"/>
        </w:tabs>
        <w:ind w:left="420"/>
        <w:rPr>
          <w:rFonts w:asciiTheme="minorHAnsi" w:eastAsiaTheme="minorEastAsia" w:hAnsiTheme="minorHAnsi"/>
          <w:noProof/>
        </w:rPr>
      </w:pPr>
      <w:hyperlink w:anchor="_Toc134283144" w:history="1">
        <w:r w:rsidR="00AF7279" w:rsidRPr="00254EF2">
          <w:rPr>
            <w:rStyle w:val="af4"/>
            <w:noProof/>
          </w:rPr>
          <w:t>5.6</w:t>
        </w:r>
        <w:r w:rsidR="00AF7279">
          <w:rPr>
            <w:rFonts w:asciiTheme="minorHAnsi" w:eastAsiaTheme="minorEastAsia" w:hAnsiTheme="minorHAnsi"/>
            <w:noProof/>
          </w:rPr>
          <w:tab/>
        </w:r>
        <w:r w:rsidR="00AF7279" w:rsidRPr="00254EF2">
          <w:rPr>
            <w:rStyle w:val="af4"/>
            <w:rFonts w:hint="eastAsia"/>
            <w:noProof/>
          </w:rPr>
          <w:t>本章总结</w:t>
        </w:r>
        <w:r w:rsidR="00AF7279">
          <w:rPr>
            <w:noProof/>
            <w:webHidden/>
          </w:rPr>
          <w:tab/>
        </w:r>
        <w:r w:rsidR="00AF7279">
          <w:rPr>
            <w:noProof/>
            <w:webHidden/>
          </w:rPr>
          <w:fldChar w:fldCharType="begin"/>
        </w:r>
        <w:r w:rsidR="00AF7279">
          <w:rPr>
            <w:noProof/>
            <w:webHidden/>
          </w:rPr>
          <w:instrText xml:space="preserve"> PAGEREF _Toc134283144 \h </w:instrText>
        </w:r>
        <w:r w:rsidR="00AF7279">
          <w:rPr>
            <w:noProof/>
            <w:webHidden/>
          </w:rPr>
        </w:r>
        <w:r w:rsidR="00AF7279">
          <w:rPr>
            <w:noProof/>
            <w:webHidden/>
          </w:rPr>
          <w:fldChar w:fldCharType="separate"/>
        </w:r>
        <w:r w:rsidR="00AF7279">
          <w:rPr>
            <w:noProof/>
            <w:webHidden/>
          </w:rPr>
          <w:t>38</w:t>
        </w:r>
        <w:r w:rsidR="00AF7279">
          <w:rPr>
            <w:noProof/>
            <w:webHidden/>
          </w:rPr>
          <w:fldChar w:fldCharType="end"/>
        </w:r>
      </w:hyperlink>
    </w:p>
    <w:p w14:paraId="06D73C3B" w14:textId="51217378" w:rsidR="00AF7279" w:rsidRDefault="00000000">
      <w:pPr>
        <w:pStyle w:val="TOC1"/>
        <w:tabs>
          <w:tab w:val="left" w:pos="1050"/>
          <w:tab w:val="right" w:leader="dot" w:pos="8296"/>
        </w:tabs>
        <w:rPr>
          <w:rFonts w:asciiTheme="minorHAnsi" w:eastAsiaTheme="minorEastAsia" w:hAnsiTheme="minorHAnsi"/>
          <w:b w:val="0"/>
          <w:noProof/>
          <w:sz w:val="21"/>
        </w:rPr>
      </w:pPr>
      <w:hyperlink w:anchor="_Toc134283145" w:history="1">
        <w:r w:rsidR="00AF7279" w:rsidRPr="00254EF2">
          <w:rPr>
            <w:rStyle w:val="af4"/>
            <w:rFonts w:hint="eastAsia"/>
            <w:noProof/>
          </w:rPr>
          <w:t>第</w:t>
        </w:r>
        <w:r w:rsidR="00AF7279" w:rsidRPr="00254EF2">
          <w:rPr>
            <w:rStyle w:val="af4"/>
            <w:rFonts w:hint="eastAsia"/>
            <w:noProof/>
          </w:rPr>
          <w:t>6</w:t>
        </w:r>
        <w:r w:rsidR="00AF7279" w:rsidRPr="00254EF2">
          <w:rPr>
            <w:rStyle w:val="af4"/>
            <w:rFonts w:hint="eastAsia"/>
            <w:noProof/>
          </w:rPr>
          <w:t>章</w:t>
        </w:r>
        <w:r w:rsidR="00AF7279">
          <w:rPr>
            <w:rFonts w:asciiTheme="minorHAnsi" w:eastAsiaTheme="minorEastAsia" w:hAnsiTheme="minorHAnsi"/>
            <w:b w:val="0"/>
            <w:noProof/>
            <w:sz w:val="21"/>
          </w:rPr>
          <w:tab/>
        </w:r>
        <w:r w:rsidR="00AF7279" w:rsidRPr="00254EF2">
          <w:rPr>
            <w:rStyle w:val="af4"/>
            <w:rFonts w:hint="eastAsia"/>
            <w:noProof/>
          </w:rPr>
          <w:t>总结</w:t>
        </w:r>
        <w:r w:rsidR="00AF7279">
          <w:rPr>
            <w:noProof/>
            <w:webHidden/>
          </w:rPr>
          <w:tab/>
        </w:r>
        <w:r w:rsidR="00AF7279">
          <w:rPr>
            <w:noProof/>
            <w:webHidden/>
          </w:rPr>
          <w:fldChar w:fldCharType="begin"/>
        </w:r>
        <w:r w:rsidR="00AF7279">
          <w:rPr>
            <w:noProof/>
            <w:webHidden/>
          </w:rPr>
          <w:instrText xml:space="preserve"> PAGEREF _Toc134283145 \h </w:instrText>
        </w:r>
        <w:r w:rsidR="00AF7279">
          <w:rPr>
            <w:noProof/>
            <w:webHidden/>
          </w:rPr>
        </w:r>
        <w:r w:rsidR="00AF7279">
          <w:rPr>
            <w:noProof/>
            <w:webHidden/>
          </w:rPr>
          <w:fldChar w:fldCharType="separate"/>
        </w:r>
        <w:r w:rsidR="00AF7279">
          <w:rPr>
            <w:noProof/>
            <w:webHidden/>
          </w:rPr>
          <w:t>40</w:t>
        </w:r>
        <w:r w:rsidR="00AF7279">
          <w:rPr>
            <w:noProof/>
            <w:webHidden/>
          </w:rPr>
          <w:fldChar w:fldCharType="end"/>
        </w:r>
      </w:hyperlink>
    </w:p>
    <w:p w14:paraId="0A2E5AF6" w14:textId="2A05DAB2" w:rsidR="00AF7279" w:rsidRDefault="00000000">
      <w:pPr>
        <w:pStyle w:val="TOC2"/>
        <w:tabs>
          <w:tab w:val="left" w:pos="1050"/>
          <w:tab w:val="right" w:leader="dot" w:pos="8296"/>
        </w:tabs>
        <w:ind w:left="420"/>
        <w:rPr>
          <w:rFonts w:asciiTheme="minorHAnsi" w:eastAsiaTheme="minorEastAsia" w:hAnsiTheme="minorHAnsi"/>
          <w:noProof/>
        </w:rPr>
      </w:pPr>
      <w:hyperlink w:anchor="_Toc134283146" w:history="1">
        <w:r w:rsidR="00AF7279" w:rsidRPr="00254EF2">
          <w:rPr>
            <w:rStyle w:val="af4"/>
            <w:noProof/>
          </w:rPr>
          <w:t>6.1</w:t>
        </w:r>
        <w:r w:rsidR="00AF7279">
          <w:rPr>
            <w:rFonts w:asciiTheme="minorHAnsi" w:eastAsiaTheme="minorEastAsia" w:hAnsiTheme="minorHAnsi"/>
            <w:noProof/>
          </w:rPr>
          <w:tab/>
        </w:r>
        <w:r w:rsidR="00AF7279" w:rsidRPr="00254EF2">
          <w:rPr>
            <w:rStyle w:val="af4"/>
            <w:rFonts w:hint="eastAsia"/>
            <w:noProof/>
          </w:rPr>
          <w:t>主要成果</w:t>
        </w:r>
        <w:r w:rsidR="00AF7279">
          <w:rPr>
            <w:noProof/>
            <w:webHidden/>
          </w:rPr>
          <w:tab/>
        </w:r>
        <w:r w:rsidR="00AF7279">
          <w:rPr>
            <w:noProof/>
            <w:webHidden/>
          </w:rPr>
          <w:fldChar w:fldCharType="begin"/>
        </w:r>
        <w:r w:rsidR="00AF7279">
          <w:rPr>
            <w:noProof/>
            <w:webHidden/>
          </w:rPr>
          <w:instrText xml:space="preserve"> PAGEREF _Toc134283146 \h </w:instrText>
        </w:r>
        <w:r w:rsidR="00AF7279">
          <w:rPr>
            <w:noProof/>
            <w:webHidden/>
          </w:rPr>
        </w:r>
        <w:r w:rsidR="00AF7279">
          <w:rPr>
            <w:noProof/>
            <w:webHidden/>
          </w:rPr>
          <w:fldChar w:fldCharType="separate"/>
        </w:r>
        <w:r w:rsidR="00AF7279">
          <w:rPr>
            <w:noProof/>
            <w:webHidden/>
          </w:rPr>
          <w:t>40</w:t>
        </w:r>
        <w:r w:rsidR="00AF7279">
          <w:rPr>
            <w:noProof/>
            <w:webHidden/>
          </w:rPr>
          <w:fldChar w:fldCharType="end"/>
        </w:r>
      </w:hyperlink>
    </w:p>
    <w:p w14:paraId="2F643356" w14:textId="5F89536A" w:rsidR="00AF7279" w:rsidRDefault="00000000">
      <w:pPr>
        <w:pStyle w:val="TOC2"/>
        <w:tabs>
          <w:tab w:val="left" w:pos="1050"/>
          <w:tab w:val="right" w:leader="dot" w:pos="8296"/>
        </w:tabs>
        <w:ind w:left="420"/>
        <w:rPr>
          <w:rFonts w:asciiTheme="minorHAnsi" w:eastAsiaTheme="minorEastAsia" w:hAnsiTheme="minorHAnsi"/>
          <w:noProof/>
        </w:rPr>
      </w:pPr>
      <w:hyperlink w:anchor="_Toc134283147" w:history="1">
        <w:r w:rsidR="00AF7279" w:rsidRPr="00254EF2">
          <w:rPr>
            <w:rStyle w:val="af4"/>
            <w:noProof/>
          </w:rPr>
          <w:t>6.2</w:t>
        </w:r>
        <w:r w:rsidR="00AF7279">
          <w:rPr>
            <w:rFonts w:asciiTheme="minorHAnsi" w:eastAsiaTheme="minorEastAsia" w:hAnsiTheme="minorHAnsi"/>
            <w:noProof/>
          </w:rPr>
          <w:tab/>
        </w:r>
        <w:r w:rsidR="00AF7279" w:rsidRPr="00254EF2">
          <w:rPr>
            <w:rStyle w:val="af4"/>
            <w:rFonts w:hint="eastAsia"/>
            <w:noProof/>
          </w:rPr>
          <w:t>未来工作</w:t>
        </w:r>
        <w:r w:rsidR="00AF7279">
          <w:rPr>
            <w:noProof/>
            <w:webHidden/>
          </w:rPr>
          <w:tab/>
        </w:r>
        <w:r w:rsidR="00AF7279">
          <w:rPr>
            <w:noProof/>
            <w:webHidden/>
          </w:rPr>
          <w:fldChar w:fldCharType="begin"/>
        </w:r>
        <w:r w:rsidR="00AF7279">
          <w:rPr>
            <w:noProof/>
            <w:webHidden/>
          </w:rPr>
          <w:instrText xml:space="preserve"> PAGEREF _Toc134283147 \h </w:instrText>
        </w:r>
        <w:r w:rsidR="00AF7279">
          <w:rPr>
            <w:noProof/>
            <w:webHidden/>
          </w:rPr>
        </w:r>
        <w:r w:rsidR="00AF7279">
          <w:rPr>
            <w:noProof/>
            <w:webHidden/>
          </w:rPr>
          <w:fldChar w:fldCharType="separate"/>
        </w:r>
        <w:r w:rsidR="00AF7279">
          <w:rPr>
            <w:noProof/>
            <w:webHidden/>
          </w:rPr>
          <w:t>40</w:t>
        </w:r>
        <w:r w:rsidR="00AF7279">
          <w:rPr>
            <w:noProof/>
            <w:webHidden/>
          </w:rPr>
          <w:fldChar w:fldCharType="end"/>
        </w:r>
      </w:hyperlink>
    </w:p>
    <w:p w14:paraId="321224EA" w14:textId="7C77857F" w:rsidR="00AF7279" w:rsidRDefault="00000000">
      <w:pPr>
        <w:pStyle w:val="TOC1"/>
        <w:tabs>
          <w:tab w:val="right" w:leader="dot" w:pos="8296"/>
        </w:tabs>
        <w:rPr>
          <w:rFonts w:asciiTheme="minorHAnsi" w:eastAsiaTheme="minorEastAsia" w:hAnsiTheme="minorHAnsi"/>
          <w:b w:val="0"/>
          <w:noProof/>
          <w:sz w:val="21"/>
        </w:rPr>
      </w:pPr>
      <w:hyperlink w:anchor="_Toc134283148" w:history="1">
        <w:r w:rsidR="00AF7279" w:rsidRPr="00254EF2">
          <w:rPr>
            <w:rStyle w:val="af4"/>
            <w:rFonts w:hint="eastAsia"/>
            <w:noProof/>
          </w:rPr>
          <w:t>参考文献</w:t>
        </w:r>
        <w:r w:rsidR="00AF7279">
          <w:rPr>
            <w:noProof/>
            <w:webHidden/>
          </w:rPr>
          <w:tab/>
        </w:r>
        <w:r w:rsidR="00AF7279">
          <w:rPr>
            <w:noProof/>
            <w:webHidden/>
          </w:rPr>
          <w:fldChar w:fldCharType="begin"/>
        </w:r>
        <w:r w:rsidR="00AF7279">
          <w:rPr>
            <w:noProof/>
            <w:webHidden/>
          </w:rPr>
          <w:instrText xml:space="preserve"> PAGEREF _Toc134283148 \h </w:instrText>
        </w:r>
        <w:r w:rsidR="00AF7279">
          <w:rPr>
            <w:noProof/>
            <w:webHidden/>
          </w:rPr>
        </w:r>
        <w:r w:rsidR="00AF7279">
          <w:rPr>
            <w:noProof/>
            <w:webHidden/>
          </w:rPr>
          <w:fldChar w:fldCharType="separate"/>
        </w:r>
        <w:r w:rsidR="00AF7279">
          <w:rPr>
            <w:noProof/>
            <w:webHidden/>
          </w:rPr>
          <w:t>41</w:t>
        </w:r>
        <w:r w:rsidR="00AF7279">
          <w:rPr>
            <w:noProof/>
            <w:webHidden/>
          </w:rPr>
          <w:fldChar w:fldCharType="end"/>
        </w:r>
      </w:hyperlink>
    </w:p>
    <w:p w14:paraId="7D1EE119" w14:textId="1408C8C4" w:rsidR="00AF7279" w:rsidRDefault="00000000">
      <w:pPr>
        <w:pStyle w:val="TOC1"/>
        <w:tabs>
          <w:tab w:val="right" w:leader="dot" w:pos="8296"/>
        </w:tabs>
        <w:rPr>
          <w:rFonts w:asciiTheme="minorHAnsi" w:eastAsiaTheme="minorEastAsia" w:hAnsiTheme="minorHAnsi"/>
          <w:b w:val="0"/>
          <w:noProof/>
          <w:sz w:val="21"/>
        </w:rPr>
      </w:pPr>
      <w:hyperlink w:anchor="_Toc134283149" w:history="1">
        <w:r w:rsidR="00AF7279" w:rsidRPr="00254EF2">
          <w:rPr>
            <w:rStyle w:val="af4"/>
            <w:rFonts w:hint="eastAsia"/>
            <w:noProof/>
          </w:rPr>
          <w:t>致谢</w:t>
        </w:r>
        <w:r w:rsidR="00AF7279">
          <w:rPr>
            <w:noProof/>
            <w:webHidden/>
          </w:rPr>
          <w:tab/>
        </w:r>
        <w:r w:rsidR="00AF7279">
          <w:rPr>
            <w:noProof/>
            <w:webHidden/>
          </w:rPr>
          <w:fldChar w:fldCharType="begin"/>
        </w:r>
        <w:r w:rsidR="00AF7279">
          <w:rPr>
            <w:noProof/>
            <w:webHidden/>
          </w:rPr>
          <w:instrText xml:space="preserve"> PAGEREF _Toc134283149 \h </w:instrText>
        </w:r>
        <w:r w:rsidR="00AF7279">
          <w:rPr>
            <w:noProof/>
            <w:webHidden/>
          </w:rPr>
        </w:r>
        <w:r w:rsidR="00AF7279">
          <w:rPr>
            <w:noProof/>
            <w:webHidden/>
          </w:rPr>
          <w:fldChar w:fldCharType="separate"/>
        </w:r>
        <w:r w:rsidR="00AF7279">
          <w:rPr>
            <w:noProof/>
            <w:webHidden/>
          </w:rPr>
          <w:t>42</w:t>
        </w:r>
        <w:r w:rsidR="00AF7279">
          <w:rPr>
            <w:noProof/>
            <w:webHidden/>
          </w:rPr>
          <w:fldChar w:fldCharType="end"/>
        </w:r>
      </w:hyperlink>
    </w:p>
    <w:p w14:paraId="625A6C52" w14:textId="24AE6FD9" w:rsidR="00F94BD4" w:rsidRDefault="00AF7279" w:rsidP="00CA0810">
      <w:r>
        <w:rPr>
          <w:rFonts w:ascii="Times New Roman" w:eastAsia="宋体" w:hAnsi="Times New Roman"/>
          <w:sz w:val="24"/>
        </w:rPr>
        <w:fldChar w:fldCharType="end"/>
      </w:r>
    </w:p>
    <w:p w14:paraId="4314308F" w14:textId="41FA60FA" w:rsidR="00F94BD4" w:rsidRPr="00CA0810" w:rsidRDefault="00F94BD4" w:rsidP="00CA0810">
      <w:pPr>
        <w:sectPr w:rsidR="00F94BD4" w:rsidRPr="00CA0810" w:rsidSect="00D66A68">
          <w:pgSz w:w="11906" w:h="16838"/>
          <w:pgMar w:top="1440" w:right="1800" w:bottom="1440" w:left="1800" w:header="851" w:footer="992" w:gutter="0"/>
          <w:pgNumType w:fmt="upperRoman"/>
          <w:cols w:space="425"/>
          <w:docGrid w:type="lines" w:linePitch="312"/>
        </w:sectPr>
      </w:pPr>
    </w:p>
    <w:p w14:paraId="38A096C4" w14:textId="7613FC55" w:rsidR="00457786" w:rsidRDefault="00B36280" w:rsidP="00FE0FBE">
      <w:pPr>
        <w:pStyle w:val="10"/>
        <w:spacing w:before="249" w:after="156"/>
      </w:pPr>
      <w:bookmarkStart w:id="6" w:name="_Toc131253743"/>
      <w:bookmarkStart w:id="7" w:name="_Toc134283100"/>
      <w:commentRangeStart w:id="8"/>
      <w:r w:rsidRPr="001A5952">
        <w:lastRenderedPageBreak/>
        <w:t>绪论</w:t>
      </w:r>
      <w:bookmarkEnd w:id="6"/>
      <w:bookmarkEnd w:id="7"/>
      <w:commentRangeEnd w:id="8"/>
      <w:r w:rsidR="00A417E4">
        <w:rPr>
          <w:rStyle w:val="aff5"/>
          <w:rFonts w:asciiTheme="minorHAnsi" w:eastAsiaTheme="minorEastAsia" w:hAnsiTheme="minorHAnsi"/>
          <w:b w:val="0"/>
          <w:bCs w:val="0"/>
          <w:kern w:val="2"/>
        </w:rPr>
        <w:commentReference w:id="8"/>
      </w:r>
    </w:p>
    <w:p w14:paraId="77C443AF" w14:textId="20F73D74" w:rsidR="002220DA" w:rsidRPr="002220DA" w:rsidRDefault="002220DA" w:rsidP="00FE0FBE">
      <w:pPr>
        <w:pStyle w:val="20"/>
      </w:pPr>
      <w:bookmarkStart w:id="9" w:name="_Toc134283101"/>
      <w:r>
        <w:rPr>
          <w:rFonts w:hint="eastAsia"/>
        </w:rPr>
        <w:t>研究背景</w:t>
      </w:r>
      <w:bookmarkEnd w:id="9"/>
    </w:p>
    <w:p w14:paraId="2A630E3C" w14:textId="4880EC35" w:rsidR="00A64460" w:rsidRDefault="00A64460" w:rsidP="00A64460">
      <w:pPr>
        <w:pStyle w:val="a0"/>
        <w:ind w:firstLine="480"/>
      </w:pPr>
      <w:r>
        <w:rPr>
          <w:rFonts w:hint="eastAsia"/>
        </w:rPr>
        <w:t>Rust</w:t>
      </w:r>
      <w:r>
        <w:rPr>
          <w:rFonts w:hint="eastAsia"/>
        </w:rPr>
        <w:t>作为一门新兴</w:t>
      </w:r>
      <w:r w:rsidR="00F15F1D">
        <w:rPr>
          <w:rFonts w:hint="eastAsia"/>
        </w:rPr>
        <w:t>的高级</w:t>
      </w:r>
      <w:r>
        <w:rPr>
          <w:rFonts w:hint="eastAsia"/>
        </w:rPr>
        <w:t>语言，</w:t>
      </w:r>
      <w:r w:rsidR="00D17CF2">
        <w:rPr>
          <w:rFonts w:hint="eastAsia"/>
        </w:rPr>
        <w:t>以其</w:t>
      </w:r>
      <w:r w:rsidR="00F15F1D">
        <w:rPr>
          <w:rFonts w:hint="eastAsia"/>
        </w:rPr>
        <w:t>接近</w:t>
      </w:r>
      <w:r w:rsidR="00F15F1D">
        <w:rPr>
          <w:rFonts w:hint="eastAsia"/>
        </w:rPr>
        <w:t>C</w:t>
      </w:r>
      <w:r w:rsidR="00F15F1D">
        <w:t>/C++</w:t>
      </w:r>
      <w:r w:rsidR="00D17CF2">
        <w:rPr>
          <w:rFonts w:hint="eastAsia"/>
        </w:rPr>
        <w:t>运行效率、</w:t>
      </w:r>
      <w:r w:rsidR="00F15F1D">
        <w:rPr>
          <w:rFonts w:hint="eastAsia"/>
        </w:rPr>
        <w:t>基于</w:t>
      </w:r>
      <w:r w:rsidR="00D17CF2">
        <w:rPr>
          <w:rFonts w:hint="eastAsia"/>
        </w:rPr>
        <w:t>强大的编译器静态检查能力</w:t>
      </w:r>
      <w:r w:rsidR="00F15F1D">
        <w:rPr>
          <w:rFonts w:hint="eastAsia"/>
        </w:rPr>
        <w:t>的</w:t>
      </w:r>
      <w:r w:rsidR="00B8229D">
        <w:rPr>
          <w:rFonts w:hint="eastAsia"/>
        </w:rPr>
        <w:t>内存管理</w:t>
      </w:r>
      <w:r w:rsidR="00D17CF2">
        <w:rPr>
          <w:rFonts w:hint="eastAsia"/>
        </w:rPr>
        <w:t>等特点获得了业内广泛的关注</w:t>
      </w:r>
      <w:r w:rsidR="00B8229D">
        <w:rPr>
          <w:rFonts w:hint="eastAsia"/>
        </w:rPr>
        <w:t>，</w:t>
      </w:r>
      <w:r w:rsidR="00F94BD4">
        <w:rPr>
          <w:rFonts w:hint="eastAsia"/>
        </w:rPr>
        <w:t>并</w:t>
      </w:r>
      <w:r w:rsidR="00B8229D">
        <w:rPr>
          <w:rFonts w:hint="eastAsia"/>
        </w:rPr>
        <w:t>同时</w:t>
      </w:r>
      <w:r w:rsidR="00F94BD4">
        <w:rPr>
          <w:rFonts w:hint="eastAsia"/>
        </w:rPr>
        <w:t>取得</w:t>
      </w:r>
      <w:r w:rsidR="00B8229D">
        <w:rPr>
          <w:rFonts w:hint="eastAsia"/>
        </w:rPr>
        <w:t>了来自学院派和工业界的认可</w:t>
      </w:r>
      <w:r w:rsidR="00F94BD4">
        <w:rPr>
          <w:rFonts w:hint="eastAsia"/>
        </w:rPr>
        <w:t>：</w:t>
      </w:r>
      <w:r w:rsidR="00B8229D">
        <w:t>Linux</w:t>
      </w:r>
      <w:r w:rsidR="00B8229D">
        <w:rPr>
          <w:rFonts w:hint="eastAsia"/>
        </w:rPr>
        <w:t xml:space="preserve"> kernel</w:t>
      </w:r>
      <w:r w:rsidR="00B8229D">
        <w:rPr>
          <w:rFonts w:hint="eastAsia"/>
        </w:rPr>
        <w:t>在</w:t>
      </w:r>
      <w:r w:rsidR="00B8229D">
        <w:rPr>
          <w:rFonts w:hint="eastAsia"/>
        </w:rPr>
        <w:t>6</w:t>
      </w:r>
      <w:r w:rsidR="00B8229D">
        <w:t>.1</w:t>
      </w:r>
      <w:r w:rsidR="00B8229D">
        <w:rPr>
          <w:rFonts w:hint="eastAsia"/>
        </w:rPr>
        <w:t>版本引入了对于</w:t>
      </w:r>
      <w:r w:rsidR="00B8229D">
        <w:rPr>
          <w:rFonts w:hint="eastAsia"/>
        </w:rPr>
        <w:t>Rust</w:t>
      </w:r>
      <w:r w:rsidR="00B8229D">
        <w:rPr>
          <w:rFonts w:hint="eastAsia"/>
        </w:rPr>
        <w:t>编程语言的支持；</w:t>
      </w:r>
      <w:r w:rsidR="00F94BD4">
        <w:rPr>
          <w:rFonts w:hint="eastAsia"/>
        </w:rPr>
        <w:t>同时</w:t>
      </w:r>
      <w:r w:rsidR="00A150E6">
        <w:rPr>
          <w:rFonts w:hint="eastAsia"/>
        </w:rPr>
        <w:t>包括</w:t>
      </w:r>
      <w:r w:rsidR="00A150E6">
        <w:rPr>
          <w:rFonts w:hint="eastAsia"/>
        </w:rPr>
        <w:t>Microsoft</w:t>
      </w:r>
      <w:r w:rsidR="00A150E6">
        <w:rPr>
          <w:rFonts w:hint="eastAsia"/>
        </w:rPr>
        <w:t>在内的</w:t>
      </w:r>
      <w:r w:rsidR="00F94BD4">
        <w:rPr>
          <w:rFonts w:hint="eastAsia"/>
        </w:rPr>
        <w:t>各大厂商也在着手对</w:t>
      </w:r>
      <w:r w:rsidR="00F94BD4">
        <w:rPr>
          <w:rFonts w:hint="eastAsia"/>
        </w:rPr>
        <w:t>Rust</w:t>
      </w:r>
      <w:r w:rsidR="00F94BD4">
        <w:rPr>
          <w:rFonts w:hint="eastAsia"/>
        </w:rPr>
        <w:t>进行技术储备。</w:t>
      </w:r>
    </w:p>
    <w:p w14:paraId="43F68692" w14:textId="2E7E3977" w:rsidR="00A150E6" w:rsidRDefault="00982DE2" w:rsidP="002A39CF">
      <w:pPr>
        <w:pStyle w:val="a0"/>
        <w:ind w:firstLine="480"/>
      </w:pPr>
      <w:r>
        <w:rPr>
          <w:rFonts w:hint="eastAsia"/>
        </w:rPr>
        <w:t>作为一门系统级语言，高效的并发处理是</w:t>
      </w:r>
      <w:r>
        <w:rPr>
          <w:rFonts w:hint="eastAsia"/>
        </w:rPr>
        <w:t>Rust</w:t>
      </w:r>
      <w:r>
        <w:rPr>
          <w:rFonts w:hint="eastAsia"/>
        </w:rPr>
        <w:t>的主要目标之一。</w:t>
      </w:r>
      <w:r w:rsidR="00966782">
        <w:rPr>
          <w:rFonts w:hint="eastAsia"/>
        </w:rPr>
        <w:t>R</w:t>
      </w:r>
      <w:r w:rsidR="00966782">
        <w:t>ust</w:t>
      </w:r>
      <w:r w:rsidR="00966782">
        <w:rPr>
          <w:rFonts w:hint="eastAsia"/>
        </w:rPr>
        <w:t>原生支持</w:t>
      </w:r>
      <w:r w:rsidR="00966782">
        <w:rPr>
          <w:rFonts w:hint="eastAsia"/>
        </w:rPr>
        <w:t>OS</w:t>
      </w:r>
      <w:r w:rsidR="00966782">
        <w:rPr>
          <w:rFonts w:hint="eastAsia"/>
        </w:rPr>
        <w:t>线程级的并发编程，并且支持</w:t>
      </w:r>
      <w:r w:rsidR="00966782">
        <w:rPr>
          <w:rFonts w:hint="eastAsia"/>
        </w:rPr>
        <w:t>async</w:t>
      </w:r>
      <w:r w:rsidR="00966782">
        <w:t>/await</w:t>
      </w:r>
      <w:r w:rsidR="00966782">
        <w:rPr>
          <w:rFonts w:hint="eastAsia"/>
        </w:rPr>
        <w:t>并发模型</w:t>
      </w:r>
      <w:r w:rsidR="00311930">
        <w:rPr>
          <w:rFonts w:hint="eastAsia"/>
        </w:rPr>
        <w:t>。同时，</w:t>
      </w:r>
      <w:r w:rsidR="00311930">
        <w:rPr>
          <w:rFonts w:hint="eastAsia"/>
        </w:rPr>
        <w:t>Rust</w:t>
      </w:r>
      <w:r w:rsidR="00311930">
        <w:rPr>
          <w:rFonts w:hint="eastAsia"/>
        </w:rPr>
        <w:t>的开发者宣称，通过高效地利用</w:t>
      </w:r>
      <w:r w:rsidR="00311930">
        <w:rPr>
          <w:rFonts w:hint="eastAsia"/>
        </w:rPr>
        <w:t>Rust</w:t>
      </w:r>
      <w:r w:rsidR="00311930">
        <w:rPr>
          <w:rFonts w:hint="eastAsia"/>
        </w:rPr>
        <w:t>编译器的所有权系统与类型检查，</w:t>
      </w:r>
      <w:r w:rsidR="00311930">
        <w:rPr>
          <w:rFonts w:hint="eastAsia"/>
        </w:rPr>
        <w:t>Rust</w:t>
      </w:r>
      <w:r w:rsidR="00B5315C">
        <w:rPr>
          <w:rFonts w:hint="eastAsia"/>
        </w:rPr>
        <w:t>可以将许多运行时出现的错误转化为编译期就可以</w:t>
      </w:r>
      <w:r w:rsidR="00954F7E">
        <w:rPr>
          <w:rFonts w:hint="eastAsia"/>
        </w:rPr>
        <w:t>发现</w:t>
      </w:r>
      <w:r w:rsidR="00B5315C">
        <w:rPr>
          <w:rFonts w:hint="eastAsia"/>
        </w:rPr>
        <w:t>的错误，从而提高并行程序的开发效率。</w:t>
      </w:r>
      <w:sdt>
        <w:sdtPr>
          <w:rPr>
            <w:rFonts w:hint="eastAsia"/>
          </w:rPr>
          <w:id w:val="-614597759"/>
          <w:citation/>
        </w:sdtPr>
        <w:sdtContent>
          <w:r w:rsidR="00B5315C">
            <w:fldChar w:fldCharType="begin"/>
          </w:r>
          <w:r w:rsidR="00B5315C">
            <w:instrText xml:space="preserve"> </w:instrText>
          </w:r>
          <w:r w:rsidR="00B5315C">
            <w:rPr>
              <w:rFonts w:hint="eastAsia"/>
            </w:rPr>
            <w:instrText>CITATION RustBook \l 2052</w:instrText>
          </w:r>
          <w:r w:rsidR="00B5315C">
            <w:instrText xml:space="preserve"> </w:instrText>
          </w:r>
          <w:r w:rsidR="00B5315C">
            <w:fldChar w:fldCharType="separate"/>
          </w:r>
          <w:r w:rsidR="00272969">
            <w:rPr>
              <w:rFonts w:hint="eastAsia"/>
              <w:noProof/>
            </w:rPr>
            <w:t xml:space="preserve"> </w:t>
          </w:r>
          <w:r w:rsidR="00272969" w:rsidRPr="00272969">
            <w:rPr>
              <w:noProof/>
            </w:rPr>
            <w:t>[1]</w:t>
          </w:r>
          <w:r w:rsidR="00B5315C">
            <w:fldChar w:fldCharType="end"/>
          </w:r>
        </w:sdtContent>
      </w:sdt>
    </w:p>
    <w:p w14:paraId="5BDF664C" w14:textId="7CF451E4" w:rsidR="002220DA" w:rsidRDefault="002220DA" w:rsidP="00FE0FBE">
      <w:pPr>
        <w:pStyle w:val="20"/>
      </w:pPr>
      <w:bookmarkStart w:id="10" w:name="_Toc134283102"/>
      <w:r>
        <w:rPr>
          <w:rFonts w:hint="eastAsia"/>
        </w:rPr>
        <w:t>研究现状</w:t>
      </w:r>
      <w:bookmarkEnd w:id="10"/>
    </w:p>
    <w:p w14:paraId="1CCC18F5" w14:textId="75C522AB" w:rsidR="00D76C64" w:rsidRDefault="00954F7E" w:rsidP="00A64460">
      <w:pPr>
        <w:pStyle w:val="a0"/>
        <w:ind w:firstLine="480"/>
      </w:pPr>
      <w:r>
        <w:rPr>
          <w:rFonts w:hint="eastAsia"/>
        </w:rPr>
        <w:t>首先，</w:t>
      </w:r>
      <w:r w:rsidR="00D76C64">
        <w:rPr>
          <w:rFonts w:hint="eastAsia"/>
        </w:rPr>
        <w:t>Rust</w:t>
      </w:r>
      <w:r w:rsidR="00D76C64">
        <w:rPr>
          <w:rFonts w:hint="eastAsia"/>
        </w:rPr>
        <w:t>是一门</w:t>
      </w:r>
      <w:r w:rsidR="00AE5997">
        <w:rPr>
          <w:rFonts w:hint="eastAsia"/>
        </w:rPr>
        <w:t>新兴语言，学习</w:t>
      </w:r>
      <w:r w:rsidR="00AE5997">
        <w:rPr>
          <w:rFonts w:hint="eastAsia"/>
        </w:rPr>
        <w:t>Rust</w:t>
      </w:r>
      <w:r w:rsidR="009D4CEB">
        <w:rPr>
          <w:rFonts w:hint="eastAsia"/>
        </w:rPr>
        <w:t>时</w:t>
      </w:r>
      <w:r w:rsidR="00AE5997">
        <w:rPr>
          <w:rFonts w:hint="eastAsia"/>
        </w:rPr>
        <w:t>的主要知识来源是</w:t>
      </w:r>
      <w:r w:rsidR="00AE6049">
        <w:t>GitHub</w:t>
      </w:r>
      <w:r w:rsidR="00AE5997">
        <w:rPr>
          <w:rFonts w:hint="eastAsia"/>
        </w:rPr>
        <w:t>在线</w:t>
      </w:r>
      <w:r w:rsidR="001F08DE">
        <w:rPr>
          <w:rFonts w:hint="eastAsia"/>
        </w:rPr>
        <w:t>开源</w:t>
      </w:r>
      <w:r w:rsidR="009A2FEA">
        <w:rPr>
          <w:rFonts w:hint="eastAsia"/>
        </w:rPr>
        <w:t>官方</w:t>
      </w:r>
      <w:r w:rsidR="00AE5997">
        <w:rPr>
          <w:rFonts w:hint="eastAsia"/>
        </w:rPr>
        <w:t>文档</w:t>
      </w:r>
      <w:r w:rsidR="00AE6049">
        <w:rPr>
          <w:rFonts w:hint="eastAsia"/>
        </w:rPr>
        <w:t>。如</w:t>
      </w:r>
      <w:r w:rsidR="00AE6049">
        <w:rPr>
          <w:rFonts w:hint="eastAsia"/>
        </w:rPr>
        <w:t>Rust</w:t>
      </w:r>
      <w:r w:rsidR="00AE6049">
        <w:rPr>
          <w:rFonts w:hint="eastAsia"/>
        </w:rPr>
        <w:t>语言圣经（中文）</w:t>
      </w:r>
      <w:sdt>
        <w:sdtPr>
          <w:rPr>
            <w:rFonts w:hint="eastAsia"/>
          </w:rPr>
          <w:id w:val="1814215433"/>
          <w:citation/>
        </w:sdtPr>
        <w:sdtContent>
          <w:r w:rsidR="00AE6049">
            <w:fldChar w:fldCharType="begin"/>
          </w:r>
          <w:r w:rsidR="00911A59">
            <w:instrText>CITATION Rust</w:instrText>
          </w:r>
          <w:r w:rsidR="00911A59">
            <w:instrText>语言圣经</w:instrText>
          </w:r>
          <w:r w:rsidR="00911A59">
            <w:instrText xml:space="preserve"> \l 2052 </w:instrText>
          </w:r>
          <w:r w:rsidR="00AE6049">
            <w:fldChar w:fldCharType="separate"/>
          </w:r>
          <w:r w:rsidR="00272969">
            <w:rPr>
              <w:noProof/>
            </w:rPr>
            <w:t xml:space="preserve"> </w:t>
          </w:r>
          <w:r w:rsidR="00272969" w:rsidRPr="00272969">
            <w:rPr>
              <w:noProof/>
            </w:rPr>
            <w:t>[2]</w:t>
          </w:r>
          <w:r w:rsidR="00AE6049">
            <w:fldChar w:fldCharType="end"/>
          </w:r>
        </w:sdtContent>
      </w:sdt>
      <w:r w:rsidR="00AE6049">
        <w:rPr>
          <w:rFonts w:hint="eastAsia"/>
        </w:rPr>
        <w:t>、</w:t>
      </w:r>
      <w:r w:rsidR="00AE6049">
        <w:rPr>
          <w:rFonts w:hint="eastAsia"/>
        </w:rPr>
        <w:t>T</w:t>
      </w:r>
      <w:r w:rsidR="00AE6049">
        <w:t xml:space="preserve">he </w:t>
      </w:r>
      <w:r w:rsidR="00AE6049">
        <w:rPr>
          <w:rFonts w:hint="eastAsia"/>
        </w:rPr>
        <w:t>Rust</w:t>
      </w:r>
      <w:r w:rsidR="00AE6049">
        <w:t xml:space="preserve"> Programming </w:t>
      </w:r>
      <w:r w:rsidR="00AE6049">
        <w:rPr>
          <w:rFonts w:hint="eastAsia"/>
        </w:rPr>
        <w:t>Language</w:t>
      </w:r>
      <w:r w:rsidR="00AE6049">
        <w:rPr>
          <w:rFonts w:hint="eastAsia"/>
        </w:rPr>
        <w:t>（英文）</w:t>
      </w:r>
      <w:sdt>
        <w:sdtPr>
          <w:rPr>
            <w:rFonts w:hint="eastAsia"/>
          </w:rPr>
          <w:id w:val="565001760"/>
          <w:citation/>
        </w:sdtPr>
        <w:sdtContent>
          <w:r w:rsidR="001F08DE">
            <w:fldChar w:fldCharType="begin"/>
          </w:r>
          <w:r w:rsidR="00911A59">
            <w:instrText xml:space="preserve">CITATION RustBook \l 2052 </w:instrText>
          </w:r>
          <w:r w:rsidR="001F08DE">
            <w:fldChar w:fldCharType="separate"/>
          </w:r>
          <w:r w:rsidR="00272969">
            <w:rPr>
              <w:noProof/>
            </w:rPr>
            <w:t xml:space="preserve"> </w:t>
          </w:r>
          <w:r w:rsidR="00272969" w:rsidRPr="00272969">
            <w:rPr>
              <w:noProof/>
            </w:rPr>
            <w:t>[1]</w:t>
          </w:r>
          <w:r w:rsidR="001F08DE">
            <w:fldChar w:fldCharType="end"/>
          </w:r>
        </w:sdtContent>
      </w:sdt>
      <w:r w:rsidR="00AE6049">
        <w:rPr>
          <w:rFonts w:hint="eastAsia"/>
        </w:rPr>
        <w:t>、</w:t>
      </w:r>
      <w:r w:rsidR="001F08DE" w:rsidRPr="001F08DE">
        <w:t>Asynchronous Programming in Rust</w:t>
      </w:r>
      <w:r w:rsidR="007676A9">
        <w:rPr>
          <w:rFonts w:hint="eastAsia"/>
        </w:rPr>
        <w:t>（英文）</w:t>
      </w:r>
      <w:sdt>
        <w:sdtPr>
          <w:id w:val="1646387603"/>
          <w:citation/>
        </w:sdtPr>
        <w:sdtContent>
          <w:r w:rsidR="007676A9">
            <w:fldChar w:fldCharType="begin"/>
          </w:r>
          <w:r w:rsidR="00911A59">
            <w:instrText xml:space="preserve">CITATION asy23 \l 2052 </w:instrText>
          </w:r>
          <w:r w:rsidR="007676A9">
            <w:fldChar w:fldCharType="separate"/>
          </w:r>
          <w:r w:rsidR="00272969">
            <w:rPr>
              <w:noProof/>
            </w:rPr>
            <w:t xml:space="preserve"> </w:t>
          </w:r>
          <w:r w:rsidR="00272969" w:rsidRPr="00272969">
            <w:rPr>
              <w:noProof/>
            </w:rPr>
            <w:t>[3]</w:t>
          </w:r>
          <w:r w:rsidR="007676A9">
            <w:fldChar w:fldCharType="end"/>
          </w:r>
        </w:sdtContent>
      </w:sdt>
      <w:r w:rsidR="007676A9">
        <w:rPr>
          <w:rFonts w:hint="eastAsia"/>
        </w:rPr>
        <w:t>等。</w:t>
      </w:r>
    </w:p>
    <w:p w14:paraId="3134AA70" w14:textId="4998F076" w:rsidR="004518D6" w:rsidRDefault="00954F7E" w:rsidP="002220DA">
      <w:pPr>
        <w:pStyle w:val="a0"/>
        <w:ind w:firstLine="480"/>
      </w:pPr>
      <w:r>
        <w:rPr>
          <w:rFonts w:hint="eastAsia"/>
        </w:rPr>
        <w:t>Rust</w:t>
      </w:r>
      <w:r>
        <w:rPr>
          <w:rFonts w:hint="eastAsia"/>
        </w:rPr>
        <w:t>的优秀表现引起了一些研究者的兴趣。对于</w:t>
      </w:r>
      <w:r>
        <w:rPr>
          <w:rFonts w:hint="eastAsia"/>
        </w:rPr>
        <w:t>Rust</w:t>
      </w:r>
      <w:r>
        <w:rPr>
          <w:rFonts w:hint="eastAsia"/>
        </w:rPr>
        <w:t>的论文</w:t>
      </w:r>
      <w:r w:rsidR="004518D6">
        <w:rPr>
          <w:rFonts w:hint="eastAsia"/>
        </w:rPr>
        <w:t>主要可以分为</w:t>
      </w:r>
      <w:r w:rsidR="002A39CF">
        <w:rPr>
          <w:rFonts w:hint="eastAsia"/>
        </w:rPr>
        <w:t>以下</w:t>
      </w:r>
      <w:r w:rsidR="004518D6">
        <w:rPr>
          <w:rFonts w:hint="eastAsia"/>
        </w:rPr>
        <w:t>三类：</w:t>
      </w:r>
    </w:p>
    <w:p w14:paraId="6A36F3B7" w14:textId="03A1DA08" w:rsidR="004518D6" w:rsidRDefault="004518D6" w:rsidP="0080403F">
      <w:pPr>
        <w:pStyle w:val="a0"/>
        <w:numPr>
          <w:ilvl w:val="0"/>
          <w:numId w:val="14"/>
        </w:numPr>
        <w:ind w:firstLineChars="0"/>
      </w:pPr>
      <w:r>
        <w:rPr>
          <w:rFonts w:hint="eastAsia"/>
        </w:rPr>
        <w:t>关于</w:t>
      </w:r>
      <w:r>
        <w:rPr>
          <w:rFonts w:hint="eastAsia"/>
        </w:rPr>
        <w:t>Rust</w:t>
      </w:r>
      <w:r>
        <w:rPr>
          <w:rFonts w:hint="eastAsia"/>
        </w:rPr>
        <w:t>语言正确性的形式化验证。</w:t>
      </w:r>
    </w:p>
    <w:p w14:paraId="1B946059" w14:textId="0D3817F3" w:rsidR="008E340D" w:rsidRDefault="004518D6" w:rsidP="0080403F">
      <w:pPr>
        <w:pStyle w:val="a0"/>
        <w:numPr>
          <w:ilvl w:val="0"/>
          <w:numId w:val="14"/>
        </w:numPr>
        <w:ind w:firstLineChars="0"/>
      </w:pPr>
      <w:r>
        <w:rPr>
          <w:rFonts w:hint="eastAsia"/>
        </w:rPr>
        <w:t>经验主义</w:t>
      </w:r>
      <w:r>
        <w:rPr>
          <w:rFonts w:hint="eastAsia"/>
        </w:rPr>
        <w:t>/</w:t>
      </w:r>
      <w:r>
        <w:rPr>
          <w:rFonts w:hint="eastAsia"/>
        </w:rPr>
        <w:t>实证研究</w:t>
      </w:r>
      <w:r w:rsidR="008E340D">
        <w:rPr>
          <w:rFonts w:hint="eastAsia"/>
        </w:rPr>
        <w:t>。</w:t>
      </w:r>
      <w:r w:rsidR="002A39CF">
        <w:rPr>
          <w:rFonts w:hint="eastAsia"/>
        </w:rPr>
        <w:t>（占多数）</w:t>
      </w:r>
    </w:p>
    <w:p w14:paraId="51F5C5D1" w14:textId="2C8C4088" w:rsidR="008E340D" w:rsidRDefault="008E340D" w:rsidP="0080403F">
      <w:pPr>
        <w:pStyle w:val="a0"/>
        <w:numPr>
          <w:ilvl w:val="0"/>
          <w:numId w:val="14"/>
        </w:numPr>
        <w:ind w:firstLineChars="0"/>
      </w:pPr>
      <w:r>
        <w:rPr>
          <w:rFonts w:hint="eastAsia"/>
        </w:rPr>
        <w:t>应用</w:t>
      </w:r>
      <w:r>
        <w:rPr>
          <w:rFonts w:hint="eastAsia"/>
        </w:rPr>
        <w:t>Rust</w:t>
      </w:r>
      <w:r>
        <w:rPr>
          <w:rFonts w:hint="eastAsia"/>
        </w:rPr>
        <w:t>进行实际开发</w:t>
      </w:r>
    </w:p>
    <w:p w14:paraId="2B47AAC3" w14:textId="2D349AAA" w:rsidR="002220DA" w:rsidRDefault="009D4CEB" w:rsidP="002220DA">
      <w:pPr>
        <w:pStyle w:val="a0"/>
        <w:ind w:firstLine="480"/>
      </w:pPr>
      <w:proofErr w:type="spellStart"/>
      <w:r>
        <w:rPr>
          <w:rFonts w:hint="eastAsia"/>
        </w:rPr>
        <w:t>Boqin</w:t>
      </w:r>
      <w:proofErr w:type="spellEnd"/>
      <w:r>
        <w:t xml:space="preserve"> </w:t>
      </w:r>
      <w:r>
        <w:rPr>
          <w:rFonts w:hint="eastAsia"/>
        </w:rPr>
        <w:t>Qin</w:t>
      </w:r>
      <w:r>
        <w:rPr>
          <w:rFonts w:hint="eastAsia"/>
        </w:rPr>
        <w:t>等</w:t>
      </w:r>
      <w:sdt>
        <w:sdtPr>
          <w:rPr>
            <w:rFonts w:hint="eastAsia"/>
          </w:rPr>
          <w:id w:val="-1313946310"/>
          <w:citation/>
        </w:sdtPr>
        <w:sdtContent>
          <w:r w:rsidR="00A22951">
            <w:fldChar w:fldCharType="begin"/>
          </w:r>
          <w:r w:rsidR="002220DA">
            <w:instrText xml:space="preserve">CITATION Boq20 \l 2052 </w:instrText>
          </w:r>
          <w:r w:rsidR="00A22951">
            <w:fldChar w:fldCharType="separate"/>
          </w:r>
          <w:r w:rsidR="00272969">
            <w:rPr>
              <w:noProof/>
            </w:rPr>
            <w:t xml:space="preserve"> </w:t>
          </w:r>
          <w:r w:rsidR="00272969" w:rsidRPr="00272969">
            <w:rPr>
              <w:noProof/>
            </w:rPr>
            <w:t>[4]</w:t>
          </w:r>
          <w:r w:rsidR="00A22951">
            <w:fldChar w:fldCharType="end"/>
          </w:r>
        </w:sdtContent>
      </w:sdt>
      <w:r w:rsidR="008E340D">
        <w:rPr>
          <w:rFonts w:hint="eastAsia"/>
        </w:rPr>
        <w:t>、</w:t>
      </w:r>
      <w:r w:rsidR="00551C88">
        <w:rPr>
          <w:rFonts w:hint="eastAsia"/>
        </w:rPr>
        <w:t>秦伯钦等</w:t>
      </w:r>
      <w:sdt>
        <w:sdtPr>
          <w:rPr>
            <w:rFonts w:hint="eastAsia"/>
          </w:rPr>
          <w:id w:val="580726665"/>
          <w:citation/>
        </w:sdtPr>
        <w:sdtContent>
          <w:r w:rsidR="00551C88">
            <w:fldChar w:fldCharType="begin"/>
          </w:r>
          <w:r w:rsidR="00551C88">
            <w:instrText xml:space="preserve"> </w:instrText>
          </w:r>
          <w:r w:rsidR="00551C88">
            <w:rPr>
              <w:rFonts w:hint="eastAsia"/>
            </w:rPr>
            <w:instrText xml:space="preserve">CITATION </w:instrText>
          </w:r>
          <w:r w:rsidR="00551C88">
            <w:rPr>
              <w:rFonts w:hint="eastAsia"/>
            </w:rPr>
            <w:instrText>秦伯钦</w:instrText>
          </w:r>
          <w:r w:rsidR="00551C88">
            <w:rPr>
              <w:rFonts w:hint="eastAsia"/>
            </w:rPr>
            <w:instrText>21 \l 2052</w:instrText>
          </w:r>
          <w:r w:rsidR="00551C88">
            <w:instrText xml:space="preserve"> </w:instrText>
          </w:r>
          <w:r w:rsidR="00551C88">
            <w:fldChar w:fldCharType="separate"/>
          </w:r>
          <w:r w:rsidR="00272969">
            <w:rPr>
              <w:rFonts w:hint="eastAsia"/>
              <w:noProof/>
            </w:rPr>
            <w:t xml:space="preserve"> </w:t>
          </w:r>
          <w:r w:rsidR="00272969" w:rsidRPr="00272969">
            <w:rPr>
              <w:noProof/>
            </w:rPr>
            <w:t>[5]</w:t>
          </w:r>
          <w:r w:rsidR="00551C88">
            <w:fldChar w:fldCharType="end"/>
          </w:r>
        </w:sdtContent>
      </w:sdt>
      <w:r w:rsidR="00DC1AB6">
        <w:rPr>
          <w:rFonts w:hint="eastAsia"/>
        </w:rPr>
        <w:t>以及</w:t>
      </w:r>
      <w:r w:rsidR="00C45FF7" w:rsidRPr="00C45FF7">
        <w:t>Zemin Yu</w:t>
      </w:r>
      <w:r w:rsidR="00C45FF7">
        <w:rPr>
          <w:rFonts w:hint="eastAsia"/>
        </w:rPr>
        <w:t>等</w:t>
      </w:r>
      <w:sdt>
        <w:sdtPr>
          <w:rPr>
            <w:rFonts w:hint="eastAsia"/>
          </w:rPr>
          <w:id w:val="2102904489"/>
          <w:citation/>
        </w:sdtPr>
        <w:sdtContent>
          <w:r w:rsidR="00A22951">
            <w:fldChar w:fldCharType="begin"/>
          </w:r>
          <w:r w:rsidR="002220DA">
            <w:instrText xml:space="preserve">CITATION Zem19 \l 2052 </w:instrText>
          </w:r>
          <w:r w:rsidR="00A22951">
            <w:fldChar w:fldCharType="separate"/>
          </w:r>
          <w:r w:rsidR="00272969">
            <w:rPr>
              <w:noProof/>
            </w:rPr>
            <w:t xml:space="preserve"> </w:t>
          </w:r>
          <w:r w:rsidR="00272969" w:rsidRPr="00272969">
            <w:rPr>
              <w:noProof/>
            </w:rPr>
            <w:t>[6]</w:t>
          </w:r>
          <w:r w:rsidR="00A22951">
            <w:fldChar w:fldCharType="end"/>
          </w:r>
        </w:sdtContent>
      </w:sdt>
      <w:r w:rsidR="00C45FF7">
        <w:rPr>
          <w:rFonts w:hint="eastAsia"/>
        </w:rPr>
        <w:t>则对于</w:t>
      </w:r>
      <w:r w:rsidR="00C45FF7">
        <w:rPr>
          <w:rFonts w:hint="eastAsia"/>
        </w:rPr>
        <w:t>Rust</w:t>
      </w:r>
      <w:r w:rsidR="00C45FF7">
        <w:rPr>
          <w:rFonts w:hint="eastAsia"/>
        </w:rPr>
        <w:t>在并行编程、</w:t>
      </w:r>
      <w:r w:rsidR="008E340D">
        <w:rPr>
          <w:rFonts w:hint="eastAsia"/>
        </w:rPr>
        <w:t>u</w:t>
      </w:r>
      <w:r w:rsidR="00C45FF7">
        <w:rPr>
          <w:rFonts w:hint="eastAsia"/>
        </w:rPr>
        <w:t>nsafe</w:t>
      </w:r>
      <w:r w:rsidR="00C45FF7">
        <w:rPr>
          <w:rFonts w:hint="eastAsia"/>
        </w:rPr>
        <w:t>代码段等实践中的安全问题进行了基于代码分析的经验主义</w:t>
      </w:r>
      <w:r w:rsidR="00A22951">
        <w:rPr>
          <w:rFonts w:hint="eastAsia"/>
        </w:rPr>
        <w:t>/</w:t>
      </w:r>
      <w:r w:rsidR="00A22951">
        <w:rPr>
          <w:rFonts w:hint="eastAsia"/>
        </w:rPr>
        <w:t>实证</w:t>
      </w:r>
      <w:r w:rsidR="00C45FF7">
        <w:rPr>
          <w:rFonts w:hint="eastAsia"/>
        </w:rPr>
        <w:t>研究</w:t>
      </w:r>
      <w:r w:rsidR="0080403F">
        <w:rPr>
          <w:rFonts w:hint="eastAsia"/>
        </w:rPr>
        <w:t>。其中秦伯钦等还基于研究成果</w:t>
      </w:r>
      <w:r w:rsidR="00DD4360">
        <w:rPr>
          <w:rFonts w:hint="eastAsia"/>
        </w:rPr>
        <w:t>提出了一种</w:t>
      </w:r>
      <w:r w:rsidR="00DD4360">
        <w:rPr>
          <w:rFonts w:hint="eastAsia"/>
        </w:rPr>
        <w:t>Rust</w:t>
      </w:r>
      <w:r w:rsidR="00DD4360">
        <w:rPr>
          <w:rFonts w:hint="eastAsia"/>
        </w:rPr>
        <w:t>非阻塞性</w:t>
      </w:r>
      <w:r w:rsidR="00DD4360">
        <w:rPr>
          <w:rFonts w:hint="eastAsia"/>
        </w:rPr>
        <w:t>Bug</w:t>
      </w:r>
      <w:r w:rsidR="00DD4360">
        <w:rPr>
          <w:rFonts w:hint="eastAsia"/>
        </w:rPr>
        <w:t>的检测办法</w:t>
      </w:r>
      <w:r w:rsidR="008E340D">
        <w:rPr>
          <w:rFonts w:hint="eastAsia"/>
        </w:rPr>
        <w:t>；</w:t>
      </w:r>
      <w:r w:rsidR="00DD4360">
        <w:rPr>
          <w:rFonts w:hint="eastAsia"/>
        </w:rPr>
        <w:t>Zemin</w:t>
      </w:r>
      <w:r w:rsidR="00DD4360">
        <w:t xml:space="preserve"> </w:t>
      </w:r>
      <w:r w:rsidR="00DD4360">
        <w:rPr>
          <w:rFonts w:hint="eastAsia"/>
        </w:rPr>
        <w:t>Yu</w:t>
      </w:r>
      <w:r w:rsidR="00DD4360">
        <w:rPr>
          <w:rFonts w:hint="eastAsia"/>
        </w:rPr>
        <w:t>等发现</w:t>
      </w:r>
      <w:r w:rsidR="00DD4360">
        <w:rPr>
          <w:rFonts w:hint="eastAsia"/>
        </w:rPr>
        <w:t>Rust</w:t>
      </w:r>
      <w:r w:rsidR="00DD4360">
        <w:rPr>
          <w:rFonts w:hint="eastAsia"/>
        </w:rPr>
        <w:t>并不像开发者宣称的那样支持“</w:t>
      </w:r>
      <w:r w:rsidR="00DD4360">
        <w:t>Fearless Concurrency</w:t>
      </w:r>
      <w:r w:rsidR="00DD4360">
        <w:rPr>
          <w:rFonts w:hint="eastAsia"/>
        </w:rPr>
        <w:t>”开发</w:t>
      </w:r>
      <w:r w:rsidR="00783C42">
        <w:rPr>
          <w:rFonts w:hint="eastAsia"/>
        </w:rPr>
        <w:t>：</w:t>
      </w:r>
      <w:r w:rsidR="00783C42">
        <w:rPr>
          <w:rFonts w:hint="eastAsia"/>
        </w:rPr>
        <w:t>Rust</w:t>
      </w:r>
      <w:r w:rsidR="00783C42">
        <w:rPr>
          <w:rFonts w:hint="eastAsia"/>
        </w:rPr>
        <w:t>编译器不能保证消除所有数据竞争错误（</w:t>
      </w:r>
      <w:r w:rsidR="00783C42">
        <w:rPr>
          <w:rFonts w:hint="eastAsia"/>
        </w:rPr>
        <w:t>data</w:t>
      </w:r>
      <w:r w:rsidR="00783C42">
        <w:t xml:space="preserve"> </w:t>
      </w:r>
      <w:r w:rsidR="00783C42">
        <w:rPr>
          <w:rFonts w:hint="eastAsia"/>
        </w:rPr>
        <w:t>racing</w:t>
      </w:r>
      <w:r w:rsidR="00783C42">
        <w:rPr>
          <w:rFonts w:hint="eastAsia"/>
        </w:rPr>
        <w:t>）。</w:t>
      </w:r>
      <w:r w:rsidR="008E340D">
        <w:rPr>
          <w:rFonts w:hint="eastAsia"/>
        </w:rPr>
        <w:t>牛聚川等提出并</w:t>
      </w:r>
      <w:r w:rsidR="008E340D">
        <w:rPr>
          <w:rFonts w:hint="eastAsia"/>
        </w:rPr>
        <w:lastRenderedPageBreak/>
        <w:t>实现了一种</w:t>
      </w:r>
      <w:r w:rsidR="008E340D" w:rsidRPr="005F40A3">
        <w:rPr>
          <w:rFonts w:hint="eastAsia"/>
        </w:rPr>
        <w:t>融合模糊测试和形式化验证的</w:t>
      </w:r>
      <w:r w:rsidR="008E340D">
        <w:rPr>
          <w:rFonts w:hint="eastAsia"/>
        </w:rPr>
        <w:t>Rust</w:t>
      </w:r>
      <w:r w:rsidR="008E340D" w:rsidRPr="005F40A3">
        <w:rPr>
          <w:rFonts w:hint="eastAsia"/>
        </w:rPr>
        <w:t>测试工具</w:t>
      </w:r>
      <w:sdt>
        <w:sdtPr>
          <w:rPr>
            <w:rFonts w:hint="eastAsia"/>
          </w:rPr>
          <w:id w:val="4718178"/>
          <w:citation/>
        </w:sdt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牛聚川</w:instrText>
          </w:r>
          <w:r w:rsidR="008E340D">
            <w:rPr>
              <w:rFonts w:hint="eastAsia"/>
            </w:rPr>
            <w:instrText xml:space="preserve"> \l 2052</w:instrText>
          </w:r>
          <w:r w:rsidR="008E340D">
            <w:instrText xml:space="preserve"> </w:instrText>
          </w:r>
          <w:r w:rsidR="008E340D">
            <w:fldChar w:fldCharType="separate"/>
          </w:r>
          <w:r w:rsidR="00272969">
            <w:rPr>
              <w:rFonts w:hint="eastAsia"/>
              <w:noProof/>
            </w:rPr>
            <w:t xml:space="preserve"> </w:t>
          </w:r>
          <w:r w:rsidR="00272969" w:rsidRPr="00272969">
            <w:rPr>
              <w:noProof/>
            </w:rPr>
            <w:t>[7]</w:t>
          </w:r>
          <w:r w:rsidR="008E340D">
            <w:fldChar w:fldCharType="end"/>
          </w:r>
        </w:sdtContent>
      </w:sdt>
      <w:r w:rsidR="00783C42">
        <w:rPr>
          <w:rFonts w:hint="eastAsia"/>
        </w:rPr>
        <w:t>。</w:t>
      </w:r>
      <w:r w:rsidR="008E340D" w:rsidRPr="005F40A3">
        <w:rPr>
          <w:rFonts w:hint="eastAsia"/>
        </w:rPr>
        <w:t>王烁程</w:t>
      </w:r>
      <w:r w:rsidR="008E340D">
        <w:rPr>
          <w:rFonts w:hint="eastAsia"/>
        </w:rPr>
        <w:t>等</w:t>
      </w:r>
      <w:r w:rsidR="008E340D" w:rsidRPr="005F40A3">
        <w:rPr>
          <w:rFonts w:hint="eastAsia"/>
        </w:rPr>
        <w:t>提出了基于</w:t>
      </w:r>
      <w:r w:rsidR="008E340D" w:rsidRPr="005F40A3">
        <w:rPr>
          <w:rFonts w:hint="eastAsia"/>
        </w:rPr>
        <w:t>Rust Async/Await</w:t>
      </w:r>
      <w:r w:rsidR="008E340D" w:rsidRPr="005F40A3">
        <w:rPr>
          <w:rFonts w:hint="eastAsia"/>
        </w:rPr>
        <w:t>的基于协程的飞地内部调度方案</w:t>
      </w:r>
      <w:r w:rsidR="008E340D">
        <w:rPr>
          <w:rFonts w:hint="eastAsia"/>
        </w:rPr>
        <w:t>，</w:t>
      </w:r>
      <w:r w:rsidR="008E340D" w:rsidRPr="005F40A3">
        <w:rPr>
          <w:rFonts w:hint="eastAsia"/>
        </w:rPr>
        <w:t>并设计</w:t>
      </w:r>
      <w:r w:rsidR="008E340D">
        <w:rPr>
          <w:rFonts w:hint="eastAsia"/>
        </w:rPr>
        <w:t>了</w:t>
      </w:r>
      <w:r w:rsidR="008E340D" w:rsidRPr="005F40A3">
        <w:rPr>
          <w:rFonts w:hint="eastAsia"/>
        </w:rPr>
        <w:t>调度机制</w:t>
      </w:r>
      <w:sdt>
        <w:sdtPr>
          <w:rPr>
            <w:rFonts w:hint="eastAsia"/>
          </w:rPr>
          <w:id w:val="-297376463"/>
          <w:citation/>
        </w:sdt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王烁程</w:instrText>
          </w:r>
          <w:r w:rsidR="008E340D">
            <w:rPr>
              <w:rFonts w:hint="eastAsia"/>
            </w:rPr>
            <w:instrText>21 \l 2052</w:instrText>
          </w:r>
          <w:r w:rsidR="008E340D">
            <w:instrText xml:space="preserve"> </w:instrText>
          </w:r>
          <w:r w:rsidR="008E340D">
            <w:fldChar w:fldCharType="separate"/>
          </w:r>
          <w:r w:rsidR="00272969">
            <w:rPr>
              <w:rFonts w:hint="eastAsia"/>
              <w:noProof/>
            </w:rPr>
            <w:t xml:space="preserve"> </w:t>
          </w:r>
          <w:r w:rsidR="00272969" w:rsidRPr="00272969">
            <w:rPr>
              <w:noProof/>
            </w:rPr>
            <w:t>[8]</w:t>
          </w:r>
          <w:r w:rsidR="008E340D">
            <w:fldChar w:fldCharType="end"/>
          </w:r>
        </w:sdtContent>
      </w:sdt>
      <w:r w:rsidR="009734C7">
        <w:rPr>
          <w:rFonts w:hint="eastAsia"/>
        </w:rPr>
        <w:t>。</w:t>
      </w:r>
    </w:p>
    <w:p w14:paraId="6428CF12" w14:textId="72C9F36E" w:rsidR="00E048A5" w:rsidRDefault="002220DA" w:rsidP="00E048A5">
      <w:pPr>
        <w:pStyle w:val="20"/>
      </w:pPr>
      <w:bookmarkStart w:id="11" w:name="_Toc134283103"/>
      <w:r>
        <w:rPr>
          <w:rFonts w:hint="eastAsia"/>
        </w:rPr>
        <w:t>研究成果</w:t>
      </w:r>
      <w:r w:rsidR="00D3075D">
        <w:rPr>
          <w:rFonts w:hint="eastAsia"/>
        </w:rPr>
        <w:t>与意义</w:t>
      </w:r>
      <w:bookmarkEnd w:id="11"/>
    </w:p>
    <w:p w14:paraId="388DB217" w14:textId="0BF6C3D7" w:rsidR="002220DA" w:rsidRPr="00A150E6" w:rsidRDefault="00353C43" w:rsidP="00A150E6">
      <w:pPr>
        <w:pStyle w:val="a0"/>
        <w:ind w:firstLine="480"/>
      </w:pPr>
      <w:r>
        <w:rPr>
          <w:rFonts w:hint="eastAsia"/>
        </w:rPr>
        <w:t>首先，</w:t>
      </w:r>
      <w:r w:rsidR="00A150E6">
        <w:rPr>
          <w:rFonts w:hint="eastAsia"/>
        </w:rPr>
        <w:t>在</w:t>
      </w:r>
      <w:r w:rsidR="00A150E6">
        <w:fldChar w:fldCharType="begin"/>
      </w:r>
      <w:r w:rsidR="00A150E6">
        <w:instrText xml:space="preserve"> </w:instrText>
      </w:r>
      <w:r w:rsidR="00A150E6">
        <w:rPr>
          <w:rFonts w:hint="eastAsia"/>
        </w:rPr>
        <w:instrText>REF _Ref131367826 \r \h</w:instrText>
      </w:r>
      <w:r w:rsidR="00A150E6">
        <w:instrText xml:space="preserve"> </w:instrText>
      </w:r>
      <w:r w:rsidR="00A150E6">
        <w:fldChar w:fldCharType="separate"/>
      </w:r>
      <w:r w:rsidR="00ED70A9">
        <w:rPr>
          <w:rFonts w:hint="eastAsia"/>
        </w:rPr>
        <w:t>第</w:t>
      </w:r>
      <w:r w:rsidR="00ED70A9">
        <w:rPr>
          <w:rFonts w:hint="eastAsia"/>
        </w:rPr>
        <w:t>2</w:t>
      </w:r>
      <w:r w:rsidR="00ED70A9">
        <w:rPr>
          <w:rFonts w:hint="eastAsia"/>
        </w:rPr>
        <w:t>章</w:t>
      </w:r>
      <w:r w:rsidR="00A150E6">
        <w:fldChar w:fldCharType="end"/>
      </w:r>
      <w:r w:rsidR="00A150E6">
        <w:rPr>
          <w:rFonts w:hint="eastAsia"/>
        </w:rPr>
        <w:t>中笔者对</w:t>
      </w:r>
      <w:r w:rsidR="00A150E6">
        <w:rPr>
          <w:rFonts w:hint="eastAsia"/>
        </w:rPr>
        <w:t>Rust</w:t>
      </w:r>
      <w:r w:rsidR="00A150E6">
        <w:rPr>
          <w:rFonts w:hint="eastAsia"/>
        </w:rPr>
        <w:t>的基本特性进行</w:t>
      </w:r>
      <w:r w:rsidR="00954F7E">
        <w:rPr>
          <w:rFonts w:hint="eastAsia"/>
        </w:rPr>
        <w:t>了</w:t>
      </w:r>
      <w:r w:rsidR="00A150E6">
        <w:rPr>
          <w:rFonts w:hint="eastAsia"/>
        </w:rPr>
        <w:t>介绍。</w:t>
      </w:r>
    </w:p>
    <w:p w14:paraId="709D1699" w14:textId="2C4391C9" w:rsidR="005F40A3" w:rsidRDefault="002220DA" w:rsidP="009A2FEA">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语言，本论文中选择了“蓄水池取样算法”这一并发算法，并分别用</w:t>
      </w:r>
      <w:r>
        <w:rPr>
          <w:rFonts w:hint="eastAsia"/>
        </w:rPr>
        <w:t>Java</w:t>
      </w:r>
      <w:r>
        <w:rPr>
          <w:rFonts w:hint="eastAsia"/>
        </w:rPr>
        <w:t>语言</w:t>
      </w:r>
      <w:r w:rsidR="004518D6">
        <w:rPr>
          <w:rFonts w:hint="eastAsia"/>
        </w:rPr>
        <w:t>的线程库</w:t>
      </w:r>
      <w:r w:rsidR="00E048A5">
        <w:rPr>
          <w:rFonts w:hint="eastAsia"/>
        </w:rPr>
        <w:t>（</w:t>
      </w:r>
      <w:r w:rsidR="00E048A5">
        <w:fldChar w:fldCharType="begin"/>
      </w:r>
      <w:r w:rsidR="00E048A5">
        <w:instrText xml:space="preserve"> </w:instrText>
      </w:r>
      <w:r w:rsidR="00E048A5">
        <w:rPr>
          <w:rFonts w:hint="eastAsia"/>
        </w:rPr>
        <w:instrText>REF _Ref132728053 \r \h</w:instrText>
      </w:r>
      <w:r w:rsidR="00E048A5">
        <w:instrText xml:space="preserve"> </w:instrText>
      </w:r>
      <w:r w:rsidR="00E048A5">
        <w:fldChar w:fldCharType="separate"/>
      </w:r>
      <w:r w:rsidR="00ED70A9">
        <w:rPr>
          <w:rFonts w:hint="eastAsia"/>
        </w:rPr>
        <w:t>第</w:t>
      </w:r>
      <w:r w:rsidR="00ED70A9">
        <w:rPr>
          <w:rFonts w:hint="eastAsia"/>
        </w:rPr>
        <w:t>4</w:t>
      </w:r>
      <w:r w:rsidR="00ED70A9">
        <w:rPr>
          <w:rFonts w:hint="eastAsia"/>
        </w:rPr>
        <w:t>章</w:t>
      </w:r>
      <w:r w:rsidR="00E048A5">
        <w:fldChar w:fldCharType="end"/>
      </w:r>
      <w:r>
        <w:rPr>
          <w:rFonts w:hint="eastAsia"/>
        </w:rPr>
        <w:t>）和</w:t>
      </w:r>
      <w:r>
        <w:rPr>
          <w:rFonts w:hint="eastAsia"/>
        </w:rPr>
        <w:t>Rust</w:t>
      </w:r>
      <w:r>
        <w:rPr>
          <w:rFonts w:hint="eastAsia"/>
        </w:rPr>
        <w:t>语言</w:t>
      </w:r>
      <w:r w:rsidR="004518D6">
        <w:rPr>
          <w:rFonts w:hint="eastAsia"/>
        </w:rPr>
        <w:t>OS</w:t>
      </w:r>
      <w:r w:rsidR="004518D6">
        <w:rPr>
          <w:rFonts w:hint="eastAsia"/>
        </w:rPr>
        <w:t>线程级的并发模型</w:t>
      </w:r>
      <w:r>
        <w:rPr>
          <w:rFonts w:hint="eastAsia"/>
        </w:rPr>
        <w:t>（</w:t>
      </w:r>
      <w:r>
        <w:fldChar w:fldCharType="begin"/>
      </w:r>
      <w:r>
        <w:instrText xml:space="preserve"> </w:instrText>
      </w:r>
      <w:r>
        <w:rPr>
          <w:rFonts w:hint="eastAsia"/>
        </w:rPr>
        <w:instrText>REF _Ref131367888 \r \h</w:instrText>
      </w:r>
      <w:r>
        <w:instrText xml:space="preserve"> </w:instrText>
      </w:r>
      <w:r>
        <w:fldChar w:fldCharType="separate"/>
      </w:r>
      <w:r w:rsidR="00ED70A9">
        <w:rPr>
          <w:rFonts w:hint="eastAsia"/>
        </w:rPr>
        <w:t>第</w:t>
      </w:r>
      <w:r w:rsidR="00ED70A9">
        <w:rPr>
          <w:rFonts w:hint="eastAsia"/>
        </w:rPr>
        <w:t>5</w:t>
      </w:r>
      <w:r w:rsidR="00ED70A9">
        <w:rPr>
          <w:rFonts w:hint="eastAsia"/>
        </w:rPr>
        <w:t>章</w:t>
      </w:r>
      <w:r>
        <w:fldChar w:fldCharType="end"/>
      </w:r>
      <w:r>
        <w:rPr>
          <w:rFonts w:hint="eastAsia"/>
        </w:rPr>
        <w:t>）对其进行了实现</w:t>
      </w:r>
      <w:r w:rsidR="00E048A5">
        <w:rPr>
          <w:rFonts w:hint="eastAsia"/>
        </w:rPr>
        <w:t>。</w:t>
      </w:r>
      <w:r>
        <w:rPr>
          <w:rFonts w:hint="eastAsia"/>
        </w:rPr>
        <w:t>并据此比较</w:t>
      </w:r>
      <w:r w:rsidR="00E048A5">
        <w:rPr>
          <w:rFonts w:hint="eastAsia"/>
        </w:rPr>
        <w:t>两个语言</w:t>
      </w:r>
      <w:r>
        <w:rPr>
          <w:rFonts w:hint="eastAsia"/>
        </w:rPr>
        <w:t>在</w:t>
      </w:r>
      <w:r w:rsidR="00E048A5">
        <w:rPr>
          <w:rFonts w:hint="eastAsia"/>
        </w:rPr>
        <w:t>开发过程和开发结果</w:t>
      </w:r>
      <w:r>
        <w:rPr>
          <w:rFonts w:hint="eastAsia"/>
        </w:rPr>
        <w:t>上的差异。</w:t>
      </w:r>
    </w:p>
    <w:p w14:paraId="3F1D4FF2" w14:textId="7AEDB092" w:rsidR="00D3075D" w:rsidRDefault="00D3075D" w:rsidP="009A2FEA">
      <w:pPr>
        <w:pStyle w:val="a0"/>
        <w:ind w:firstLine="480"/>
      </w:pPr>
      <w:r>
        <w:rPr>
          <w:rFonts w:hint="eastAsia"/>
        </w:rPr>
        <w:t>尽管本文所作研究较为简单，但记录了代码编写中</w:t>
      </w:r>
      <w:r w:rsidR="002A39CF">
        <w:rPr>
          <w:rFonts w:hint="eastAsia"/>
        </w:rPr>
        <w:t>遇到的一些问题</w:t>
      </w:r>
      <w:r>
        <w:rPr>
          <w:rFonts w:hint="eastAsia"/>
        </w:rPr>
        <w:t>，这些</w:t>
      </w:r>
      <w:r w:rsidR="002A39CF">
        <w:rPr>
          <w:rFonts w:hint="eastAsia"/>
        </w:rPr>
        <w:t>问题</w:t>
      </w:r>
      <w:r>
        <w:rPr>
          <w:rFonts w:hint="eastAsia"/>
        </w:rPr>
        <w:t>中很多都与</w:t>
      </w:r>
      <w:r>
        <w:rPr>
          <w:rFonts w:hint="eastAsia"/>
        </w:rPr>
        <w:t>Rust</w:t>
      </w:r>
      <w:r>
        <w:rPr>
          <w:rFonts w:hint="eastAsia"/>
        </w:rPr>
        <w:t>的类型检查、所有权等语言特性相关。这为</w:t>
      </w:r>
      <w:r w:rsidR="004B147F">
        <w:rPr>
          <w:rFonts w:hint="eastAsia"/>
        </w:rPr>
        <w:t>以后</w:t>
      </w:r>
      <w:r>
        <w:rPr>
          <w:rFonts w:hint="eastAsia"/>
        </w:rPr>
        <w:t>编写</w:t>
      </w:r>
      <w:r>
        <w:rPr>
          <w:rFonts w:hint="eastAsia"/>
        </w:rPr>
        <w:t>Rust</w:t>
      </w:r>
      <w:r>
        <w:rPr>
          <w:rFonts w:hint="eastAsia"/>
        </w:rPr>
        <w:t>程序积累了经验。</w:t>
      </w:r>
    </w:p>
    <w:p w14:paraId="5EDC72C6" w14:textId="28D6E715" w:rsidR="00D3075D" w:rsidRDefault="00D3075D" w:rsidP="009A2FEA">
      <w:pPr>
        <w:pStyle w:val="a0"/>
        <w:ind w:firstLine="480"/>
      </w:pPr>
      <w:r>
        <w:rPr>
          <w:rFonts w:hint="eastAsia"/>
        </w:rPr>
        <w:t>同时，本文发现了</w:t>
      </w:r>
      <w:r w:rsidR="004B147F">
        <w:rPr>
          <w:rFonts w:hint="eastAsia"/>
        </w:rPr>
        <w:t>使用特征对象带来的性能波动，但在解释这种性能波动时遇到了问题（</w:t>
      </w:r>
      <w:r w:rsidR="004B147F">
        <w:fldChar w:fldCharType="begin"/>
      </w:r>
      <w:r w:rsidR="004B147F">
        <w:instrText xml:space="preserve"> REF _Ref132729281 \r \h </w:instrText>
      </w:r>
      <w:r w:rsidR="004B147F">
        <w:fldChar w:fldCharType="separate"/>
      </w:r>
      <w:r w:rsidR="00ED70A9">
        <w:t>5.4.3</w:t>
      </w:r>
      <w:r w:rsidR="004B147F">
        <w:fldChar w:fldCharType="end"/>
      </w:r>
      <w:r w:rsidR="004B147F">
        <w:rPr>
          <w:rFonts w:hint="eastAsia"/>
        </w:rPr>
        <w:t>）。</w:t>
      </w:r>
    </w:p>
    <w:p w14:paraId="675DCB9F" w14:textId="77777777" w:rsidR="003C505B" w:rsidRDefault="003C505B" w:rsidP="003C505B">
      <w:pPr>
        <w:pStyle w:val="a0"/>
        <w:ind w:firstLineChars="83" w:firstLine="199"/>
      </w:pPr>
    </w:p>
    <w:p w14:paraId="19D0073F" w14:textId="794BADF7" w:rsidR="003C505B" w:rsidRDefault="003C505B" w:rsidP="003C505B">
      <w:pPr>
        <w:pStyle w:val="a0"/>
        <w:ind w:firstLineChars="83" w:firstLine="199"/>
        <w:sectPr w:rsidR="003C505B" w:rsidSect="00D66A68">
          <w:headerReference w:type="default" r:id="rId16"/>
          <w:footerReference w:type="default" r:id="rId17"/>
          <w:pgSz w:w="11906" w:h="16838"/>
          <w:pgMar w:top="1440" w:right="1800" w:bottom="1440" w:left="1800" w:header="851" w:footer="992" w:gutter="0"/>
          <w:pgNumType w:start="1"/>
          <w:cols w:space="425"/>
          <w:docGrid w:type="lines" w:linePitch="312"/>
        </w:sectPr>
      </w:pPr>
    </w:p>
    <w:p w14:paraId="2E7E021D" w14:textId="1818491E" w:rsidR="00D863F8" w:rsidRDefault="00D863F8" w:rsidP="00FE0FBE">
      <w:pPr>
        <w:pStyle w:val="10"/>
        <w:spacing w:before="249" w:after="156"/>
      </w:pPr>
      <w:bookmarkStart w:id="12" w:name="_Toc131253744"/>
      <w:bookmarkStart w:id="13" w:name="_Ref131367826"/>
      <w:bookmarkStart w:id="14" w:name="_Toc134283104"/>
      <w:r>
        <w:rPr>
          <w:rFonts w:hint="eastAsia"/>
        </w:rPr>
        <w:lastRenderedPageBreak/>
        <w:t>Rust</w:t>
      </w:r>
      <w:r>
        <w:rPr>
          <w:rFonts w:hint="eastAsia"/>
        </w:rPr>
        <w:t>及其</w:t>
      </w:r>
      <w:r w:rsidR="00732B55">
        <w:rPr>
          <w:rFonts w:hint="eastAsia"/>
        </w:rPr>
        <w:t>语言</w:t>
      </w:r>
      <w:r>
        <w:rPr>
          <w:rFonts w:hint="eastAsia"/>
        </w:rPr>
        <w:t>特性概述</w:t>
      </w:r>
      <w:bookmarkEnd w:id="12"/>
      <w:bookmarkEnd w:id="13"/>
      <w:bookmarkEnd w:id="14"/>
    </w:p>
    <w:p w14:paraId="7ADB73A8" w14:textId="3AB60C48" w:rsidR="00F35811" w:rsidRDefault="00F35811" w:rsidP="00FE0FBE">
      <w:pPr>
        <w:pStyle w:val="20"/>
      </w:pPr>
      <w:bookmarkStart w:id="15" w:name="_Toc134283105"/>
      <w:r>
        <w:rPr>
          <w:rFonts w:hint="eastAsia"/>
        </w:rPr>
        <w:t>Rust</w:t>
      </w:r>
      <w:r>
        <w:rPr>
          <w:rFonts w:hint="eastAsia"/>
        </w:rPr>
        <w:t>的历史</w:t>
      </w:r>
      <w:bookmarkEnd w:id="15"/>
    </w:p>
    <w:p w14:paraId="47DF91D0" w14:textId="11864DDD" w:rsidR="00D00AE7" w:rsidRDefault="00551C88" w:rsidP="00D00AE7">
      <w:pPr>
        <w:pStyle w:val="a0"/>
        <w:ind w:firstLine="480"/>
      </w:pPr>
      <w:r>
        <w:rPr>
          <w:rFonts w:hint="eastAsia"/>
        </w:rPr>
        <w:t>Rust</w:t>
      </w:r>
      <w:r>
        <w:rPr>
          <w:rFonts w:hint="eastAsia"/>
        </w:rPr>
        <w:t>是一种</w:t>
      </w:r>
      <w:r w:rsidR="00F35811">
        <w:rPr>
          <w:rFonts w:hint="eastAsia"/>
        </w:rPr>
        <w:t>由</w:t>
      </w:r>
      <w:r w:rsidR="00F35811">
        <w:rPr>
          <w:rFonts w:hint="eastAsia"/>
        </w:rPr>
        <w:t>Graydon</w:t>
      </w:r>
      <w:r w:rsidR="00F35811">
        <w:t xml:space="preserve"> </w:t>
      </w:r>
      <w:r w:rsidR="00F35811">
        <w:rPr>
          <w:rFonts w:hint="eastAsia"/>
        </w:rPr>
        <w:t>Hoare</w:t>
      </w:r>
      <w:r w:rsidR="00F35811">
        <w:rPr>
          <w:rFonts w:hint="eastAsia"/>
        </w:rPr>
        <w:t>设计，</w:t>
      </w:r>
      <w:r w:rsidR="00972ABB">
        <w:rPr>
          <w:rFonts w:hint="eastAsia"/>
        </w:rPr>
        <w:t>后由</w:t>
      </w:r>
      <w:r w:rsidR="00F35811">
        <w:rPr>
          <w:rFonts w:hint="eastAsia"/>
        </w:rPr>
        <w:t>Mozilla</w:t>
      </w:r>
      <w:r w:rsidR="00353C43">
        <w:rPr>
          <w:rFonts w:hint="eastAsia"/>
        </w:rPr>
        <w:t>接手</w:t>
      </w:r>
      <w:r w:rsidR="00F35811">
        <w:rPr>
          <w:rFonts w:hint="eastAsia"/>
        </w:rPr>
        <w:t>的的高级编程语言。由</w:t>
      </w:r>
      <w:r w:rsidR="00F35811">
        <w:rPr>
          <w:rFonts w:hint="eastAsia"/>
        </w:rPr>
        <w:t>Mozilla</w:t>
      </w:r>
      <w:r w:rsidR="00F35811">
        <w:rPr>
          <w:rFonts w:hint="eastAsia"/>
        </w:rPr>
        <w:t>于</w:t>
      </w:r>
      <w:r w:rsidR="00F35811">
        <w:t>2010</w:t>
      </w:r>
      <w:r w:rsidR="00F35811">
        <w:rPr>
          <w:rFonts w:hint="eastAsia"/>
        </w:rPr>
        <w:t>年正式发布</w:t>
      </w:r>
      <w:r w:rsidR="00126393">
        <w:rPr>
          <w:rFonts w:hint="eastAsia"/>
        </w:rPr>
        <w:t>，于</w:t>
      </w:r>
      <w:r w:rsidR="00126393">
        <w:rPr>
          <w:rFonts w:hint="eastAsia"/>
        </w:rPr>
        <w:t>2</w:t>
      </w:r>
      <w:r w:rsidR="00126393">
        <w:t>015</w:t>
      </w:r>
      <w:r w:rsidR="00126393">
        <w:rPr>
          <w:rFonts w:hint="eastAsia"/>
        </w:rPr>
        <w:t>年发布了第一个稳定版（</w:t>
      </w:r>
      <w:r w:rsidR="00126393">
        <w:t>Rust 1.0 stable release</w:t>
      </w:r>
      <w:r w:rsidR="00126393">
        <w:rPr>
          <w:rFonts w:hint="eastAsia"/>
        </w:rPr>
        <w:t>），并在</w:t>
      </w:r>
      <w:r w:rsidR="00126393">
        <w:rPr>
          <w:rFonts w:hint="eastAsia"/>
        </w:rPr>
        <w:t>2</w:t>
      </w:r>
      <w:r w:rsidR="00126393">
        <w:t>016</w:t>
      </w:r>
      <w:r w:rsidR="00126393">
        <w:rPr>
          <w:rFonts w:hint="eastAsia"/>
        </w:rPr>
        <w:t>年及以后趋于稳定。</w:t>
      </w:r>
      <w:r w:rsidR="00126393">
        <w:rPr>
          <w:rFonts w:hint="eastAsia"/>
        </w:rPr>
        <w:t>Rust</w:t>
      </w:r>
      <w:r w:rsidR="00126393">
        <w:rPr>
          <w:rFonts w:hint="eastAsia"/>
        </w:rPr>
        <w:t>的发展</w:t>
      </w:r>
      <w:r w:rsidR="00F35811">
        <w:rPr>
          <w:rFonts w:hint="eastAsia"/>
        </w:rPr>
        <w:t>经历了</w:t>
      </w:r>
      <w:r w:rsidR="009A2307">
        <w:rPr>
          <w:rFonts w:hint="eastAsia"/>
        </w:rPr>
        <w:t>多次重要迭代，包括引入了特性（</w:t>
      </w:r>
      <w:r w:rsidR="009A2307">
        <w:rPr>
          <w:rFonts w:hint="eastAsia"/>
        </w:rPr>
        <w:t>t</w:t>
      </w:r>
      <w:r w:rsidR="009A2307">
        <w:t>rait</w:t>
      </w:r>
      <w:r w:rsidR="009A2307">
        <w:rPr>
          <w:rFonts w:hint="eastAsia"/>
        </w:rPr>
        <w:t>）、类（</w:t>
      </w:r>
      <w:r w:rsidR="009A2307">
        <w:rPr>
          <w:rFonts w:hint="eastAsia"/>
        </w:rPr>
        <w:t>class</w:t>
      </w:r>
      <w:r w:rsidR="009A2307">
        <w:rPr>
          <w:rFonts w:hint="eastAsia"/>
        </w:rPr>
        <w:t>）、析构函数（</w:t>
      </w:r>
      <w:r w:rsidR="009A2307">
        <w:rPr>
          <w:rFonts w:hint="eastAsia"/>
        </w:rPr>
        <w:t>destructor</w:t>
      </w:r>
      <w:r w:rsidR="009A2307">
        <w:rPr>
          <w:rFonts w:hint="eastAsia"/>
        </w:rPr>
        <w:t>）等语言特性，</w:t>
      </w:r>
      <w:r w:rsidR="00126393">
        <w:rPr>
          <w:rFonts w:hint="eastAsia"/>
        </w:rPr>
        <w:t>以及</w:t>
      </w:r>
      <w:r w:rsidR="00126393">
        <w:rPr>
          <w:rFonts w:hint="eastAsia"/>
        </w:rPr>
        <w:t>Non</w:t>
      </w:r>
      <w:r w:rsidR="00126393">
        <w:t>-</w:t>
      </w:r>
      <w:r w:rsidR="00126393">
        <w:rPr>
          <w:rFonts w:hint="eastAsia"/>
        </w:rPr>
        <w:t>Lexical</w:t>
      </w:r>
      <w:r w:rsidR="00126393">
        <w:t xml:space="preserve"> Lifetime</w:t>
      </w:r>
      <w:r w:rsidR="00353C43">
        <w:rPr>
          <w:rFonts w:hint="eastAsia"/>
        </w:rPr>
        <w:t>优化</w:t>
      </w:r>
      <w:r w:rsidR="00126393">
        <w:rPr>
          <w:rFonts w:hint="eastAsia"/>
        </w:rPr>
        <w:t>（</w:t>
      </w:r>
      <w:r w:rsidR="009F392D">
        <w:rPr>
          <w:rFonts w:hint="eastAsia"/>
        </w:rPr>
        <w:t>即</w:t>
      </w:r>
      <w:r w:rsidR="009F392D">
        <w:rPr>
          <w:rFonts w:hint="eastAsia"/>
        </w:rPr>
        <w:t>NLL</w:t>
      </w:r>
      <w:r w:rsidR="009F392D">
        <w:rPr>
          <w:rFonts w:hint="eastAsia"/>
        </w:rPr>
        <w:t>优化，</w:t>
      </w:r>
      <w:r w:rsidR="00126393">
        <w:rPr>
          <w:rFonts w:hint="eastAsia"/>
        </w:rPr>
        <w:t>这种优化专门用于</w:t>
      </w:r>
      <w:r w:rsidR="00126393" w:rsidRPr="00126393">
        <w:rPr>
          <w:rFonts w:hint="eastAsia"/>
        </w:rPr>
        <w:t>找到某个引用在作用域结束前就不再被使用的代码位置</w:t>
      </w:r>
      <w:r w:rsidR="00126393">
        <w:rPr>
          <w:rFonts w:hint="eastAsia"/>
        </w:rPr>
        <w:t>）等编译器优化。</w:t>
      </w:r>
    </w:p>
    <w:p w14:paraId="73C4F13B" w14:textId="4A0A23C0" w:rsidR="00533ED3" w:rsidRDefault="00D00AE7" w:rsidP="00533ED3">
      <w:pPr>
        <w:pStyle w:val="a0"/>
        <w:ind w:firstLine="480"/>
      </w:pPr>
      <w:commentRangeStart w:id="16"/>
      <w:r>
        <w:rPr>
          <w:rFonts w:hint="eastAsia"/>
        </w:rPr>
        <w:t>疫情期间，</w:t>
      </w:r>
      <w:r>
        <w:rPr>
          <w:rFonts w:hint="eastAsia"/>
        </w:rPr>
        <w:t>Mozilla</w:t>
      </w:r>
      <w:r>
        <w:rPr>
          <w:rFonts w:hint="eastAsia"/>
        </w:rPr>
        <w:t>出于成本控制等考虑，解散了</w:t>
      </w:r>
      <w:r>
        <w:rPr>
          <w:rFonts w:hint="eastAsia"/>
        </w:rPr>
        <w:t>Servo</w:t>
      </w:r>
      <w:r w:rsidR="0080403F">
        <w:rPr>
          <w:rFonts w:hint="eastAsia"/>
        </w:rPr>
        <w:t>（</w:t>
      </w:r>
      <w:r>
        <w:rPr>
          <w:rFonts w:hint="eastAsia"/>
        </w:rPr>
        <w:t>一个基于</w:t>
      </w:r>
      <w:r>
        <w:rPr>
          <w:rFonts w:hint="eastAsia"/>
        </w:rPr>
        <w:t>Rust</w:t>
      </w:r>
      <w:r>
        <w:rPr>
          <w:rFonts w:hint="eastAsia"/>
        </w:rPr>
        <w:t>的浏览器引擎</w:t>
      </w:r>
      <w:r w:rsidR="0080403F">
        <w:rPr>
          <w:rFonts w:hint="eastAsia"/>
        </w:rPr>
        <w:t>）的开发小组。</w:t>
      </w:r>
      <w:r w:rsidR="00353C43">
        <w:rPr>
          <w:rFonts w:hint="eastAsia"/>
        </w:rPr>
        <w:t>由于</w:t>
      </w:r>
      <w:r w:rsidR="0080403F">
        <w:rPr>
          <w:rFonts w:hint="eastAsia"/>
        </w:rPr>
        <w:t>小组成员中很多都是</w:t>
      </w:r>
      <w:r w:rsidR="0080403F">
        <w:rPr>
          <w:rFonts w:hint="eastAsia"/>
        </w:rPr>
        <w:t>R</w:t>
      </w:r>
      <w:r w:rsidR="0080403F">
        <w:t>u</w:t>
      </w:r>
      <w:r w:rsidR="0080403F">
        <w:rPr>
          <w:rFonts w:hint="eastAsia"/>
        </w:rPr>
        <w:t>st</w:t>
      </w:r>
      <w:r w:rsidR="0080403F">
        <w:rPr>
          <w:rFonts w:hint="eastAsia"/>
        </w:rPr>
        <w:t>社区的核心成员</w:t>
      </w:r>
      <w:r w:rsidR="00353C43">
        <w:rPr>
          <w:rFonts w:hint="eastAsia"/>
        </w:rPr>
        <w:t>，</w:t>
      </w:r>
      <w:r w:rsidR="0080403F">
        <w:rPr>
          <w:rFonts w:hint="eastAsia"/>
        </w:rPr>
        <w:t>这对于</w:t>
      </w:r>
      <w:r w:rsidR="0080403F">
        <w:rPr>
          <w:rFonts w:hint="eastAsia"/>
        </w:rPr>
        <w:t>Rust</w:t>
      </w:r>
      <w:r w:rsidR="0080403F">
        <w:rPr>
          <w:rFonts w:hint="eastAsia"/>
        </w:rPr>
        <w:t>的发展产生了很大冲击。但令人欣慰的是，</w:t>
      </w:r>
      <w:r w:rsidR="0080403F">
        <w:rPr>
          <w:rFonts w:hint="eastAsia"/>
        </w:rPr>
        <w:t>2</w:t>
      </w:r>
      <w:r w:rsidR="0080403F">
        <w:t>021</w:t>
      </w:r>
      <w:r w:rsidR="0080403F">
        <w:rPr>
          <w:rFonts w:hint="eastAsia"/>
        </w:rPr>
        <w:t>年</w:t>
      </w:r>
      <w:r w:rsidR="0080403F">
        <w:rPr>
          <w:rFonts w:hint="eastAsia"/>
        </w:rPr>
        <w:t>Rust</w:t>
      </w:r>
      <w:r w:rsidR="0080403F">
        <w:rPr>
          <w:rFonts w:hint="eastAsia"/>
        </w:rPr>
        <w:t>基金会由</w:t>
      </w:r>
      <w:r w:rsidR="0080403F" w:rsidRPr="0080403F">
        <w:t>AWS</w:t>
      </w:r>
      <w:r w:rsidR="0080403F">
        <w:rPr>
          <w:rFonts w:hint="eastAsia"/>
        </w:rPr>
        <w:t>、</w:t>
      </w:r>
      <w:r w:rsidR="0080403F" w:rsidRPr="0080403F">
        <w:t>Huawei</w:t>
      </w:r>
      <w:r w:rsidR="0080403F">
        <w:rPr>
          <w:rFonts w:hint="eastAsia"/>
        </w:rPr>
        <w:t>、</w:t>
      </w:r>
      <w:r w:rsidR="0080403F" w:rsidRPr="0080403F">
        <w:t>Google</w:t>
      </w:r>
      <w:r w:rsidR="0080403F">
        <w:rPr>
          <w:rFonts w:hint="eastAsia"/>
        </w:rPr>
        <w:t>、</w:t>
      </w:r>
      <w:r w:rsidR="0080403F" w:rsidRPr="0080403F">
        <w:t>Microsoft</w:t>
      </w:r>
      <w:r w:rsidR="0080403F">
        <w:rPr>
          <w:rFonts w:hint="eastAsia"/>
        </w:rPr>
        <w:t>、和</w:t>
      </w:r>
      <w:r w:rsidR="0080403F" w:rsidRPr="0080403F">
        <w:t xml:space="preserve"> Mozilla</w:t>
      </w:r>
      <w:r w:rsidR="0080403F">
        <w:rPr>
          <w:rFonts w:hint="eastAsia"/>
        </w:rPr>
        <w:t>等企业宣布注资成立。</w:t>
      </w:r>
      <w:r w:rsidR="00533ED3">
        <w:rPr>
          <w:rFonts w:hint="eastAsia"/>
        </w:rPr>
        <w:t>此基金会负责管理</w:t>
      </w:r>
      <w:r w:rsidR="00533ED3">
        <w:rPr>
          <w:rFonts w:hint="eastAsia"/>
        </w:rPr>
        <w:t>Rust</w:t>
      </w:r>
      <w:r w:rsidR="00533ED3">
        <w:rPr>
          <w:rFonts w:hint="eastAsia"/>
        </w:rPr>
        <w:t>的商标，并承担运营社区的财务职责</w:t>
      </w:r>
      <w:commentRangeEnd w:id="16"/>
      <w:r w:rsidR="00A417E4">
        <w:rPr>
          <w:rStyle w:val="aff5"/>
          <w:rFonts w:asciiTheme="minorHAnsi" w:eastAsiaTheme="minorEastAsia" w:hAnsiTheme="minorHAnsi"/>
        </w:rPr>
        <w:commentReference w:id="16"/>
      </w:r>
      <w:r w:rsidR="00533ED3">
        <w:rPr>
          <w:rFonts w:hint="eastAsia"/>
        </w:rPr>
        <w:t>。</w:t>
      </w:r>
      <w:sdt>
        <w:sdtPr>
          <w:rPr>
            <w:rFonts w:hint="eastAsia"/>
          </w:rPr>
          <w:id w:val="-1804303783"/>
          <w:citation/>
        </w:sdtPr>
        <w:sdtContent>
          <w:r w:rsidR="00972ABB">
            <w:fldChar w:fldCharType="begin"/>
          </w:r>
          <w:r w:rsidR="00972ABB">
            <w:instrText xml:space="preserve"> </w:instrText>
          </w:r>
          <w:r w:rsidR="00972ABB">
            <w:rPr>
              <w:rFonts w:hint="eastAsia"/>
            </w:rPr>
            <w:instrText>CITATION Wik23 \l 2052</w:instrText>
          </w:r>
          <w:r w:rsidR="00972ABB">
            <w:instrText xml:space="preserve"> </w:instrText>
          </w:r>
          <w:r w:rsidR="00972ABB">
            <w:fldChar w:fldCharType="separate"/>
          </w:r>
          <w:r w:rsidR="00272969">
            <w:rPr>
              <w:rFonts w:hint="eastAsia"/>
              <w:noProof/>
            </w:rPr>
            <w:t xml:space="preserve"> </w:t>
          </w:r>
          <w:r w:rsidR="00272969" w:rsidRPr="00272969">
            <w:rPr>
              <w:noProof/>
            </w:rPr>
            <w:t>[9]</w:t>
          </w:r>
          <w:r w:rsidR="00972ABB">
            <w:fldChar w:fldCharType="end"/>
          </w:r>
        </w:sdtContent>
      </w:sdt>
    </w:p>
    <w:p w14:paraId="3519A1DE" w14:textId="721AAE37" w:rsidR="009A2307" w:rsidRDefault="009A2307" w:rsidP="00FE0FBE">
      <w:pPr>
        <w:pStyle w:val="20"/>
      </w:pPr>
      <w:bookmarkStart w:id="17" w:name="_Toc134283106"/>
      <w:r>
        <w:rPr>
          <w:rFonts w:hint="eastAsia"/>
        </w:rPr>
        <w:t>Rust</w:t>
      </w:r>
      <w:r>
        <w:rPr>
          <w:rFonts w:hint="eastAsia"/>
        </w:rPr>
        <w:t>的</w:t>
      </w:r>
      <w:r w:rsidR="0031684D">
        <w:rPr>
          <w:rFonts w:hint="eastAsia"/>
        </w:rPr>
        <w:t>语言</w:t>
      </w:r>
      <w:r>
        <w:rPr>
          <w:rFonts w:hint="eastAsia"/>
        </w:rPr>
        <w:t>特性</w:t>
      </w:r>
      <w:bookmarkEnd w:id="17"/>
    </w:p>
    <w:p w14:paraId="3B9C5205" w14:textId="4E2B296A" w:rsidR="000E549D" w:rsidRPr="000E549D" w:rsidRDefault="000E549D" w:rsidP="000E549D">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w:t>
      </w:r>
      <w:r w:rsidR="009F392D">
        <w:rPr>
          <w:rFonts w:hint="eastAsia"/>
        </w:rPr>
        <w:t>，但其优秀的安全性和抽象能力来自于</w:t>
      </w:r>
      <w:r w:rsidR="009F392D">
        <w:rPr>
          <w:rFonts w:hint="eastAsia"/>
        </w:rPr>
        <w:t>Rust</w:t>
      </w:r>
      <w:r w:rsidR="009F392D">
        <w:rPr>
          <w:rFonts w:hint="eastAsia"/>
        </w:rPr>
        <w:t>的一些设计良好的语言特性。</w:t>
      </w:r>
    </w:p>
    <w:p w14:paraId="161D15C9" w14:textId="2D018842" w:rsidR="009A2307" w:rsidRPr="00614FA2" w:rsidRDefault="009A2307" w:rsidP="00FE0FBE">
      <w:pPr>
        <w:pStyle w:val="3"/>
      </w:pPr>
      <w:bookmarkStart w:id="18" w:name="_Toc134283107"/>
      <w:r w:rsidRPr="00614FA2">
        <w:rPr>
          <w:rFonts w:hint="eastAsia"/>
        </w:rPr>
        <w:t>内存安全</w:t>
      </w:r>
      <w:r w:rsidR="000E549D">
        <w:rPr>
          <w:rFonts w:hint="eastAsia"/>
        </w:rPr>
        <w:t>：所有权与生命周期</w:t>
      </w:r>
      <w:bookmarkEnd w:id="18"/>
    </w:p>
    <w:p w14:paraId="5077395D" w14:textId="1DD604A9" w:rsidR="00F30150" w:rsidRDefault="00F35811" w:rsidP="00F30150">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w:t>
      </w:r>
      <w:r w:rsidR="00353C43">
        <w:rPr>
          <w:rFonts w:hint="eastAsia"/>
        </w:rPr>
        <w:t>不像</w:t>
      </w:r>
      <w:r w:rsidR="00353C43">
        <w:rPr>
          <w:rFonts w:hint="eastAsia"/>
        </w:rPr>
        <w:t>Java</w:t>
      </w:r>
      <w:r w:rsidR="00353C43">
        <w:rPr>
          <w:rFonts w:hint="eastAsia"/>
        </w:rPr>
        <w:t>、</w:t>
      </w:r>
      <w:r w:rsidR="00353C43">
        <w:rPr>
          <w:rFonts w:hint="eastAsia"/>
        </w:rPr>
        <w:t>Go</w:t>
      </w:r>
      <w:r w:rsidR="00353C43">
        <w:rPr>
          <w:rFonts w:hint="eastAsia"/>
        </w:rPr>
        <w:t>等语言的运行时垃圾回收（</w:t>
      </w:r>
      <w:r w:rsidR="00353C43">
        <w:rPr>
          <w:rFonts w:hint="eastAsia"/>
        </w:rPr>
        <w:t>GC</w:t>
      </w:r>
      <w:r w:rsidR="00353C43">
        <w:rPr>
          <w:rFonts w:hint="eastAsia"/>
        </w:rPr>
        <w:t>，</w:t>
      </w:r>
      <w:r w:rsidR="00353C43">
        <w:rPr>
          <w:rFonts w:hint="eastAsia"/>
        </w:rPr>
        <w:t>Garbage</w:t>
      </w:r>
      <w:r w:rsidR="00353C43">
        <w:t xml:space="preserve"> </w:t>
      </w:r>
      <w:r w:rsidR="00353C43">
        <w:rPr>
          <w:rFonts w:hint="eastAsia"/>
        </w:rPr>
        <w:t>Collection</w:t>
      </w:r>
      <w:r w:rsidR="00353C43">
        <w:rPr>
          <w:rFonts w:hint="eastAsia"/>
        </w:rPr>
        <w:t>）——</w:t>
      </w:r>
      <w:r>
        <w:rPr>
          <w:rFonts w:hint="eastAsia"/>
        </w:rPr>
        <w:t>不需要在程序运行时消耗资源</w:t>
      </w:r>
      <w:r w:rsidR="00353C43">
        <w:rPr>
          <w:rFonts w:hint="eastAsia"/>
        </w:rPr>
        <w:t>，因此具有较好的性能；同时</w:t>
      </w:r>
      <w:r w:rsidR="000320A0">
        <w:rPr>
          <w:rFonts w:hint="eastAsia"/>
        </w:rPr>
        <w:t>也不需要像</w:t>
      </w:r>
      <w:r w:rsidR="000320A0">
        <w:rPr>
          <w:rFonts w:hint="eastAsia"/>
        </w:rPr>
        <w:t>C</w:t>
      </w:r>
      <w:r w:rsidR="000320A0">
        <w:t>/C++</w:t>
      </w:r>
      <w:r w:rsidR="000320A0">
        <w:rPr>
          <w:rFonts w:hint="eastAsia"/>
        </w:rPr>
        <w:t>一样手动管理内存</w:t>
      </w:r>
      <w:r w:rsidR="00353C43">
        <w:rPr>
          <w:rFonts w:hint="eastAsia"/>
        </w:rPr>
        <w:t>，因此具有较高的安全性</w:t>
      </w:r>
      <w:r w:rsidR="000320A0">
        <w:rPr>
          <w:rFonts w:hint="eastAsia"/>
        </w:rPr>
        <w:t>。</w:t>
      </w:r>
    </w:p>
    <w:p w14:paraId="5E76BF65" w14:textId="6E527CA6" w:rsidR="000320A0" w:rsidRDefault="000320A0" w:rsidP="00235252">
      <w:pPr>
        <w:pStyle w:val="a0"/>
        <w:ind w:firstLine="480"/>
      </w:pPr>
      <w:r>
        <w:rPr>
          <w:rFonts w:hint="eastAsia"/>
        </w:rPr>
        <w:t>Rust</w:t>
      </w:r>
      <w:r>
        <w:rPr>
          <w:rFonts w:hint="eastAsia"/>
        </w:rPr>
        <w:t>使用所有权</w:t>
      </w:r>
      <w:r w:rsidR="00353C43">
        <w:rPr>
          <w:rFonts w:hint="eastAsia"/>
        </w:rPr>
        <w:t>的概念</w:t>
      </w:r>
      <w:r>
        <w:rPr>
          <w:rFonts w:hint="eastAsia"/>
        </w:rPr>
        <w:t>来管理</w:t>
      </w:r>
      <w:r w:rsidR="00BA163A">
        <w:rPr>
          <w:rFonts w:hint="eastAsia"/>
        </w:rPr>
        <w:t>内存。简单来说，内存（堆空间）中的每一个资源（值</w:t>
      </w:r>
      <w:r w:rsidR="00235252">
        <w:rPr>
          <w:rFonts w:hint="eastAsia"/>
        </w:rPr>
        <w:t>，</w:t>
      </w:r>
      <w:r w:rsidR="00235252">
        <w:rPr>
          <w:rFonts w:hint="eastAsia"/>
        </w:rPr>
        <w:t>value</w:t>
      </w:r>
      <w:r w:rsidR="00BA163A">
        <w:rPr>
          <w:rFonts w:hint="eastAsia"/>
        </w:rPr>
        <w:t>）都为一个变量</w:t>
      </w:r>
      <w:r w:rsidR="00235252">
        <w:rPr>
          <w:rFonts w:hint="eastAsia"/>
        </w:rPr>
        <w:t>（</w:t>
      </w:r>
      <w:r w:rsidR="00235252">
        <w:t>va</w:t>
      </w:r>
      <w:r w:rsidR="00235252">
        <w:rPr>
          <w:rFonts w:hint="eastAsia"/>
        </w:rPr>
        <w:t>riable</w:t>
      </w:r>
      <w:r w:rsidR="00235252">
        <w:rPr>
          <w:rFonts w:hint="eastAsia"/>
        </w:rPr>
        <w:t>）</w:t>
      </w:r>
      <w:r w:rsidR="00BA163A">
        <w:rPr>
          <w:rFonts w:hint="eastAsia"/>
        </w:rPr>
        <w:t>所拥有，这个变量</w:t>
      </w:r>
      <w:r w:rsidR="002C3E18">
        <w:rPr>
          <w:rFonts w:hint="eastAsia"/>
        </w:rPr>
        <w:t>称</w:t>
      </w:r>
      <w:r w:rsidR="00BA163A">
        <w:rPr>
          <w:rFonts w:hint="eastAsia"/>
        </w:rPr>
        <w:t>为该内存资源的</w:t>
      </w:r>
      <w:r w:rsidR="00BA163A">
        <w:rPr>
          <w:rFonts w:hint="eastAsia"/>
        </w:rPr>
        <w:lastRenderedPageBreak/>
        <w:t>所有者</w:t>
      </w:r>
      <w:r w:rsidR="00235252">
        <w:rPr>
          <w:rFonts w:hint="eastAsia"/>
        </w:rPr>
        <w:t>（</w:t>
      </w:r>
      <w:r w:rsidR="00235252">
        <w:rPr>
          <w:rFonts w:hint="eastAsia"/>
        </w:rPr>
        <w:t xml:space="preserve">owner </w:t>
      </w:r>
      <w:r w:rsidR="00235252">
        <w:t>of the value</w:t>
      </w:r>
      <w:r w:rsidR="00235252">
        <w:rPr>
          <w:rFonts w:hint="eastAsia"/>
        </w:rPr>
        <w:t>）</w:t>
      </w:r>
      <w:r w:rsidR="00BA163A">
        <w:rPr>
          <w:rFonts w:hint="eastAsia"/>
        </w:rPr>
        <w:t>。一个内存资源只能有一个所有者。当所有者离开作用域时，其所拥有的内存资源被释放（</w:t>
      </w:r>
      <w:r w:rsidR="00BA163A">
        <w:rPr>
          <w:rFonts w:hint="eastAsia"/>
        </w:rPr>
        <w:t>drop</w:t>
      </w:r>
      <w:r w:rsidR="00BA163A">
        <w:rPr>
          <w:rFonts w:hint="eastAsia"/>
        </w:rPr>
        <w:t>）。</w:t>
      </w:r>
    </w:p>
    <w:p w14:paraId="2ADD188A" w14:textId="7337D00C" w:rsidR="00BA163A" w:rsidRDefault="00BA163A" w:rsidP="00F30150">
      <w:pPr>
        <w:pStyle w:val="a0"/>
        <w:ind w:firstLine="480"/>
      </w:pPr>
      <w:r>
        <w:rPr>
          <w:rFonts w:hint="eastAsia"/>
        </w:rPr>
        <w:t>可以说，</w:t>
      </w:r>
      <w:r>
        <w:rPr>
          <w:rFonts w:hint="eastAsia"/>
        </w:rPr>
        <w:t>Rust</w:t>
      </w:r>
      <w:r w:rsidR="002C3E18">
        <w:rPr>
          <w:rFonts w:hint="eastAsia"/>
        </w:rPr>
        <w:t>通过编译器静态检查的方式，</w:t>
      </w:r>
      <w:r>
        <w:rPr>
          <w:rFonts w:hint="eastAsia"/>
        </w:rPr>
        <w:t>强制程序员使用了</w:t>
      </w:r>
      <w:r>
        <w:rPr>
          <w:rFonts w:hint="eastAsia"/>
        </w:rPr>
        <w:t>RAII</w:t>
      </w:r>
      <w:r>
        <w:t xml:space="preserve"> </w:t>
      </w:r>
      <w:r>
        <w:rPr>
          <w:rFonts w:hint="eastAsia"/>
        </w:rPr>
        <w:t>（</w:t>
      </w:r>
      <w:r w:rsidRPr="00BA163A">
        <w:t>Resource Acquisition Is Initialization</w:t>
      </w:r>
      <w:r>
        <w:rPr>
          <w:rFonts w:hint="eastAsia"/>
        </w:rPr>
        <w:t>，资源获取就是初始化）的概念。</w:t>
      </w:r>
    </w:p>
    <w:p w14:paraId="52F48CD6" w14:textId="77777777" w:rsidR="004622E9" w:rsidRDefault="000E549D" w:rsidP="004622E9">
      <w:pPr>
        <w:pStyle w:val="a0"/>
        <w:ind w:firstLine="480"/>
      </w:pPr>
      <w:r>
        <w:rPr>
          <w:rFonts w:hint="eastAsia"/>
        </w:rPr>
        <w:t>除了所有权</w:t>
      </w:r>
      <w:r w:rsidR="00235252">
        <w:rPr>
          <w:rFonts w:hint="eastAsia"/>
        </w:rPr>
        <w:t>，</w:t>
      </w:r>
      <w:r w:rsidR="00235252">
        <w:rPr>
          <w:rFonts w:hint="eastAsia"/>
        </w:rPr>
        <w:t>Rust</w:t>
      </w:r>
      <w:r w:rsidR="00235252">
        <w:rPr>
          <w:rFonts w:hint="eastAsia"/>
        </w:rPr>
        <w:t>还有生命周期（</w:t>
      </w:r>
      <w:r w:rsidR="00235252">
        <w:t>Lifetime</w:t>
      </w:r>
      <w:r w:rsidR="00235252">
        <w:rPr>
          <w:rFonts w:hint="eastAsia"/>
        </w:rPr>
        <w:t>）的概念。想要使用某个内存资源，除了获得其所有权，还可以对其进行借用，获得指向这个资源的一个不可变或可变的引用。</w:t>
      </w:r>
      <w:r w:rsidR="00235252">
        <w:rPr>
          <w:rFonts w:hint="eastAsia"/>
        </w:rPr>
        <w:t>Rust</w:t>
      </w:r>
      <w:r w:rsidR="00235252">
        <w:rPr>
          <w:rFonts w:hint="eastAsia"/>
        </w:rPr>
        <w:t>编译器会在编译期间检查对内存资源的引用是否会超出拥有这个资源的变量的生命周期，以避免在</w:t>
      </w:r>
      <w:r w:rsidR="006C2DED">
        <w:rPr>
          <w:rFonts w:hint="eastAsia"/>
        </w:rPr>
        <w:t>使用引用时，其对应的资源被错误地提前释放了。</w:t>
      </w:r>
    </w:p>
    <w:p w14:paraId="4BDA64E4" w14:textId="30A42933" w:rsidR="004622E9" w:rsidRDefault="004622E9" w:rsidP="004622E9">
      <w:pPr>
        <w:pStyle w:val="a0"/>
        <w:ind w:firstLine="480"/>
      </w:pPr>
      <w:r>
        <w:rPr>
          <w:rFonts w:hint="eastAsia"/>
        </w:rPr>
        <w:t>通过所有权与生命周期，</w:t>
      </w:r>
      <w:r>
        <w:rPr>
          <w:rFonts w:hint="eastAsia"/>
        </w:rPr>
        <w:t>Rust</w:t>
      </w:r>
      <w:r>
        <w:rPr>
          <w:rFonts w:hint="eastAsia"/>
        </w:rPr>
        <w:t>编译器</w:t>
      </w:r>
      <w:r w:rsidR="00353C43">
        <w:rPr>
          <w:rFonts w:hint="eastAsia"/>
        </w:rPr>
        <w:t>保证了内存安全</w:t>
      </w:r>
      <w:r>
        <w:rPr>
          <w:rFonts w:hint="eastAsia"/>
        </w:rPr>
        <w:t>。</w:t>
      </w:r>
    </w:p>
    <w:p w14:paraId="59438A0B" w14:textId="755E2253" w:rsidR="002C3E18" w:rsidRDefault="002C3E18" w:rsidP="00FE0FBE">
      <w:pPr>
        <w:pStyle w:val="3"/>
      </w:pPr>
      <w:bookmarkStart w:id="19" w:name="_Ref132110586"/>
      <w:bookmarkStart w:id="20" w:name="_Ref132110591"/>
      <w:bookmarkStart w:id="21" w:name="_Toc134283108"/>
      <w:r>
        <w:rPr>
          <w:rFonts w:hint="eastAsia"/>
        </w:rPr>
        <w:t>抽象特性</w:t>
      </w:r>
      <w:r w:rsidR="000E549D">
        <w:rPr>
          <w:rFonts w:hint="eastAsia"/>
        </w:rPr>
        <w:t>：</w:t>
      </w:r>
      <w:r w:rsidR="000E549D">
        <w:rPr>
          <w:rFonts w:hint="eastAsia"/>
        </w:rPr>
        <w:t>Rust</w:t>
      </w:r>
      <w:r w:rsidR="000E549D">
        <w:rPr>
          <w:rFonts w:hint="eastAsia"/>
        </w:rPr>
        <w:t>的面向对象特性与函数式编程</w:t>
      </w:r>
      <w:bookmarkEnd w:id="19"/>
      <w:bookmarkEnd w:id="20"/>
      <w:bookmarkEnd w:id="21"/>
    </w:p>
    <w:p w14:paraId="6EF86E63" w14:textId="4A0CC0FA" w:rsidR="002C3E18" w:rsidRDefault="000E549D" w:rsidP="002C3E18">
      <w:pPr>
        <w:pStyle w:val="a0"/>
        <w:ind w:firstLine="480"/>
      </w:pPr>
      <w:r>
        <w:rPr>
          <w:rFonts w:hint="eastAsia"/>
        </w:rPr>
        <w:t>尽管</w:t>
      </w:r>
      <w:r>
        <w:rPr>
          <w:rFonts w:hint="eastAsia"/>
        </w:rPr>
        <w:t>Rust</w:t>
      </w:r>
      <w:r w:rsidR="00913ABF">
        <w:rPr>
          <w:rFonts w:hint="eastAsia"/>
        </w:rPr>
        <w:t>支持一些</w:t>
      </w:r>
      <w:r>
        <w:rPr>
          <w:rFonts w:hint="eastAsia"/>
        </w:rPr>
        <w:t>面向对象</w:t>
      </w:r>
      <w:r w:rsidR="00913ABF">
        <w:rPr>
          <w:rFonts w:hint="eastAsia"/>
        </w:rPr>
        <w:t>特性：比如支持</w:t>
      </w:r>
      <w:r w:rsidR="002C3E18">
        <w:rPr>
          <w:rFonts w:hint="eastAsia"/>
        </w:rPr>
        <w:t>在</w:t>
      </w:r>
      <w:r w:rsidR="00F86F88">
        <w:rPr>
          <w:rFonts w:hint="eastAsia"/>
        </w:rPr>
        <w:t>结构体（</w:t>
      </w:r>
      <w:r w:rsidR="00F86F88">
        <w:rPr>
          <w:rFonts w:hint="eastAsia"/>
        </w:rPr>
        <w:t>struct</w:t>
      </w:r>
      <w:r w:rsidR="00F86F88">
        <w:rPr>
          <w:rFonts w:hint="eastAsia"/>
        </w:rPr>
        <w:t>）</w:t>
      </w:r>
      <w:r w:rsidR="002C3E18">
        <w:rPr>
          <w:rFonts w:hint="eastAsia"/>
        </w:rPr>
        <w:t>中封装一些外部不可见的成员变量和成员函数</w:t>
      </w:r>
      <w:r w:rsidR="00913ABF">
        <w:rPr>
          <w:rFonts w:hint="eastAsia"/>
        </w:rPr>
        <w:t>（封装），</w:t>
      </w:r>
      <w:r w:rsidR="002C3E18">
        <w:rPr>
          <w:rFonts w:hint="eastAsia"/>
        </w:rPr>
        <w:t>但</w:t>
      </w:r>
      <w:r w:rsidR="002C3E18">
        <w:rPr>
          <w:rFonts w:hint="eastAsia"/>
        </w:rPr>
        <w:t>Rust</w:t>
      </w:r>
      <w:r w:rsidR="002C3E18">
        <w:rPr>
          <w:rFonts w:hint="eastAsia"/>
        </w:rPr>
        <w:t>并没有像</w:t>
      </w:r>
      <w:r w:rsidR="002C3E18">
        <w:rPr>
          <w:rFonts w:hint="eastAsia"/>
        </w:rPr>
        <w:t>C/</w:t>
      </w:r>
      <w:r w:rsidR="002C3E18">
        <w:t>C++</w:t>
      </w:r>
      <w:r w:rsidR="002C3E18">
        <w:rPr>
          <w:rFonts w:hint="eastAsia"/>
        </w:rPr>
        <w:t>、</w:t>
      </w:r>
      <w:r w:rsidR="002C3E18">
        <w:rPr>
          <w:rFonts w:hint="eastAsia"/>
        </w:rPr>
        <w:t>Java</w:t>
      </w:r>
      <w:r w:rsidR="002C3E18">
        <w:rPr>
          <w:rFonts w:hint="eastAsia"/>
        </w:rPr>
        <w:t>那样</w:t>
      </w:r>
      <w:r w:rsidR="00F86F88">
        <w:rPr>
          <w:rFonts w:hint="eastAsia"/>
        </w:rPr>
        <w:t>支持类（</w:t>
      </w:r>
      <w:r w:rsidR="00F86F88">
        <w:rPr>
          <w:rFonts w:hint="eastAsia"/>
        </w:rPr>
        <w:t>class</w:t>
      </w:r>
      <w:r w:rsidR="00F86F88">
        <w:rPr>
          <w:rFonts w:hint="eastAsia"/>
        </w:rPr>
        <w:t>）之间的继承。</w:t>
      </w:r>
      <w:r w:rsidR="00F86F88">
        <w:rPr>
          <w:rFonts w:hint="eastAsia"/>
        </w:rPr>
        <w:t>Rust</w:t>
      </w:r>
      <w:r>
        <w:rPr>
          <w:rFonts w:hint="eastAsia"/>
        </w:rPr>
        <w:t>通过</w:t>
      </w:r>
      <w:r w:rsidR="00F86F88">
        <w:rPr>
          <w:rFonts w:hint="eastAsia"/>
        </w:rPr>
        <w:t>为类添加</w:t>
      </w:r>
      <w:r w:rsidR="00732B55">
        <w:rPr>
          <w:rFonts w:hint="eastAsia"/>
        </w:rPr>
        <w:t>特征</w:t>
      </w:r>
      <w:r w:rsidR="00F86F88">
        <w:rPr>
          <w:rFonts w:hint="eastAsia"/>
        </w:rPr>
        <w:t>（</w:t>
      </w:r>
      <w:r w:rsidR="00F86F88">
        <w:rPr>
          <w:rFonts w:hint="eastAsia"/>
        </w:rPr>
        <w:t>trait</w:t>
      </w:r>
      <w:r w:rsidR="00F86F88">
        <w:rPr>
          <w:rFonts w:hint="eastAsia"/>
        </w:rPr>
        <w:t>）的方式支持面向对象编程中的继承和多态。</w:t>
      </w:r>
    </w:p>
    <w:p w14:paraId="4032CA89" w14:textId="77777777" w:rsidR="00990167" w:rsidRDefault="00990167" w:rsidP="00990167">
      <w:pPr>
        <w:pStyle w:val="a0"/>
        <w:ind w:firstLine="480"/>
      </w:pPr>
      <w:r>
        <w:rPr>
          <w:rFonts w:hint="eastAsia"/>
        </w:rPr>
        <w:t>Rust</w:t>
      </w:r>
      <w:r>
        <w:rPr>
          <w:rFonts w:hint="eastAsia"/>
        </w:rPr>
        <w:t>的设计者似乎不喜欢继承关系（不喜欢</w:t>
      </w:r>
      <w:r>
        <w:rPr>
          <w:rFonts w:hint="eastAsia"/>
        </w:rPr>
        <w:t>is</w:t>
      </w:r>
      <w:r>
        <w:t>-</w:t>
      </w:r>
      <w:r>
        <w:rPr>
          <w:rFonts w:hint="eastAsia"/>
        </w:rPr>
        <w:t>a</w:t>
      </w:r>
      <w:r>
        <w:rPr>
          <w:rFonts w:hint="eastAsia"/>
        </w:rPr>
        <w:t>关系），并且认为没有继承的</w:t>
      </w:r>
      <w:r>
        <w:rPr>
          <w:rFonts w:hint="eastAsia"/>
        </w:rPr>
        <w:t>Rust</w:t>
      </w:r>
      <w:r>
        <w:rPr>
          <w:rFonts w:hint="eastAsia"/>
        </w:rPr>
        <w:t>通过特征（</w:t>
      </w:r>
      <w:r>
        <w:rPr>
          <w:rFonts w:hint="eastAsia"/>
        </w:rPr>
        <w:t>Trait</w:t>
      </w:r>
      <w:r>
        <w:rPr>
          <w:rFonts w:hint="eastAsia"/>
        </w:rPr>
        <w:t>）和结构体（</w:t>
      </w:r>
      <w:r>
        <w:rPr>
          <w:rFonts w:hint="eastAsia"/>
        </w:rPr>
        <w:t>struct</w:t>
      </w:r>
      <w:r>
        <w:rPr>
          <w:rFonts w:hint="eastAsia"/>
        </w:rPr>
        <w:t>）也可以实现多态等面向对象特性。（更倾向于</w:t>
      </w:r>
      <w:r>
        <w:rPr>
          <w:rFonts w:hint="eastAsia"/>
        </w:rPr>
        <w:t>has</w:t>
      </w:r>
      <w:r>
        <w:t>-</w:t>
      </w:r>
      <w:r>
        <w:rPr>
          <w:rFonts w:hint="eastAsia"/>
        </w:rPr>
        <w:t>a</w:t>
      </w:r>
      <w:r>
        <w:rPr>
          <w:rFonts w:hint="eastAsia"/>
        </w:rPr>
        <w:t>关系）。</w:t>
      </w:r>
    </w:p>
    <w:p w14:paraId="7790BCB6" w14:textId="54A63AB1" w:rsidR="00990167" w:rsidRDefault="00990167" w:rsidP="00990167">
      <w:pPr>
        <w:pStyle w:val="a0"/>
        <w:ind w:firstLine="480"/>
      </w:pPr>
      <w:r>
        <w:rPr>
          <w:rFonts w:hint="eastAsia"/>
        </w:rPr>
        <w:t>Rust</w:t>
      </w:r>
      <w:r>
        <w:rPr>
          <w:rFonts w:hint="eastAsia"/>
        </w:rPr>
        <w:t>的开发者时这样解释的：</w:t>
      </w:r>
    </w:p>
    <w:p w14:paraId="66540438" w14:textId="6E0FB88A" w:rsidR="00990167" w:rsidRDefault="00990167" w:rsidP="00990167">
      <w:pPr>
        <w:pStyle w:val="a0"/>
        <w:ind w:firstLine="480"/>
      </w:pPr>
      <w:r>
        <w:rPr>
          <w:rFonts w:hint="eastAsia"/>
        </w:rPr>
        <w:t>继承一般有两个作用。第一个是复用父类的代码。</w:t>
      </w:r>
      <w:r>
        <w:rPr>
          <w:rFonts w:hint="eastAsia"/>
        </w:rPr>
        <w:t>Rust</w:t>
      </w:r>
      <w:r>
        <w:rPr>
          <w:rFonts w:hint="eastAsia"/>
        </w:rPr>
        <w:t>中，特征的方法可以有默认实现，这可以为程序员提供有限的代码复用功能。第二个作用是多态，即同一方法对于不同的类型有不同的行为。在</w:t>
      </w:r>
      <w:r>
        <w:rPr>
          <w:rFonts w:hint="eastAsia"/>
        </w:rPr>
        <w:t>Rust</w:t>
      </w:r>
      <w:r>
        <w:rPr>
          <w:rFonts w:hint="eastAsia"/>
        </w:rPr>
        <w:t>中，多态可以有效地通过泛型（</w:t>
      </w:r>
      <w:r>
        <w:rPr>
          <w:rFonts w:hint="eastAsia"/>
        </w:rPr>
        <w:t>Generics</w:t>
      </w:r>
      <w:r>
        <w:rPr>
          <w:rFonts w:hint="eastAsia"/>
        </w:rPr>
        <w:t>）加特征约束（</w:t>
      </w:r>
      <w:r>
        <w:rPr>
          <w:rFonts w:hint="eastAsia"/>
        </w:rPr>
        <w:t>Trait</w:t>
      </w:r>
      <w:r>
        <w:t xml:space="preserve"> </w:t>
      </w:r>
      <w:r>
        <w:rPr>
          <w:rFonts w:hint="eastAsia"/>
        </w:rPr>
        <w:t>Bounds</w:t>
      </w:r>
      <w:r>
        <w:rPr>
          <w:rFonts w:hint="eastAsia"/>
        </w:rPr>
        <w:t>）实现。</w:t>
      </w:r>
      <w:r>
        <w:rPr>
          <w:rFonts w:hint="eastAsia"/>
        </w:rPr>
        <w:t>Rust</w:t>
      </w:r>
      <w:r>
        <w:rPr>
          <w:rFonts w:hint="eastAsia"/>
        </w:rPr>
        <w:t>可以为实现了特定特征的类型实现特定的行为；可以为实现了不同特征的类型提供不同行为。（具体可见</w:t>
      </w:r>
      <w:r>
        <w:fldChar w:fldCharType="begin"/>
      </w:r>
      <w:r>
        <w:instrText xml:space="preserve"> </w:instrText>
      </w:r>
      <w:r>
        <w:rPr>
          <w:rFonts w:hint="eastAsia"/>
        </w:rPr>
        <w:instrText>REF _Ref131960450 \w \h</w:instrText>
      </w:r>
      <w:r>
        <w:instrText xml:space="preserve"> </w:instrText>
      </w:r>
      <w:r>
        <w:fldChar w:fldCharType="separate"/>
      </w:r>
      <w:r w:rsidR="00ED70A9">
        <w:t>2</w:t>
      </w:r>
      <w:r>
        <w:fldChar w:fldCharType="end"/>
      </w:r>
      <w:r>
        <w:rPr>
          <w:rFonts w:hint="eastAsia"/>
        </w:rPr>
        <w:t>节）</w:t>
      </w:r>
      <w:sdt>
        <w:sdtPr>
          <w:rPr>
            <w:rFonts w:hint="eastAsia"/>
          </w:rPr>
          <w:id w:val="-592396618"/>
          <w:citation/>
        </w:sdtPr>
        <w:sdtContent>
          <w:r w:rsidR="00AF7279">
            <w:fldChar w:fldCharType="begin"/>
          </w:r>
          <w:r w:rsidR="00AF7279">
            <w:instrText xml:space="preserve">CITATION RustBook \l 2052 </w:instrText>
          </w:r>
          <w:r w:rsidR="00AF7279">
            <w:fldChar w:fldCharType="separate"/>
          </w:r>
          <w:r w:rsidR="00272969">
            <w:rPr>
              <w:noProof/>
            </w:rPr>
            <w:t xml:space="preserve"> </w:t>
          </w:r>
          <w:r w:rsidR="00272969" w:rsidRPr="00272969">
            <w:rPr>
              <w:noProof/>
            </w:rPr>
            <w:t>[1]</w:t>
          </w:r>
          <w:r w:rsidR="00AF7279">
            <w:fldChar w:fldCharType="end"/>
          </w:r>
        </w:sdtContent>
      </w:sdt>
    </w:p>
    <w:p w14:paraId="04296CF9" w14:textId="3310B2AE" w:rsidR="00F86F88" w:rsidRDefault="00732B55" w:rsidP="002C3E18">
      <w:pPr>
        <w:pStyle w:val="a0"/>
        <w:ind w:firstLine="480"/>
      </w:pPr>
      <w:r>
        <w:rPr>
          <w:rFonts w:hint="eastAsia"/>
        </w:rPr>
        <w:t>特征</w:t>
      </w:r>
      <w:r w:rsidR="00F86F88">
        <w:rPr>
          <w:rFonts w:hint="eastAsia"/>
        </w:rPr>
        <w:t>类似于</w:t>
      </w:r>
      <w:r w:rsidR="00F86F88">
        <w:rPr>
          <w:rFonts w:hint="eastAsia"/>
        </w:rPr>
        <w:t>Java</w:t>
      </w:r>
      <w:r w:rsidR="00F86F88">
        <w:rPr>
          <w:rFonts w:hint="eastAsia"/>
        </w:rPr>
        <w:t>中的接口（</w:t>
      </w:r>
      <w:r w:rsidR="00F86F88">
        <w:rPr>
          <w:rFonts w:hint="eastAsia"/>
        </w:rPr>
        <w:t>interface</w:t>
      </w:r>
      <w:r w:rsidR="00F86F88">
        <w:rPr>
          <w:rFonts w:hint="eastAsia"/>
        </w:rPr>
        <w:t>），</w:t>
      </w:r>
      <w:r w:rsidR="00FF7073">
        <w:rPr>
          <w:rFonts w:hint="eastAsia"/>
        </w:rPr>
        <w:t>特征定义了一组可以被共享的行为，只要实现了特征，你就能使用这组行为。换句话说，</w:t>
      </w:r>
      <w:r w:rsidR="00F86F88">
        <w:rPr>
          <w:rFonts w:hint="eastAsia"/>
        </w:rPr>
        <w:t>拥有某个</w:t>
      </w:r>
      <w:r>
        <w:rPr>
          <w:rFonts w:hint="eastAsia"/>
        </w:rPr>
        <w:t>特征</w:t>
      </w:r>
      <w:r w:rsidR="00F86F88">
        <w:rPr>
          <w:rFonts w:hint="eastAsia"/>
        </w:rPr>
        <w:t>的类</w:t>
      </w:r>
      <w:r w:rsidR="00FF455F">
        <w:rPr>
          <w:rFonts w:hint="eastAsia"/>
        </w:rPr>
        <w:t>需要实现这个</w:t>
      </w:r>
      <w:r>
        <w:rPr>
          <w:rFonts w:hint="eastAsia"/>
        </w:rPr>
        <w:t>特征</w:t>
      </w:r>
      <w:r w:rsidR="00FF455F">
        <w:rPr>
          <w:rFonts w:hint="eastAsia"/>
        </w:rPr>
        <w:t>所定义的方法。</w:t>
      </w:r>
      <w:r>
        <w:rPr>
          <w:rFonts w:hint="eastAsia"/>
        </w:rPr>
        <w:t>特征</w:t>
      </w:r>
      <w:r w:rsidR="00FF455F">
        <w:rPr>
          <w:rFonts w:hint="eastAsia"/>
        </w:rPr>
        <w:t>中也可以定义</w:t>
      </w:r>
      <w:r w:rsidR="005218AC">
        <w:rPr>
          <w:rFonts w:hint="eastAsia"/>
        </w:rPr>
        <w:t>具有默认实现的</w:t>
      </w:r>
      <w:r w:rsidR="00FF455F">
        <w:rPr>
          <w:rFonts w:hint="eastAsia"/>
        </w:rPr>
        <w:t>方法。</w:t>
      </w:r>
      <w:r w:rsidR="00DD37FD">
        <w:rPr>
          <w:rFonts w:hint="eastAsia"/>
        </w:rPr>
        <w:t>通过</w:t>
      </w:r>
      <w:r>
        <w:rPr>
          <w:rFonts w:hint="eastAsia"/>
        </w:rPr>
        <w:t>特征</w:t>
      </w:r>
      <w:r w:rsidR="00DD37FD">
        <w:rPr>
          <w:rFonts w:hint="eastAsia"/>
        </w:rPr>
        <w:lastRenderedPageBreak/>
        <w:t>（</w:t>
      </w:r>
      <w:r w:rsidR="00DD37FD">
        <w:rPr>
          <w:rFonts w:hint="eastAsia"/>
        </w:rPr>
        <w:t>trait</w:t>
      </w:r>
      <w:r w:rsidR="00DD37FD">
        <w:rPr>
          <w:rFonts w:hint="eastAsia"/>
        </w:rPr>
        <w:t>），</w:t>
      </w:r>
      <w:r w:rsidR="00DD37FD">
        <w:rPr>
          <w:rFonts w:hint="eastAsia"/>
        </w:rPr>
        <w:t>Rust</w:t>
      </w:r>
      <w:r w:rsidR="00DD37FD">
        <w:rPr>
          <w:rFonts w:hint="eastAsia"/>
        </w:rPr>
        <w:t>实现了代码的复用，间接地支持了继承。尽管这种方式是比较啰嗦的</w:t>
      </w:r>
      <w:r w:rsidR="005218AC">
        <w:rPr>
          <w:rFonts w:hint="eastAsia"/>
        </w:rPr>
        <w:t>，因为特征虽然支持多态（默认实现的方法中可以调用没有默认实现的方法），但接口默认实现的方法使用起来没有继承方便</w:t>
      </w:r>
      <w:r w:rsidR="0011110F">
        <w:rPr>
          <w:rFonts w:hint="eastAsia"/>
        </w:rPr>
        <w:t>，需要手动为每个拥有特征的类实现特征所定义的方法</w:t>
      </w:r>
      <w:r w:rsidR="00DD37FD">
        <w:rPr>
          <w:rFonts w:hint="eastAsia"/>
        </w:rPr>
        <w:t>。</w:t>
      </w:r>
    </w:p>
    <w:p w14:paraId="4141CB4C" w14:textId="6D1FF474" w:rsidR="0070477A" w:rsidRDefault="0070477A" w:rsidP="002C3E18">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w:t>
      </w:r>
      <w:r w:rsidR="00FD5B2A">
        <w:rPr>
          <w:rFonts w:hint="eastAsia"/>
        </w:rPr>
        <w:t>误用</w:t>
      </w:r>
      <w:r>
        <w:rPr>
          <w:rFonts w:hint="eastAsia"/>
        </w:rPr>
        <w:t>编译器特性的错误做法</w:t>
      </w:r>
      <w:sdt>
        <w:sdtPr>
          <w:rPr>
            <w:rFonts w:hint="eastAsia"/>
          </w:rPr>
          <w:id w:val="-1377536128"/>
          <w:citation/>
        </w:sdtPr>
        <w:sdtContent>
          <w:r w:rsidR="00FD5B2A">
            <w:fldChar w:fldCharType="begin"/>
          </w:r>
          <w:r w:rsidR="00FD5B2A">
            <w:instrText xml:space="preserve">CITATION sim \l 2052 </w:instrText>
          </w:r>
          <w:r w:rsidR="00FD5B2A">
            <w:fldChar w:fldCharType="separate"/>
          </w:r>
          <w:r w:rsidR="00272969">
            <w:rPr>
              <w:noProof/>
            </w:rPr>
            <w:t xml:space="preserve"> </w:t>
          </w:r>
          <w:r w:rsidR="00272969" w:rsidRPr="00272969">
            <w:rPr>
              <w:noProof/>
            </w:rPr>
            <w:t>[10]</w:t>
          </w:r>
          <w:r w:rsidR="00FD5B2A">
            <w:fldChar w:fldCharType="end"/>
          </w:r>
        </w:sdtContent>
      </w:sdt>
      <w:r w:rsidR="0011110F">
        <w:rPr>
          <w:rFonts w:hint="eastAsia"/>
        </w:rPr>
        <w:t>。其问题包括但不限于：只支持单继承、不能继承父类的特征等。</w:t>
      </w:r>
    </w:p>
    <w:p w14:paraId="268488EE" w14:textId="0E47429A" w:rsidR="00DD37FD" w:rsidRDefault="00FF455F" w:rsidP="00DD37FD">
      <w:pPr>
        <w:pStyle w:val="a0"/>
        <w:ind w:firstLine="480"/>
      </w:pPr>
      <w:r>
        <w:rPr>
          <w:rFonts w:hint="eastAsia"/>
        </w:rPr>
        <w:t>此外，</w:t>
      </w:r>
      <w:r w:rsidR="00732B55">
        <w:rPr>
          <w:rFonts w:hint="eastAsia"/>
        </w:rPr>
        <w:t>特征</w:t>
      </w:r>
      <w:r>
        <w:rPr>
          <w:rFonts w:hint="eastAsia"/>
        </w:rPr>
        <w:t>有标记的功能</w:t>
      </w:r>
      <w:r w:rsidR="00567756">
        <w:rPr>
          <w:rFonts w:hint="eastAsia"/>
        </w:rPr>
        <w:t>（</w:t>
      </w:r>
      <w:r w:rsidR="00567756">
        <w:rPr>
          <w:rFonts w:hint="eastAsia"/>
        </w:rPr>
        <w:t>marker</w:t>
      </w:r>
      <w:r w:rsidR="00567756">
        <w:t xml:space="preserve"> </w:t>
      </w:r>
      <w:r w:rsidR="00567756">
        <w:rPr>
          <w:rFonts w:hint="eastAsia"/>
        </w:rPr>
        <w:t>trait</w:t>
      </w:r>
      <w:r w:rsidR="00567756">
        <w:rPr>
          <w:rFonts w:hint="eastAsia"/>
        </w:rPr>
        <w:t>）</w:t>
      </w:r>
      <w:r>
        <w:rPr>
          <w:rFonts w:hint="eastAsia"/>
        </w:rPr>
        <w:t>。举例来说，</w:t>
      </w:r>
      <w:r>
        <w:rPr>
          <w:rFonts w:hint="eastAsia"/>
        </w:rPr>
        <w:t>Rust</w:t>
      </w:r>
      <w:r>
        <w:rPr>
          <w:rFonts w:hint="eastAsia"/>
        </w:rPr>
        <w:t>多线程编程中，编译器仅允许</w:t>
      </w:r>
      <w:r w:rsidR="00DD37FD">
        <w:rPr>
          <w:rFonts w:hint="eastAsia"/>
        </w:rPr>
        <w:t>在线程之间传递</w:t>
      </w:r>
      <w:r>
        <w:rPr>
          <w:rFonts w:hint="eastAsia"/>
        </w:rPr>
        <w:t>拥有</w:t>
      </w:r>
      <w:r>
        <w:rPr>
          <w:rFonts w:hint="eastAsia"/>
        </w:rPr>
        <w:t>Sync</w:t>
      </w:r>
      <w:r w:rsidR="00732B55">
        <w:rPr>
          <w:rFonts w:hint="eastAsia"/>
        </w:rPr>
        <w:t>特征</w:t>
      </w:r>
      <w:r w:rsidR="00DD37FD">
        <w:rPr>
          <w:rFonts w:hint="eastAsia"/>
        </w:rPr>
        <w:t>的类型的引用；仅允许在线程之间传递拥有</w:t>
      </w:r>
      <w:r w:rsidR="00DD37FD">
        <w:rPr>
          <w:rFonts w:hint="eastAsia"/>
        </w:rPr>
        <w:t>Send</w:t>
      </w:r>
      <w:r w:rsidR="00732B55">
        <w:rPr>
          <w:rFonts w:hint="eastAsia"/>
        </w:rPr>
        <w:t>特征</w:t>
      </w:r>
      <w:r w:rsidR="00DD37FD">
        <w:rPr>
          <w:rFonts w:hint="eastAsia"/>
        </w:rPr>
        <w:t>的类型的所有权。</w:t>
      </w:r>
      <w:r w:rsidR="004D7C1B">
        <w:rPr>
          <w:rFonts w:hint="eastAsia"/>
        </w:rPr>
        <w:t>但这两个特征并没有定义任何的方法。</w:t>
      </w:r>
    </w:p>
    <w:p w14:paraId="3EF26060" w14:textId="78AD397A" w:rsidR="00D3075D" w:rsidRDefault="00FF7073" w:rsidP="002C3E18">
      <w:pPr>
        <w:pStyle w:val="a0"/>
        <w:ind w:firstLine="480"/>
      </w:pPr>
      <w:r>
        <w:rPr>
          <w:rFonts w:hint="eastAsia"/>
        </w:rPr>
        <w:t>Rust</w:t>
      </w:r>
      <w:r>
        <w:rPr>
          <w:rFonts w:hint="eastAsia"/>
        </w:rPr>
        <w:t>类型系统还支持特征对象</w:t>
      </w:r>
      <w:r w:rsidR="00AF675F">
        <w:rPr>
          <w:rFonts w:hint="eastAsia"/>
        </w:rPr>
        <w:t>（</w:t>
      </w:r>
      <w:r w:rsidR="00AF675F">
        <w:rPr>
          <w:rFonts w:hint="eastAsia"/>
        </w:rPr>
        <w:t>Trait</w:t>
      </w:r>
      <w:r w:rsidR="00AF675F">
        <w:t xml:space="preserve"> </w:t>
      </w:r>
      <w:r w:rsidR="00AF675F">
        <w:rPr>
          <w:rFonts w:hint="eastAsia"/>
        </w:rPr>
        <w:t>Object</w:t>
      </w:r>
      <w:r w:rsidR="00AF675F">
        <w:rPr>
          <w:rFonts w:hint="eastAsia"/>
        </w:rPr>
        <w:t>）</w:t>
      </w:r>
      <w:r>
        <w:rPr>
          <w:rFonts w:hint="eastAsia"/>
        </w:rPr>
        <w:t>，这是一种动态分发（</w:t>
      </w:r>
      <w:r>
        <w:rPr>
          <w:rFonts w:hint="eastAsia"/>
        </w:rPr>
        <w:t>dynamic</w:t>
      </w:r>
      <w:r>
        <w:t xml:space="preserve"> </w:t>
      </w:r>
      <w:r>
        <w:rPr>
          <w:rFonts w:hint="eastAsia"/>
        </w:rPr>
        <w:t>dispatch</w:t>
      </w:r>
      <w:r>
        <w:rPr>
          <w:rFonts w:hint="eastAsia"/>
        </w:rPr>
        <w:t>）方式的多态。</w:t>
      </w:r>
      <w:r w:rsidR="00AF675F">
        <w:rPr>
          <w:rFonts w:hint="eastAsia"/>
        </w:rPr>
        <w:t>程序员不需要知道一个特征对象的类型究竟是什么，而只需要知道</w:t>
      </w:r>
      <w:r w:rsidR="00412E21">
        <w:rPr>
          <w:rFonts w:hint="eastAsia"/>
        </w:rPr>
        <w:t>这个类型具有哪些特征，具有哪些行为。</w:t>
      </w:r>
      <w:r w:rsidR="00D3075D">
        <w:rPr>
          <w:rFonts w:hint="eastAsia"/>
        </w:rPr>
        <w:t>因此对于一个特征对象，它支持且仅支持其对应的特征所定义的行为。</w:t>
      </w:r>
    </w:p>
    <w:p w14:paraId="2658339C" w14:textId="75683F2C" w:rsidR="00FF455F" w:rsidRDefault="00FF7073" w:rsidP="002C3E18">
      <w:pPr>
        <w:pStyle w:val="a0"/>
        <w:ind w:firstLine="480"/>
      </w:pPr>
      <w:r>
        <w:rPr>
          <w:rFonts w:hint="eastAsia"/>
        </w:rPr>
        <w:t>举例来说，函数</w:t>
      </w:r>
      <w:r w:rsidR="00412E21">
        <w:rPr>
          <w:rFonts w:hint="eastAsia"/>
        </w:rPr>
        <w:t>参数可以是</w:t>
      </w:r>
      <w:r>
        <w:rPr>
          <w:rFonts w:hint="eastAsia"/>
        </w:rPr>
        <w:t>一个指向了实现了某种</w:t>
      </w:r>
      <w:r w:rsidR="000E549D">
        <w:rPr>
          <w:rFonts w:hint="eastAsia"/>
        </w:rPr>
        <w:t>特征的类型</w:t>
      </w:r>
      <w:r w:rsidR="001140D8">
        <w:rPr>
          <w:rFonts w:hint="eastAsia"/>
        </w:rPr>
        <w:t>（</w:t>
      </w:r>
      <w:r w:rsidR="000E549D">
        <w:rPr>
          <w:rFonts w:hint="eastAsia"/>
        </w:rPr>
        <w:t>的指针</w:t>
      </w:r>
      <w:r w:rsidR="00D86E24">
        <w:rPr>
          <w:rFonts w:hint="eastAsia"/>
        </w:rPr>
        <w:t>，</w:t>
      </w:r>
      <w:r w:rsidR="00D86E24">
        <w:rPr>
          <w:rFonts w:hint="eastAsia"/>
        </w:rPr>
        <w:t>Box</w:t>
      </w:r>
      <w:r w:rsidR="00D86E24">
        <w:t>&lt;dyn Trait&gt;</w:t>
      </w:r>
      <w:r w:rsidR="001140D8">
        <w:rPr>
          <w:rFonts w:hint="eastAsia"/>
        </w:rPr>
        <w:t>）</w:t>
      </w:r>
      <w:r w:rsidR="00412E21">
        <w:rPr>
          <w:rFonts w:hint="eastAsia"/>
        </w:rPr>
        <w:t>，以使该函数对于不同的类型（但</w:t>
      </w:r>
      <w:r w:rsidR="00D3075D">
        <w:rPr>
          <w:rFonts w:hint="eastAsia"/>
        </w:rPr>
        <w:t>这些类型有相同</w:t>
      </w:r>
      <w:r w:rsidR="00412E21">
        <w:rPr>
          <w:rFonts w:hint="eastAsia"/>
        </w:rPr>
        <w:t>的特征）可以有不同的行为</w:t>
      </w:r>
      <w:r w:rsidR="00D3075D">
        <w:rPr>
          <w:rFonts w:hint="eastAsia"/>
        </w:rPr>
        <w:t>。</w:t>
      </w:r>
    </w:p>
    <w:p w14:paraId="3B4C629C" w14:textId="16CF2D86" w:rsidR="004D7C1B" w:rsidRDefault="0004216F" w:rsidP="002C3E18">
      <w:pPr>
        <w:pStyle w:val="a0"/>
        <w:ind w:firstLine="480"/>
      </w:pPr>
      <w:r>
        <w:rPr>
          <w:rFonts w:hint="eastAsia"/>
        </w:rPr>
        <w:t>在</w:t>
      </w:r>
      <w:r>
        <w:fldChar w:fldCharType="begin"/>
      </w:r>
      <w:r>
        <w:instrText xml:space="preserve"> </w:instrText>
      </w:r>
      <w:r>
        <w:rPr>
          <w:rFonts w:hint="eastAsia"/>
        </w:rPr>
        <w:instrText>REF _Ref132729277 \r \h</w:instrText>
      </w:r>
      <w:r>
        <w:instrText xml:space="preserve"> </w:instrText>
      </w:r>
      <w:r>
        <w:fldChar w:fldCharType="separate"/>
      </w:r>
      <w:r w:rsidR="00ED70A9">
        <w:t>5.4.3</w:t>
      </w:r>
      <w:r>
        <w:fldChar w:fldCharType="end"/>
      </w:r>
      <w:r>
        <w:rPr>
          <w:rFonts w:hint="eastAsia"/>
        </w:rPr>
        <w:t>节中描述了在测试过程中发现的一个由使用特征对象导致的性能波动。</w:t>
      </w:r>
    </w:p>
    <w:p w14:paraId="729356AC" w14:textId="77777777" w:rsidR="000E549D" w:rsidRDefault="000E549D" w:rsidP="0063427B">
      <w:pPr>
        <w:pStyle w:val="ab"/>
      </w:pPr>
      <w:r w:rsidRPr="000E549D">
        <w:rPr>
          <w:noProof/>
        </w:rPr>
        <w:lastRenderedPageBreak/>
        <w:drawing>
          <wp:inline distT="0" distB="0" distL="0" distR="0" wp14:anchorId="186FC2B0" wp14:editId="349EC6F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2791D63F" w14:textId="7A17EED9" w:rsidR="000E549D" w:rsidRDefault="000E549D" w:rsidP="000E549D">
      <w:pPr>
        <w:pStyle w:val="ac"/>
        <w:rPr>
          <w:noProof/>
        </w:rPr>
      </w:pPr>
      <w:bookmarkStart w:id="22" w:name="_Ref131753465"/>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2</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1</w:t>
      </w:r>
      <w:r w:rsidR="0050273E">
        <w:fldChar w:fldCharType="end"/>
      </w:r>
      <w:bookmarkEnd w:id="22"/>
      <w:r>
        <w:t xml:space="preserve"> </w:t>
      </w:r>
      <w:r>
        <w:rPr>
          <w:rFonts w:hint="eastAsia"/>
        </w:rPr>
        <w:t>由智能指针</w:t>
      </w:r>
      <w:r w:rsidR="00D6328E">
        <w:rPr>
          <w:rFonts w:hint="eastAsia"/>
        </w:rPr>
        <w:t>封装</w:t>
      </w:r>
      <w:r>
        <w:rPr>
          <w:rFonts w:hint="eastAsia"/>
        </w:rPr>
        <w:t>的特征对象</w:t>
      </w:r>
      <w:r>
        <w:rPr>
          <w:rFonts w:hint="eastAsia"/>
        </w:rPr>
        <w:t>Box</w:t>
      </w:r>
      <w:r>
        <w:rPr>
          <w:noProof/>
        </w:rPr>
        <w:t>&lt;dyn Trait&gt;</w:t>
      </w:r>
    </w:p>
    <w:p w14:paraId="29211AE3" w14:textId="3C89CC11" w:rsidR="006C2DED" w:rsidRDefault="003C505B" w:rsidP="003C505B">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0D6675CE" w14:textId="39E9B59F" w:rsidR="00C50D21" w:rsidRPr="006C2DED" w:rsidRDefault="00C50D21" w:rsidP="003C505B">
      <w:pPr>
        <w:pStyle w:val="a0"/>
        <w:ind w:firstLine="480"/>
      </w:pPr>
      <w:r>
        <w:rPr>
          <w:rFonts w:hint="eastAsia"/>
        </w:rPr>
        <w:t>举例来说，在创建线程时，</w:t>
      </w:r>
      <w:r w:rsidR="008C4DF7">
        <w:rPr>
          <w:rFonts w:hint="eastAsia"/>
        </w:rPr>
        <w:t>程序员</w:t>
      </w:r>
      <w:r>
        <w:rPr>
          <w:rFonts w:hint="eastAsia"/>
        </w:rPr>
        <w:t>可以使用闭包描述线程的行为，并方便地使用闭包的特性向线程中传递变量的所有权。</w:t>
      </w:r>
    </w:p>
    <w:p w14:paraId="6072CA61" w14:textId="028E184B" w:rsidR="0070511F" w:rsidRDefault="009F392D" w:rsidP="0070511F">
      <w:pPr>
        <w:pStyle w:val="3"/>
      </w:pPr>
      <w:bookmarkStart w:id="23" w:name="_Toc134283109"/>
      <w:r>
        <w:rPr>
          <w:rFonts w:hint="eastAsia"/>
        </w:rPr>
        <w:t>并发</w:t>
      </w:r>
      <w:r w:rsidR="00567756">
        <w:rPr>
          <w:rFonts w:hint="eastAsia"/>
        </w:rPr>
        <w:t>特性</w:t>
      </w:r>
      <w:r>
        <w:rPr>
          <w:rFonts w:hint="eastAsia"/>
        </w:rPr>
        <w:t>：基于</w:t>
      </w:r>
      <w:r>
        <w:rPr>
          <w:rFonts w:hint="eastAsia"/>
        </w:rPr>
        <w:t>OS</w:t>
      </w:r>
      <w:r>
        <w:rPr>
          <w:rFonts w:hint="eastAsia"/>
        </w:rPr>
        <w:t>线程的并发编程</w:t>
      </w:r>
      <w:r w:rsidR="00567756">
        <w:rPr>
          <w:rFonts w:hint="eastAsia"/>
        </w:rPr>
        <w:t>、</w:t>
      </w:r>
      <w:r>
        <w:rPr>
          <w:rFonts w:hint="eastAsia"/>
        </w:rPr>
        <w:t>异步编程</w:t>
      </w:r>
      <w:r w:rsidR="00567756">
        <w:rPr>
          <w:rFonts w:hint="eastAsia"/>
        </w:rPr>
        <w:t>与可扩展并发编程</w:t>
      </w:r>
      <w:bookmarkEnd w:id="23"/>
    </w:p>
    <w:p w14:paraId="06035A0F" w14:textId="49A297BD" w:rsidR="0004216F" w:rsidRDefault="0070511F" w:rsidP="00EE62A1">
      <w:pPr>
        <w:pStyle w:val="a0"/>
        <w:ind w:firstLine="480"/>
      </w:pPr>
      <w:r>
        <w:rPr>
          <w:rFonts w:hint="eastAsia"/>
        </w:rPr>
        <w:t>Rust</w:t>
      </w:r>
      <w:r>
        <w:rPr>
          <w:rFonts w:hint="eastAsia"/>
        </w:rPr>
        <w:t>的开发者宣称，通过高效地利用</w:t>
      </w:r>
      <w:r>
        <w:rPr>
          <w:rFonts w:hint="eastAsia"/>
        </w:rPr>
        <w:t>Rust</w:t>
      </w:r>
      <w:r>
        <w:rPr>
          <w:rFonts w:hint="eastAsia"/>
        </w:rPr>
        <w:t>编译器的所有权系统与类型检查，</w:t>
      </w:r>
      <w:r>
        <w:rPr>
          <w:rFonts w:hint="eastAsia"/>
        </w:rPr>
        <w:t>Rust</w:t>
      </w:r>
      <w:r>
        <w:rPr>
          <w:rFonts w:hint="eastAsia"/>
        </w:rPr>
        <w:t>可以将许多（其它语言中）运行时出现的错误转化为编译期就可以</w:t>
      </w:r>
      <w:r w:rsidR="0004216F">
        <w:rPr>
          <w:rFonts w:hint="eastAsia"/>
        </w:rPr>
        <w:t>发现</w:t>
      </w:r>
      <w:r>
        <w:rPr>
          <w:rFonts w:hint="eastAsia"/>
        </w:rPr>
        <w:t>的错误，从而提高并行程序的开发效率。</w:t>
      </w:r>
    </w:p>
    <w:p w14:paraId="7DA40087" w14:textId="0E49AEF2" w:rsidR="0004216F" w:rsidRDefault="0004216F" w:rsidP="00EE62A1">
      <w:pPr>
        <w:pStyle w:val="a0"/>
        <w:ind w:firstLine="480"/>
      </w:pPr>
      <w:r>
        <w:rPr>
          <w:rFonts w:hint="eastAsia"/>
        </w:rPr>
        <w:t>举例来说，如果</w:t>
      </w:r>
      <w:r w:rsidR="00760EA4">
        <w:rPr>
          <w:rFonts w:hint="eastAsia"/>
        </w:rPr>
        <w:t>程序员试图在线程之间传递某个变量的引用，而又不能保证这个变量的生命周期覆盖了两个线程（</w:t>
      </w:r>
      <w:r w:rsidR="008612D3">
        <w:rPr>
          <w:rFonts w:hint="eastAsia"/>
        </w:rPr>
        <w:t>这个变量</w:t>
      </w:r>
      <w:r w:rsidR="00635F40">
        <w:rPr>
          <w:rFonts w:hint="eastAsia"/>
        </w:rPr>
        <w:t>可能</w:t>
      </w:r>
      <w:r w:rsidR="008612D3">
        <w:rPr>
          <w:rFonts w:hint="eastAsia"/>
        </w:rPr>
        <w:t>在引用失效前被释放</w:t>
      </w:r>
      <w:r w:rsidR="00760EA4">
        <w:rPr>
          <w:rFonts w:hint="eastAsia"/>
        </w:rPr>
        <w:t>），那么</w:t>
      </w:r>
      <w:r w:rsidR="008612D3">
        <w:rPr>
          <w:rFonts w:hint="eastAsia"/>
        </w:rPr>
        <w:t>Rust</w:t>
      </w:r>
      <w:r w:rsidR="008612D3">
        <w:rPr>
          <w:rFonts w:hint="eastAsia"/>
        </w:rPr>
        <w:t>编译器就会出手阻止，给出“</w:t>
      </w:r>
      <w:r w:rsidR="008612D3" w:rsidRPr="008612D3">
        <w:t>borrowed value does not live long enough</w:t>
      </w:r>
      <w:r w:rsidR="008612D3">
        <w:rPr>
          <w:rFonts w:hint="eastAsia"/>
        </w:rPr>
        <w:t>”</w:t>
      </w:r>
      <w:r w:rsidR="0086609E">
        <w:rPr>
          <w:rFonts w:hint="eastAsia"/>
        </w:rPr>
        <w:t>的错误。</w:t>
      </w:r>
    </w:p>
    <w:p w14:paraId="7C7690F0" w14:textId="1BF4644C" w:rsidR="0080501F" w:rsidRDefault="0004216F" w:rsidP="0080501F">
      <w:pPr>
        <w:pStyle w:val="a0"/>
        <w:ind w:firstLine="480"/>
      </w:pPr>
      <w:r>
        <w:rPr>
          <w:rFonts w:hint="eastAsia"/>
        </w:rPr>
        <w:t>尽管如此，</w:t>
      </w:r>
      <w:r w:rsidR="00A37962">
        <w:rPr>
          <w:rFonts w:hint="eastAsia"/>
        </w:rPr>
        <w:t>Rust</w:t>
      </w:r>
      <w:r w:rsidR="00A37962">
        <w:rPr>
          <w:rFonts w:hint="eastAsia"/>
        </w:rPr>
        <w:t>的大部分</w:t>
      </w:r>
      <w:r w:rsidR="0070511F">
        <w:rPr>
          <w:rFonts w:hint="eastAsia"/>
        </w:rPr>
        <w:t>并发特性</w:t>
      </w:r>
      <w:r w:rsidR="00A37962">
        <w:rPr>
          <w:rFonts w:hint="eastAsia"/>
        </w:rPr>
        <w:t>不是来源于</w:t>
      </w:r>
      <w:r w:rsidR="00567756">
        <w:rPr>
          <w:rFonts w:hint="eastAsia"/>
        </w:rPr>
        <w:t>Rust</w:t>
      </w:r>
      <w:r w:rsidR="00567756">
        <w:rPr>
          <w:rFonts w:hint="eastAsia"/>
        </w:rPr>
        <w:t>语言本身</w:t>
      </w:r>
      <w:r w:rsidR="00A37962">
        <w:rPr>
          <w:rFonts w:hint="eastAsia"/>
        </w:rPr>
        <w:t>，而是来自</w:t>
      </w:r>
      <w:r w:rsidR="00A37962">
        <w:rPr>
          <w:rFonts w:hint="eastAsia"/>
        </w:rPr>
        <w:t>Rust</w:t>
      </w:r>
      <w:r w:rsidR="00A37962">
        <w:rPr>
          <w:rFonts w:hint="eastAsia"/>
        </w:rPr>
        <w:t>的标准库和第三方库。</w:t>
      </w:r>
      <w:r w:rsidR="00A37962">
        <w:rPr>
          <w:rFonts w:hint="eastAsia"/>
        </w:rPr>
        <w:t>Rust</w:t>
      </w:r>
      <w:r w:rsidR="00A37962">
        <w:rPr>
          <w:rFonts w:hint="eastAsia"/>
        </w:rPr>
        <w:t>标准库支持基于</w:t>
      </w:r>
      <w:r w:rsidR="00A37962">
        <w:rPr>
          <w:rFonts w:hint="eastAsia"/>
        </w:rPr>
        <w:t>OS</w:t>
      </w:r>
      <w:r w:rsidR="00A37962">
        <w:rPr>
          <w:rFonts w:hint="eastAsia"/>
        </w:rPr>
        <w:t>线程的并发编程，程序员可以创建操作系统级的线程来完成他们的任务</w:t>
      </w:r>
      <w:r w:rsidR="0080501F">
        <w:rPr>
          <w:rFonts w:hint="eastAsia"/>
        </w:rPr>
        <w:t>。</w:t>
      </w:r>
      <w:r w:rsidR="0080501F">
        <w:rPr>
          <w:rFonts w:hint="eastAsia"/>
        </w:rPr>
        <w:t>R</w:t>
      </w:r>
      <w:r w:rsidR="0080501F">
        <w:t>ust</w:t>
      </w:r>
      <w:r w:rsidR="00136C3A">
        <w:rPr>
          <w:rFonts w:hint="eastAsia"/>
        </w:rPr>
        <w:t>鼓励程序员使用通道传递消息，并</w:t>
      </w:r>
      <w:r w:rsidR="0080501F">
        <w:rPr>
          <w:rFonts w:hint="eastAsia"/>
        </w:rPr>
        <w:lastRenderedPageBreak/>
        <w:t>在标准库中提供了</w:t>
      </w:r>
      <w:r w:rsidR="0080501F" w:rsidRPr="00102344">
        <w:rPr>
          <w:rFonts w:hint="eastAsia"/>
        </w:rPr>
        <w:t>通道</w:t>
      </w:r>
      <w:r w:rsidR="0080501F" w:rsidRPr="00102344">
        <w:rPr>
          <w:rFonts w:hint="eastAsia"/>
        </w:rPr>
        <w:t>std::sync::mpsc</w:t>
      </w:r>
      <w:r w:rsidR="0080501F" w:rsidRPr="00102344">
        <w:rPr>
          <w:rFonts w:hint="eastAsia"/>
        </w:rPr>
        <w:t>，其中</w:t>
      </w:r>
      <w:r w:rsidR="0080501F" w:rsidRPr="00102344">
        <w:rPr>
          <w:rFonts w:hint="eastAsia"/>
        </w:rPr>
        <w:t>mpsc</w:t>
      </w:r>
      <w:r w:rsidR="0080501F" w:rsidRPr="00102344">
        <w:rPr>
          <w:rFonts w:hint="eastAsia"/>
        </w:rPr>
        <w:t>是</w:t>
      </w:r>
      <w:r w:rsidR="0080501F" w:rsidRPr="00102344">
        <w:rPr>
          <w:rFonts w:hint="eastAsia"/>
        </w:rPr>
        <w:t>multiple producer, single consumer</w:t>
      </w:r>
      <w:r w:rsidR="0080501F" w:rsidRPr="00102344">
        <w:rPr>
          <w:rFonts w:hint="eastAsia"/>
        </w:rPr>
        <w:t>的缩写，代表了该通道支持多个发送者，但是只支持唯一的接收者。</w:t>
      </w:r>
    </w:p>
    <w:p w14:paraId="6BA34EF5" w14:textId="150CF477" w:rsidR="0080501F" w:rsidRPr="00D6328E" w:rsidRDefault="0080501F" w:rsidP="0080501F">
      <w:pPr>
        <w:pStyle w:val="a0"/>
        <w:ind w:firstLine="480"/>
      </w:pPr>
      <w:r>
        <w:rPr>
          <w:rFonts w:hint="eastAsia"/>
        </w:rPr>
        <w:t>通道有两种：同步通道和异步通道。对于同步通道，发送者发送消息后会被阻塞，只有在消息被接收后才解除阻塞；而异步通道不会阻塞发送者。</w:t>
      </w:r>
      <w:sdt>
        <w:sdtPr>
          <w:rPr>
            <w:rFonts w:hint="eastAsia"/>
          </w:rPr>
          <w:id w:val="1280832448"/>
          <w:citation/>
        </w:sdtPr>
        <w:sdtContent>
          <w:r>
            <w:fldChar w:fldCharType="begin"/>
          </w:r>
          <w:r>
            <w:instrText>CITATION Rust</w:instrText>
          </w:r>
          <w:r>
            <w:instrText>语言圣经</w:instrText>
          </w:r>
          <w:r>
            <w:instrText xml:space="preserve"> \l 2052 </w:instrText>
          </w:r>
          <w:r>
            <w:fldChar w:fldCharType="separate"/>
          </w:r>
          <w:r w:rsidR="00272969">
            <w:rPr>
              <w:noProof/>
            </w:rPr>
            <w:t xml:space="preserve"> </w:t>
          </w:r>
          <w:r w:rsidR="00272969" w:rsidRPr="00272969">
            <w:rPr>
              <w:noProof/>
            </w:rPr>
            <w:t>[2]</w:t>
          </w:r>
          <w:r>
            <w:fldChar w:fldCharType="end"/>
          </w:r>
        </w:sdtContent>
      </w:sdt>
    </w:p>
    <w:p w14:paraId="57CACC7A" w14:textId="7318EBEF" w:rsidR="00EE62A1" w:rsidRDefault="00A37962" w:rsidP="00EE62A1">
      <w:pPr>
        <w:pStyle w:val="a0"/>
        <w:ind w:firstLine="480"/>
      </w:pPr>
      <w:r>
        <w:rPr>
          <w:rFonts w:hint="eastAsia"/>
        </w:rPr>
        <w:t>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36F100E2" w14:textId="1259D1BC" w:rsidR="00AE4BAA" w:rsidRDefault="008D531C" w:rsidP="00AE4BAA">
      <w:pPr>
        <w:pStyle w:val="a0"/>
        <w:ind w:firstLine="480"/>
      </w:pPr>
      <w:r>
        <w:rPr>
          <w:rFonts w:hint="eastAsia"/>
        </w:rPr>
        <w:t>此外，</w:t>
      </w:r>
      <w:r>
        <w:rPr>
          <w:rFonts w:hint="eastAsia"/>
        </w:rPr>
        <w:t>Rust</w:t>
      </w:r>
      <w:r>
        <w:rPr>
          <w:rFonts w:hint="eastAsia"/>
        </w:rPr>
        <w:t>语言本身支持可扩展的并发编程。在</w:t>
      </w:r>
      <w:r w:rsidR="00711025">
        <w:rPr>
          <w:rFonts w:hint="eastAsia"/>
        </w:rPr>
        <w:t>s</w:t>
      </w:r>
      <w:r w:rsidR="00711025">
        <w:t>td::marker</w:t>
      </w:r>
      <w:r w:rsidR="00711025">
        <w:rPr>
          <w:rFonts w:hint="eastAsia"/>
        </w:rPr>
        <w:t>中有两个标记特征（</w:t>
      </w:r>
      <w:r w:rsidR="00711025">
        <w:rPr>
          <w:rFonts w:hint="eastAsia"/>
        </w:rPr>
        <w:t>m</w:t>
      </w:r>
      <w:r w:rsidR="00711025">
        <w:t>arker trait</w:t>
      </w:r>
      <w:r w:rsidR="00711025">
        <w:rPr>
          <w:rFonts w:hint="eastAsia"/>
        </w:rPr>
        <w:t>）：</w:t>
      </w:r>
      <w:r w:rsidR="00711025">
        <w:rPr>
          <w:rFonts w:hint="eastAsia"/>
        </w:rPr>
        <w:t>Send</w:t>
      </w:r>
      <w:r w:rsidR="00711025">
        <w:rPr>
          <w:rFonts w:hint="eastAsia"/>
        </w:rPr>
        <w:t>和</w:t>
      </w:r>
      <w:r w:rsidR="00711025">
        <w:rPr>
          <w:rFonts w:hint="eastAsia"/>
        </w:rPr>
        <w:t>Sync</w:t>
      </w:r>
      <w:r w:rsidR="00711025">
        <w:rPr>
          <w:rFonts w:hint="eastAsia"/>
        </w:rPr>
        <w:t>。</w:t>
      </w:r>
      <w:r w:rsidR="00711025">
        <w:rPr>
          <w:rFonts w:hint="eastAsia"/>
        </w:rPr>
        <w:t>Rust</w:t>
      </w:r>
      <w:r w:rsidR="00711025">
        <w:rPr>
          <w:rFonts w:hint="eastAsia"/>
        </w:rPr>
        <w:t>编译器的类型检查和特征系统仅允许在线程之间传递拥有</w:t>
      </w:r>
      <w:r w:rsidR="00711025">
        <w:rPr>
          <w:rFonts w:hint="eastAsia"/>
        </w:rPr>
        <w:t>Send</w:t>
      </w:r>
      <w:r w:rsidR="00711025">
        <w:rPr>
          <w:rFonts w:hint="eastAsia"/>
        </w:rPr>
        <w:t>特征的类型的所有权；仅允许在多个线程中通过引用访问拥有</w:t>
      </w:r>
      <w:r w:rsidR="00711025">
        <w:rPr>
          <w:rFonts w:hint="eastAsia"/>
        </w:rPr>
        <w:t>Sync</w:t>
      </w:r>
      <w:r w:rsidR="00711025">
        <w:rPr>
          <w:rFonts w:hint="eastAsia"/>
        </w:rPr>
        <w:t>特征的类型。</w:t>
      </w:r>
      <w:r w:rsidR="00C27B9C">
        <w:rPr>
          <w:rFonts w:hint="eastAsia"/>
        </w:rPr>
        <w:t>Rust</w:t>
      </w:r>
      <w:r w:rsidR="00C27B9C">
        <w:rPr>
          <w:rFonts w:hint="eastAsia"/>
        </w:rPr>
        <w:t>的基础类型一般都拥有</w:t>
      </w:r>
      <w:r w:rsidR="00C27B9C">
        <w:rPr>
          <w:rFonts w:hint="eastAsia"/>
        </w:rPr>
        <w:t>Send</w:t>
      </w:r>
      <w:r w:rsidR="00C27B9C">
        <w:rPr>
          <w:rFonts w:hint="eastAsia"/>
        </w:rPr>
        <w:t>和</w:t>
      </w:r>
      <w:r w:rsidR="00C27B9C">
        <w:rPr>
          <w:rFonts w:hint="eastAsia"/>
        </w:rPr>
        <w:t>Sync</w:t>
      </w:r>
      <w:r w:rsidR="00C27B9C">
        <w:rPr>
          <w:rFonts w:hint="eastAsia"/>
        </w:rPr>
        <w:t>特征，而手动为某种类型标记</w:t>
      </w:r>
      <w:r w:rsidR="00C27B9C">
        <w:rPr>
          <w:rFonts w:hint="eastAsia"/>
        </w:rPr>
        <w:t>Send</w:t>
      </w:r>
      <w:r w:rsidR="00C27B9C">
        <w:rPr>
          <w:rFonts w:hint="eastAsia"/>
        </w:rPr>
        <w:t>和</w:t>
      </w:r>
      <w:r w:rsidR="00C27B9C">
        <w:rPr>
          <w:rFonts w:hint="eastAsia"/>
        </w:rPr>
        <w:t>Sync</w:t>
      </w:r>
      <w:r w:rsidR="00C27B9C">
        <w:rPr>
          <w:rFonts w:hint="eastAsia"/>
        </w:rPr>
        <w:t>特征是不安全的（</w:t>
      </w:r>
      <w:r w:rsidR="00C27B9C">
        <w:rPr>
          <w:rFonts w:hint="eastAsia"/>
        </w:rPr>
        <w:t>Unsafe</w:t>
      </w:r>
      <w:r w:rsidR="00C27B9C">
        <w:rPr>
          <w:rFonts w:hint="eastAsia"/>
        </w:rPr>
        <w:t>），因为这会绕过编译器的检查。</w:t>
      </w:r>
      <w:sdt>
        <w:sdtPr>
          <w:rPr>
            <w:rFonts w:hint="eastAsia"/>
          </w:rPr>
          <w:id w:val="1481037472"/>
          <w:citation/>
        </w:sdtPr>
        <w:sdtContent>
          <w:r w:rsidR="00C27B9C">
            <w:fldChar w:fldCharType="begin"/>
          </w:r>
          <w:r w:rsidR="00C27B9C">
            <w:instrText xml:space="preserve">CITATION RustBook \l 2052 </w:instrText>
          </w:r>
          <w:r w:rsidR="00C27B9C">
            <w:fldChar w:fldCharType="separate"/>
          </w:r>
          <w:r w:rsidR="00272969">
            <w:rPr>
              <w:noProof/>
            </w:rPr>
            <w:t xml:space="preserve"> </w:t>
          </w:r>
          <w:r w:rsidR="00272969" w:rsidRPr="00272969">
            <w:rPr>
              <w:noProof/>
            </w:rPr>
            <w:t>[1]</w:t>
          </w:r>
          <w:r w:rsidR="00C27B9C">
            <w:fldChar w:fldCharType="end"/>
          </w:r>
        </w:sdtContent>
      </w:sdt>
      <w:r w:rsidR="00C27B9C">
        <w:t xml:space="preserve"> </w:t>
      </w:r>
      <w:r w:rsidR="008B0F7D">
        <w:rPr>
          <w:rFonts w:hint="eastAsia"/>
        </w:rPr>
        <w:t>在这两个标记特征的基础上，</w:t>
      </w:r>
      <w:r w:rsidR="008C4DF7">
        <w:rPr>
          <w:rFonts w:hint="eastAsia"/>
        </w:rPr>
        <w:t>程序员</w:t>
      </w:r>
      <w:r w:rsidR="008B0F7D">
        <w:rPr>
          <w:rFonts w:hint="eastAsia"/>
        </w:rPr>
        <w:t>可以扩展标准库和第三方库所提供的并发功能。</w:t>
      </w:r>
    </w:p>
    <w:p w14:paraId="10D700A9" w14:textId="2B3A8C54" w:rsidR="0031684D" w:rsidRDefault="0031684D" w:rsidP="0031684D">
      <w:pPr>
        <w:pStyle w:val="20"/>
      </w:pPr>
      <w:bookmarkStart w:id="24" w:name="_Toc134283110"/>
      <w:r>
        <w:rPr>
          <w:rFonts w:hint="eastAsia"/>
        </w:rPr>
        <w:t>Rust</w:t>
      </w:r>
      <w:r>
        <w:rPr>
          <w:rFonts w:hint="eastAsia"/>
        </w:rPr>
        <w:t>的性能</w:t>
      </w:r>
      <w:bookmarkEnd w:id="24"/>
    </w:p>
    <w:p w14:paraId="5D479453" w14:textId="43FE034C" w:rsidR="00AF7279" w:rsidRDefault="0031684D" w:rsidP="0031684D">
      <w:pPr>
        <w:pStyle w:val="a0"/>
        <w:ind w:firstLine="480"/>
      </w:pPr>
      <w:r w:rsidRPr="0049682A">
        <w:rPr>
          <w:rFonts w:hint="eastAsia"/>
        </w:rPr>
        <w:t>据</w:t>
      </w:r>
      <w:r w:rsidRPr="0049682A">
        <w:rPr>
          <w:rFonts w:hint="eastAsia"/>
        </w:rPr>
        <w:t>Rust</w:t>
      </w:r>
      <w:r w:rsidRPr="0049682A">
        <w:rPr>
          <w:rFonts w:hint="eastAsia"/>
        </w:rPr>
        <w:t>的开发者称，</w:t>
      </w:r>
      <w:r w:rsidRPr="0049682A">
        <w:rPr>
          <w:rFonts w:hint="eastAsia"/>
        </w:rPr>
        <w:t>Rust</w:t>
      </w:r>
      <w:r w:rsidRPr="0049682A">
        <w:rPr>
          <w:rFonts w:hint="eastAsia"/>
        </w:rPr>
        <w:t>具有媲美</w:t>
      </w:r>
      <w:r w:rsidRPr="0049682A">
        <w:rPr>
          <w:rFonts w:hint="eastAsia"/>
        </w:rPr>
        <w:t>C</w:t>
      </w:r>
      <w:r w:rsidRPr="0049682A">
        <w:t>/C++</w:t>
      </w:r>
      <w:r w:rsidRPr="0049682A">
        <w:t>的性能。</w:t>
      </w:r>
      <w:r w:rsidR="00AF7279">
        <w:rPr>
          <w:rFonts w:hint="eastAsia"/>
        </w:rPr>
        <w:t>主要原因在于，</w:t>
      </w:r>
      <w:r w:rsidR="00AF7279">
        <w:rPr>
          <w:rFonts w:hint="eastAsia"/>
        </w:rPr>
        <w:t>Rust</w:t>
      </w:r>
      <w:r w:rsidR="00AF7279">
        <w:rPr>
          <w:rFonts w:hint="eastAsia"/>
        </w:rPr>
        <w:t>关于内存安全的检查、所有权的检查等全部在编译期间完成，不必在运行时执行垃圾回收。同时，</w:t>
      </w:r>
      <w:r w:rsidR="00AF7279">
        <w:rPr>
          <w:rFonts w:hint="eastAsia"/>
        </w:rPr>
        <w:t>Rust</w:t>
      </w:r>
      <w:r w:rsidR="00AF7279">
        <w:rPr>
          <w:rFonts w:hint="eastAsia"/>
        </w:rPr>
        <w:t>语言注重于零成本抽象，并且大量使用了惰性设计，强调程序员不必为自己不使用的特性付出性能代价。</w:t>
      </w:r>
    </w:p>
    <w:p w14:paraId="6A249137" w14:textId="238E815F" w:rsidR="0031684D" w:rsidRPr="0049682A" w:rsidRDefault="0031684D" w:rsidP="0031684D">
      <w:pPr>
        <w:pStyle w:val="a0"/>
        <w:ind w:firstLine="480"/>
      </w:pPr>
      <w:r w:rsidRPr="0049682A">
        <w:t>一些研究也已经证明，</w:t>
      </w:r>
      <w:r w:rsidRPr="0049682A">
        <w:t>Rust</w:t>
      </w:r>
      <w:r w:rsidRPr="0049682A">
        <w:t>的性能十分出色</w:t>
      </w:r>
      <w:r w:rsidRPr="0049682A">
        <w:rPr>
          <w:rFonts w:hint="eastAsia"/>
        </w:rPr>
        <w:t>。在综合了</w:t>
      </w:r>
      <w:r w:rsidRPr="0049682A">
        <w:rPr>
          <w:rFonts w:hint="eastAsia"/>
        </w:rPr>
        <w:t>2</w:t>
      </w:r>
      <w:r w:rsidRPr="0049682A">
        <w:t>7</w:t>
      </w:r>
      <w:r w:rsidRPr="0049682A">
        <w:rPr>
          <w:rFonts w:hint="eastAsia"/>
        </w:rPr>
        <w:t>种编程语言针对</w:t>
      </w:r>
      <w:r w:rsidRPr="0049682A">
        <w:rPr>
          <w:rFonts w:hint="eastAsia"/>
        </w:rPr>
        <w:t>1</w:t>
      </w:r>
      <w:r w:rsidRPr="0049682A">
        <w:t>0</w:t>
      </w:r>
      <w:r w:rsidRPr="0049682A">
        <w:t>个编程问题的</w:t>
      </w:r>
      <w:r w:rsidRPr="0049682A">
        <w:rPr>
          <w:rFonts w:hint="eastAsia"/>
        </w:rPr>
        <w:t>性能表现后，</w:t>
      </w:r>
      <w:r w:rsidRPr="0049682A">
        <w:t>Pereira, Rui</w:t>
      </w:r>
      <w:r w:rsidRPr="0049682A">
        <w:t>等总结出了</w:t>
      </w:r>
      <w:r w:rsidRPr="0049682A">
        <w:rPr>
          <w:rFonts w:hint="eastAsia"/>
        </w:rPr>
        <w:t>以下表格。</w:t>
      </w:r>
      <w:sdt>
        <w:sdtPr>
          <w:rPr>
            <w:rFonts w:hint="eastAsia"/>
          </w:rPr>
          <w:id w:val="-2007582001"/>
          <w:citation/>
        </w:sdtPr>
        <w:sdtContent>
          <w:r w:rsidRPr="0049682A">
            <w:fldChar w:fldCharType="begin"/>
          </w:r>
          <w:r w:rsidRPr="0049682A">
            <w:instrText xml:space="preserve"> </w:instrText>
          </w:r>
          <w:r w:rsidRPr="0049682A">
            <w:rPr>
              <w:rFonts w:hint="eastAsia"/>
            </w:rPr>
            <w:instrText>CITATION Rui17 \l 2052</w:instrText>
          </w:r>
          <w:r w:rsidRPr="0049682A">
            <w:instrText xml:space="preserve"> </w:instrText>
          </w:r>
          <w:r w:rsidRPr="0049682A">
            <w:fldChar w:fldCharType="separate"/>
          </w:r>
          <w:r w:rsidR="00272969">
            <w:rPr>
              <w:rFonts w:hint="eastAsia"/>
              <w:noProof/>
            </w:rPr>
            <w:t xml:space="preserve"> </w:t>
          </w:r>
          <w:r w:rsidR="00272969" w:rsidRPr="00272969">
            <w:rPr>
              <w:noProof/>
            </w:rPr>
            <w:t>[11]</w:t>
          </w:r>
          <w:r w:rsidRPr="0049682A">
            <w:fldChar w:fldCharType="end"/>
          </w:r>
        </w:sdtContent>
      </w:sdt>
    </w:p>
    <w:p w14:paraId="17E3D7DB" w14:textId="77777777" w:rsidR="0031684D" w:rsidRDefault="0031684D" w:rsidP="0031684D">
      <w:pPr>
        <w:pStyle w:val="ab"/>
        <w:keepNext/>
      </w:pPr>
      <w:r w:rsidRPr="00FA62E3">
        <w:rPr>
          <w:noProof/>
        </w:rPr>
        <w:lastRenderedPageBreak/>
        <w:drawing>
          <wp:inline distT="0" distB="0" distL="0" distR="0" wp14:anchorId="1631B735" wp14:editId="0C4E2BDF">
            <wp:extent cx="4448851" cy="4922874"/>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2167" cy="4926543"/>
                    </a:xfrm>
                    <a:prstGeom prst="rect">
                      <a:avLst/>
                    </a:prstGeom>
                  </pic:spPr>
                </pic:pic>
              </a:graphicData>
            </a:graphic>
          </wp:inline>
        </w:drawing>
      </w:r>
    </w:p>
    <w:p w14:paraId="1ADC9D1D" w14:textId="6979B9AC" w:rsidR="0031684D" w:rsidRPr="000E1126" w:rsidRDefault="0031684D" w:rsidP="0031684D">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2</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r>
        <w:t xml:space="preserve"> </w:t>
      </w:r>
      <w:r>
        <w:rPr>
          <w:rFonts w:hint="eastAsia"/>
        </w:rPr>
        <w:t>归一化后的各语言能量、时间、内存使用量对比</w:t>
      </w:r>
    </w:p>
    <w:p w14:paraId="7FE5F97F" w14:textId="1C842FFD" w:rsidR="0031684D" w:rsidRDefault="0031684D" w:rsidP="0031684D">
      <w:pPr>
        <w:pStyle w:val="a0"/>
        <w:ind w:firstLine="480"/>
      </w:pPr>
      <w:r>
        <w:rPr>
          <w:rFonts w:hint="eastAsia"/>
        </w:rPr>
        <w:t>从表格中不难看出，</w:t>
      </w:r>
      <w:r>
        <w:rPr>
          <w:rFonts w:hint="eastAsia"/>
        </w:rPr>
        <w:t>Rust</w:t>
      </w:r>
      <w:r>
        <w:rPr>
          <w:rFonts w:hint="eastAsia"/>
        </w:rPr>
        <w:t>在能耗、速度上占据很大优势，甚至拥有比</w:t>
      </w:r>
      <w:r>
        <w:rPr>
          <w:rFonts w:hint="eastAsia"/>
        </w:rPr>
        <w:t>C++</w:t>
      </w:r>
      <w:r>
        <w:rPr>
          <w:rFonts w:hint="eastAsia"/>
        </w:rPr>
        <w:t>更接近于</w:t>
      </w:r>
      <w:r>
        <w:rPr>
          <w:rFonts w:hint="eastAsia"/>
        </w:rPr>
        <w:t>C</w:t>
      </w:r>
      <w:r>
        <w:rPr>
          <w:rFonts w:hint="eastAsia"/>
        </w:rPr>
        <w:t>的性能。</w:t>
      </w:r>
    </w:p>
    <w:p w14:paraId="32FBDCCC" w14:textId="0352587A" w:rsidR="0031684D" w:rsidRDefault="0031684D" w:rsidP="00AE4BAA">
      <w:pPr>
        <w:pStyle w:val="a0"/>
        <w:ind w:firstLine="480"/>
      </w:pPr>
    </w:p>
    <w:p w14:paraId="0918F60C" w14:textId="77777777" w:rsidR="0031684D" w:rsidRPr="00577A21" w:rsidRDefault="0031684D" w:rsidP="00AE4BAA">
      <w:pPr>
        <w:pStyle w:val="a0"/>
        <w:ind w:firstLine="480"/>
      </w:pPr>
    </w:p>
    <w:p w14:paraId="4A178095" w14:textId="77777777" w:rsidR="003C505B" w:rsidRDefault="003C505B" w:rsidP="003C505B">
      <w:pPr>
        <w:pStyle w:val="a0"/>
        <w:ind w:firstLineChars="83" w:firstLine="199"/>
        <w:sectPr w:rsidR="003C505B" w:rsidSect="009734C7">
          <w:pgSz w:w="11906" w:h="16838"/>
          <w:pgMar w:top="1440" w:right="1800" w:bottom="1440" w:left="1800" w:header="851" w:footer="992" w:gutter="0"/>
          <w:cols w:space="425"/>
          <w:docGrid w:type="lines" w:linePitch="312"/>
        </w:sectPr>
      </w:pPr>
    </w:p>
    <w:p w14:paraId="33818A0C" w14:textId="62BC2763" w:rsidR="001A5952" w:rsidRDefault="00D863F8" w:rsidP="00FE0FBE">
      <w:pPr>
        <w:pStyle w:val="10"/>
        <w:spacing w:before="249" w:after="156"/>
      </w:pPr>
      <w:bookmarkStart w:id="25" w:name="_Toc131253745"/>
      <w:bookmarkStart w:id="26" w:name="_Ref131367875"/>
      <w:bookmarkStart w:id="27" w:name="_Ref132889775"/>
      <w:bookmarkStart w:id="28" w:name="_Ref132889779"/>
      <w:bookmarkStart w:id="29" w:name="_Toc134283111"/>
      <w:commentRangeStart w:id="30"/>
      <w:r>
        <w:rPr>
          <w:rFonts w:hint="eastAsia"/>
        </w:rPr>
        <w:lastRenderedPageBreak/>
        <w:t>蓄水</w:t>
      </w:r>
      <w:r w:rsidR="00316718">
        <w:rPr>
          <w:rFonts w:hint="eastAsia"/>
        </w:rPr>
        <w:t>池算法</w:t>
      </w:r>
      <w:bookmarkEnd w:id="25"/>
      <w:bookmarkEnd w:id="26"/>
      <w:bookmarkEnd w:id="27"/>
      <w:bookmarkEnd w:id="28"/>
      <w:bookmarkEnd w:id="29"/>
      <w:commentRangeEnd w:id="30"/>
      <w:r w:rsidR="007B31CF">
        <w:rPr>
          <w:rStyle w:val="aff5"/>
          <w:rFonts w:asciiTheme="minorHAnsi" w:eastAsiaTheme="minorEastAsia" w:hAnsiTheme="minorHAnsi"/>
          <w:b w:val="0"/>
          <w:bCs w:val="0"/>
          <w:kern w:val="2"/>
        </w:rPr>
        <w:commentReference w:id="30"/>
      </w:r>
    </w:p>
    <w:p w14:paraId="50E88A0C" w14:textId="64B6AFF1" w:rsidR="007C1D0D" w:rsidRPr="007C1D0D" w:rsidRDefault="007C1D0D" w:rsidP="007C1D0D">
      <w:pPr>
        <w:pStyle w:val="a0"/>
        <w:ind w:firstLine="480"/>
      </w:pPr>
      <w:r>
        <w:rPr>
          <w:rFonts w:hint="eastAsia"/>
        </w:rPr>
        <w:t>本章介绍了朴素蓄水池算法的算法过程与证明流程</w:t>
      </w:r>
      <w:r w:rsidR="00A47DE5">
        <w:rPr>
          <w:rFonts w:hint="eastAsia"/>
        </w:rPr>
        <w:t>，并进一步引入了</w:t>
      </w:r>
      <w:r>
        <w:rPr>
          <w:rFonts w:hint="eastAsia"/>
        </w:rPr>
        <w:t>基于朴素蓄水池算法的并行蓄水池算法，给出了其流程和证明。</w:t>
      </w:r>
    </w:p>
    <w:p w14:paraId="1490E235" w14:textId="14E4CD32" w:rsidR="00316718" w:rsidRDefault="00DA0FEC" w:rsidP="00FE0FBE">
      <w:pPr>
        <w:pStyle w:val="20"/>
      </w:pPr>
      <w:bookmarkStart w:id="31" w:name="_Toc131253746"/>
      <w:bookmarkStart w:id="32" w:name="_Ref131845315"/>
      <w:bookmarkStart w:id="33" w:name="_Ref131845319"/>
      <w:bookmarkStart w:id="34" w:name="_Toc134283112"/>
      <w:r>
        <w:rPr>
          <w:rFonts w:hint="eastAsia"/>
        </w:rPr>
        <w:t>朴素</w:t>
      </w:r>
      <w:r w:rsidR="00A563D2">
        <w:rPr>
          <w:rFonts w:hint="eastAsia"/>
        </w:rPr>
        <w:t>蓄水池算法</w:t>
      </w:r>
      <w:bookmarkEnd w:id="31"/>
      <w:bookmarkEnd w:id="32"/>
      <w:bookmarkEnd w:id="33"/>
      <w:bookmarkEnd w:id="34"/>
    </w:p>
    <w:p w14:paraId="148D400C" w14:textId="6F88DEA4" w:rsidR="006620EA" w:rsidRDefault="00FE53F5" w:rsidP="006620EA">
      <w:pPr>
        <w:pStyle w:val="a0"/>
        <w:ind w:firstLine="480"/>
      </w:pPr>
      <w:r>
        <w:rPr>
          <w:rFonts w:hint="eastAsia"/>
        </w:rPr>
        <w:t>蓄水池算法是一种抽样算法，它可以用于在数据流中抽取</w:t>
      </w:r>
      <m:oMath>
        <m:r>
          <w:rPr>
            <w:rFonts w:ascii="Cambria Math" w:hAnsi="Cambria Math" w:hint="eastAsia"/>
          </w:rPr>
          <m:t>k</m:t>
        </m:r>
      </m:oMath>
      <w:r>
        <w:rPr>
          <w:rFonts w:hint="eastAsia"/>
        </w:rPr>
        <w:t>个</w:t>
      </w:r>
      <w:r w:rsidR="00DE2C17">
        <w:rPr>
          <w:rFonts w:hint="eastAsia"/>
        </w:rPr>
        <w:t>元素</w:t>
      </w:r>
      <w:r>
        <w:rPr>
          <w:rFonts w:hint="eastAsia"/>
        </w:rPr>
        <w:t>，</w:t>
      </w:r>
      <w:r w:rsidR="00A563D2">
        <w:rPr>
          <w:rFonts w:hint="eastAsia"/>
        </w:rPr>
        <w:t>并</w:t>
      </w:r>
      <w:r>
        <w:rPr>
          <w:rFonts w:hint="eastAsia"/>
        </w:rPr>
        <w:t>确保数据流中</w:t>
      </w:r>
      <w:r w:rsidR="00DE2C17">
        <w:rPr>
          <w:rFonts w:hint="eastAsia"/>
        </w:rPr>
        <w:t>的每一个元素可以以相同的概率被抽取到</w:t>
      </w:r>
      <w:r w:rsidR="00A47DE5">
        <w:rPr>
          <w:rFonts w:hint="eastAsia"/>
        </w:rPr>
        <w:t>（其中数据流指只能以实现定好的顺序依次读取的元素序列，假设共有</w:t>
      </w:r>
      <m:oMath>
        <m:r>
          <w:rPr>
            <w:rFonts w:ascii="Cambria Math" w:hAnsi="Cambria Math" w:hint="eastAsia"/>
          </w:rPr>
          <m:t>N</m:t>
        </m:r>
      </m:oMath>
      <w:r w:rsidR="00A47DE5">
        <w:rPr>
          <w:rFonts w:hint="eastAsia"/>
        </w:rPr>
        <w:t>个元素，</w:t>
      </w:r>
      <m:oMath>
        <m:r>
          <w:rPr>
            <w:rFonts w:ascii="Cambria Math" w:hAnsi="Cambria Math" w:hint="eastAsia"/>
          </w:rPr>
          <m:t>N</m:t>
        </m:r>
      </m:oMath>
      <w:r w:rsidR="00A47DE5">
        <w:rPr>
          <w:rFonts w:hint="eastAsia"/>
        </w:rPr>
        <w:t>是一个很大的数字）</w:t>
      </w:r>
      <w:r w:rsidR="00DE2C17">
        <w:rPr>
          <w:rFonts w:hint="eastAsia"/>
        </w:rPr>
        <w:t>。其时间复杂度为</w:t>
      </w:r>
      <m:oMath>
        <m:r>
          <w:rPr>
            <w:rFonts w:ascii="Cambria Math" w:hAnsi="Cambria Math" w:hint="eastAsia"/>
          </w:rPr>
          <m:t>O</m:t>
        </m:r>
        <m:r>
          <w:rPr>
            <w:rFonts w:ascii="Cambria Math" w:hAnsi="Cambria Math"/>
          </w:rPr>
          <m:t>(N)</m:t>
        </m:r>
      </m:oMath>
      <w:r w:rsidR="00DE2C17">
        <w:rPr>
          <w:rFonts w:hint="eastAsia"/>
        </w:rPr>
        <w:t>，空间复杂度为</w:t>
      </w:r>
      <m:oMath>
        <m:r>
          <w:rPr>
            <w:rFonts w:ascii="Cambria Math" w:hAnsi="Cambria Math"/>
          </w:rPr>
          <m:t>O(k)</m:t>
        </m:r>
      </m:oMath>
      <w:r w:rsidR="00DE2C17">
        <w:rPr>
          <w:rFonts w:hint="eastAsia"/>
        </w:rPr>
        <w:t>。</w:t>
      </w:r>
    </w:p>
    <w:p w14:paraId="71AEC0CE" w14:textId="0181E708" w:rsidR="006620EA" w:rsidRPr="006620EA" w:rsidRDefault="006620EA" w:rsidP="006620EA">
      <w:pPr>
        <w:pStyle w:val="a0"/>
        <w:ind w:firstLine="480"/>
      </w:pPr>
      <w:r>
        <w:rPr>
          <w:rFonts w:hint="eastAsia"/>
        </w:rPr>
        <w:t>蓄水池算法的应用场景很多。比如说</w:t>
      </w:r>
      <w:commentRangeStart w:id="35"/>
      <w:r>
        <w:rPr>
          <w:rFonts w:hint="eastAsia"/>
        </w:rPr>
        <w:t>，现需要</w:t>
      </w:r>
      <w:r w:rsidR="00A47DE5">
        <w:rPr>
          <w:rFonts w:hint="eastAsia"/>
        </w:rPr>
        <w:t>对直播间弹幕进行分析，则可以使用蓄水池算法从中抽取出一定数量的</w:t>
      </w:r>
      <w:r w:rsidR="006028EB">
        <w:rPr>
          <w:rFonts w:hint="eastAsia"/>
        </w:rPr>
        <w:t>弹幕</w:t>
      </w:r>
      <w:r w:rsidR="00A47DE5">
        <w:rPr>
          <w:rFonts w:hint="eastAsia"/>
        </w:rPr>
        <w:t>进行分析。</w:t>
      </w:r>
      <w:commentRangeEnd w:id="35"/>
      <w:r w:rsidR="007B31CF">
        <w:rPr>
          <w:rStyle w:val="aff5"/>
          <w:rFonts w:asciiTheme="minorHAnsi" w:eastAsiaTheme="minorEastAsia" w:hAnsiTheme="minorHAnsi"/>
        </w:rPr>
        <w:commentReference w:id="35"/>
      </w:r>
    </w:p>
    <w:p w14:paraId="7B83ACDF" w14:textId="2589EEF4" w:rsidR="00A563D2" w:rsidRDefault="00A563D2" w:rsidP="00FE0FBE">
      <w:pPr>
        <w:pStyle w:val="3"/>
      </w:pPr>
      <w:bookmarkStart w:id="36" w:name="_Toc134283113"/>
      <w:r>
        <w:rPr>
          <w:rFonts w:hint="eastAsia"/>
        </w:rPr>
        <w:t>算法过程</w:t>
      </w:r>
      <w:bookmarkEnd w:id="36"/>
    </w:p>
    <w:p w14:paraId="14FFAF01" w14:textId="5DFF0A47" w:rsidR="009256BF" w:rsidRDefault="006620EA" w:rsidP="009256BF">
      <w:pPr>
        <w:pStyle w:val="a0"/>
        <w:ind w:firstLine="480"/>
      </w:pPr>
      <w:r>
        <w:rPr>
          <w:rFonts w:hint="eastAsia"/>
        </w:rPr>
        <w:t>简单说，朴素蓄水池算法维护一个长度为</w:t>
      </w:r>
      <w:r>
        <w:rPr>
          <w:rFonts w:hint="eastAsia"/>
        </w:rPr>
        <w:t>k</w:t>
      </w:r>
      <w:r>
        <w:rPr>
          <w:rFonts w:hint="eastAsia"/>
        </w:rPr>
        <w:t>的数组（</w:t>
      </w:r>
      <w:r>
        <w:rPr>
          <w:rFonts w:hint="eastAsia"/>
        </w:rPr>
        <w:t>v</w:t>
      </w:r>
      <w:r>
        <w:t>ector</w:t>
      </w:r>
      <w:r>
        <w:rPr>
          <w:rFonts w:hint="eastAsia"/>
        </w:rPr>
        <w:t>）</w:t>
      </w:r>
      <w:r w:rsidR="0050273E">
        <w:rPr>
          <w:rFonts w:hint="eastAsia"/>
        </w:rPr>
        <w:t>，算法名字中的“蓄水池”就代指</w:t>
      </w:r>
      <w:r w:rsidR="008C4DF7">
        <w:rPr>
          <w:rFonts w:hint="eastAsia"/>
        </w:rPr>
        <w:t>被</w:t>
      </w:r>
      <w:r w:rsidR="0050273E">
        <w:rPr>
          <w:rFonts w:hint="eastAsia"/>
        </w:rPr>
        <w:t>维护的这个数组。</w:t>
      </w:r>
      <w:r w:rsidR="00AF7279">
        <w:rPr>
          <w:rFonts w:hint="eastAsia"/>
        </w:rPr>
        <w:t>蓄水池首先被数据流中的前</w:t>
      </w:r>
      <w:r w:rsidR="00AF7279">
        <w:rPr>
          <w:rFonts w:hint="eastAsia"/>
        </w:rPr>
        <w:t>k</w:t>
      </w:r>
      <w:r w:rsidR="00AF7279">
        <w:rPr>
          <w:rFonts w:hint="eastAsia"/>
        </w:rPr>
        <w:t>个元素填满。</w:t>
      </w:r>
      <w:r>
        <w:rPr>
          <w:rFonts w:hint="eastAsia"/>
        </w:rPr>
        <w:t>对于</w:t>
      </w:r>
      <w:r w:rsidR="00AF7279">
        <w:rPr>
          <w:rFonts w:hint="eastAsia"/>
        </w:rPr>
        <w:t>之后的</w:t>
      </w:r>
      <w:r>
        <w:rPr>
          <w:rFonts w:hint="eastAsia"/>
        </w:rPr>
        <w:t>元素，以一定的概率决定其是否被</w:t>
      </w:r>
      <w:r w:rsidR="00516310">
        <w:rPr>
          <w:rFonts w:hint="eastAsia"/>
        </w:rPr>
        <w:t>取样</w:t>
      </w:r>
      <w:r>
        <w:rPr>
          <w:rFonts w:hint="eastAsia"/>
        </w:rPr>
        <w:t>。倘若决定</w:t>
      </w:r>
      <w:r w:rsidR="00516310">
        <w:rPr>
          <w:rFonts w:hint="eastAsia"/>
        </w:rPr>
        <w:t>取样</w:t>
      </w:r>
      <w:r>
        <w:rPr>
          <w:rFonts w:hint="eastAsia"/>
        </w:rPr>
        <w:t>，则用这个元素</w:t>
      </w:r>
      <w:r w:rsidR="0050273E">
        <w:rPr>
          <w:rFonts w:hint="eastAsia"/>
        </w:rPr>
        <w:t>添加进数组中。数组（蓄水池）的大小是不变的，因此有进就有出：其中的一个</w:t>
      </w:r>
      <w:r w:rsidR="00234C4E">
        <w:rPr>
          <w:rFonts w:hint="eastAsia"/>
        </w:rPr>
        <w:t>旧</w:t>
      </w:r>
      <w:r w:rsidR="0050273E">
        <w:rPr>
          <w:rFonts w:hint="eastAsia"/>
        </w:rPr>
        <w:t>元素被替换为新元素，</w:t>
      </w:r>
      <w:r w:rsidR="00234C4E">
        <w:rPr>
          <w:rFonts w:hint="eastAsia"/>
        </w:rPr>
        <w:t>旧</w:t>
      </w:r>
      <w:r w:rsidR="0050273E">
        <w:rPr>
          <w:rFonts w:hint="eastAsia"/>
        </w:rPr>
        <w:t>元素被丢弃。（如</w:t>
      </w:r>
      <w:r w:rsidR="0050273E">
        <w:fldChar w:fldCharType="begin"/>
      </w:r>
      <w:r w:rsidR="0050273E">
        <w:instrText xml:space="preserve"> </w:instrText>
      </w:r>
      <w:r w:rsidR="0050273E">
        <w:rPr>
          <w:rFonts w:hint="eastAsia"/>
        </w:rPr>
        <w:instrText>REF _Ref133966580 \h</w:instrText>
      </w:r>
      <w:r w:rsidR="0050273E">
        <w:instrText xml:space="preserve"> </w:instrText>
      </w:r>
      <w:r w:rsidR="0050273E">
        <w:fldChar w:fldCharType="separate"/>
      </w:r>
      <w:r w:rsidR="00ED70A9">
        <w:rPr>
          <w:rFonts w:hint="eastAsia"/>
        </w:rPr>
        <w:t>图片</w:t>
      </w:r>
      <w:r w:rsidR="00ED70A9">
        <w:rPr>
          <w:rFonts w:hint="eastAsia"/>
        </w:rPr>
        <w:t xml:space="preserve"> </w:t>
      </w:r>
      <w:r w:rsidR="00ED70A9">
        <w:rPr>
          <w:noProof/>
        </w:rPr>
        <w:t>3</w:t>
      </w:r>
      <w:r w:rsidR="00ED70A9">
        <w:noBreakHyphen/>
      </w:r>
      <w:r w:rsidR="00ED70A9">
        <w:rPr>
          <w:noProof/>
        </w:rPr>
        <w:t>1</w:t>
      </w:r>
      <w:r w:rsidR="00ED70A9">
        <w:rPr>
          <w:rFonts w:hint="eastAsia"/>
        </w:rPr>
        <w:t>描述蓄水池算法的简图</w:t>
      </w:r>
      <w:r w:rsidR="0050273E">
        <w:fldChar w:fldCharType="end"/>
      </w:r>
      <w:r w:rsidR="0050273E">
        <w:rPr>
          <w:rFonts w:hint="eastAsia"/>
        </w:rPr>
        <w:t>所示）</w:t>
      </w:r>
    </w:p>
    <w:p w14:paraId="7F0D49BE" w14:textId="77777777" w:rsidR="0050273E" w:rsidRDefault="003A0EE9" w:rsidP="0050273E">
      <w:pPr>
        <w:pStyle w:val="ab"/>
        <w:keepNext/>
      </w:pPr>
      <w:r w:rsidRPr="003A0EE9">
        <w:rPr>
          <w:noProof/>
        </w:rPr>
        <w:lastRenderedPageBreak/>
        <w:drawing>
          <wp:inline distT="0" distB="0" distL="0" distR="0" wp14:anchorId="204F63B5" wp14:editId="149A369C">
            <wp:extent cx="5274310" cy="3837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7305"/>
                    </a:xfrm>
                    <a:prstGeom prst="rect">
                      <a:avLst/>
                    </a:prstGeom>
                  </pic:spPr>
                </pic:pic>
              </a:graphicData>
            </a:graphic>
          </wp:inline>
        </w:drawing>
      </w:r>
    </w:p>
    <w:p w14:paraId="66A9234B" w14:textId="2A6AA2BD" w:rsidR="0050273E" w:rsidRDefault="0050273E" w:rsidP="0050273E">
      <w:pPr>
        <w:pStyle w:val="ac"/>
      </w:pPr>
      <w:bookmarkStart w:id="37" w:name="_Ref133966580"/>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D70A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ED70A9">
        <w:rPr>
          <w:noProof/>
        </w:rPr>
        <w:t>1</w:t>
      </w:r>
      <w:r>
        <w:fldChar w:fldCharType="end"/>
      </w:r>
      <w:r w:rsidR="004E6C39">
        <w:rPr>
          <w:rFonts w:hint="eastAsia"/>
        </w:rPr>
        <w:t>描述</w:t>
      </w:r>
      <w:r>
        <w:rPr>
          <w:rFonts w:hint="eastAsia"/>
        </w:rPr>
        <w:t>蓄水池算法的简图</w:t>
      </w:r>
      <w:bookmarkEnd w:id="37"/>
    </w:p>
    <w:p w14:paraId="29939C82" w14:textId="1CDA8A50" w:rsidR="00A563D2" w:rsidRDefault="00A563D2" w:rsidP="00DE2C17">
      <w:pPr>
        <w:pStyle w:val="a0"/>
        <w:ind w:firstLine="480"/>
      </w:pPr>
      <w:commentRangeStart w:id="38"/>
      <w:r>
        <w:rPr>
          <w:rFonts w:hint="eastAsia"/>
        </w:rPr>
        <w:t>假设</w:t>
      </w:r>
      <w:r w:rsidR="00D22B38">
        <w:rPr>
          <w:rFonts w:hint="eastAsia"/>
        </w:rPr>
        <w:t>数据流</w:t>
      </w:r>
      <w:r>
        <w:rPr>
          <w:rFonts w:hint="eastAsia"/>
        </w:rPr>
        <w:t>的规模为</w:t>
      </w:r>
      <w:r>
        <w:rPr>
          <w:rFonts w:hint="eastAsia"/>
        </w:rPr>
        <w:t>N</w:t>
      </w:r>
      <w:r>
        <w:rPr>
          <w:rFonts w:hint="eastAsia"/>
        </w:rPr>
        <w:t>，需要</w:t>
      </w:r>
      <w:r w:rsidR="00516310">
        <w:rPr>
          <w:rFonts w:hint="eastAsia"/>
        </w:rPr>
        <w:t>取样</w:t>
      </w:r>
      <w:r>
        <w:rPr>
          <w:rFonts w:hint="eastAsia"/>
        </w:rPr>
        <w:t>的数量为</w:t>
      </w:r>
      <w:r>
        <w:rPr>
          <w:rFonts w:hint="eastAsia"/>
        </w:rPr>
        <w:t>k</w:t>
      </w:r>
      <w:r w:rsidR="0050273E">
        <w:rPr>
          <w:rFonts w:hint="eastAsia"/>
        </w:rPr>
        <w:t>，蓄水池算法的流程如下：</w:t>
      </w:r>
      <w:commentRangeEnd w:id="38"/>
      <w:r w:rsidR="007B31CF">
        <w:rPr>
          <w:rStyle w:val="aff5"/>
          <w:rFonts w:asciiTheme="minorHAnsi" w:eastAsiaTheme="minorEastAsia" w:hAnsiTheme="minorHAnsi"/>
        </w:rPr>
        <w:commentReference w:id="38"/>
      </w:r>
    </w:p>
    <w:p w14:paraId="7CEBB775" w14:textId="39A3AD41" w:rsidR="00A563D2" w:rsidRDefault="00A563D2" w:rsidP="00A563D2">
      <w:pPr>
        <w:pStyle w:val="a0"/>
        <w:numPr>
          <w:ilvl w:val="0"/>
          <w:numId w:val="15"/>
        </w:numPr>
        <w:ind w:firstLineChars="0"/>
      </w:pPr>
      <w:r>
        <w:rPr>
          <w:rFonts w:hint="eastAsia"/>
        </w:rPr>
        <w:t>首先创建一个可以容纳</w:t>
      </w:r>
      <w:r>
        <w:rPr>
          <w:rFonts w:hint="eastAsia"/>
        </w:rPr>
        <w:t>k</w:t>
      </w:r>
      <w:r>
        <w:rPr>
          <w:rFonts w:hint="eastAsia"/>
        </w:rPr>
        <w:t>个元素的</w:t>
      </w:r>
      <w:r w:rsidR="00534F80">
        <w:rPr>
          <w:rFonts w:hint="eastAsia"/>
        </w:rPr>
        <w:t>数组</w:t>
      </w:r>
    </w:p>
    <w:p w14:paraId="295B0FE5" w14:textId="654FE61C" w:rsidR="00A563D2" w:rsidRDefault="00A563D2" w:rsidP="00A563D2">
      <w:pPr>
        <w:pStyle w:val="a0"/>
        <w:numPr>
          <w:ilvl w:val="0"/>
          <w:numId w:val="15"/>
        </w:numPr>
        <w:ind w:firstLineChars="0"/>
      </w:pPr>
      <w:r>
        <w:rPr>
          <w:rFonts w:hint="eastAsia"/>
        </w:rPr>
        <w:t>对于序列中的第</w:t>
      </w:r>
      <m:oMath>
        <m:r>
          <w:rPr>
            <w:rFonts w:ascii="Cambria Math" w:hAnsi="Cambria Math"/>
          </w:rPr>
          <m:t>1,2,…, k</m:t>
        </m:r>
      </m:oMath>
      <w:r>
        <w:rPr>
          <w:rFonts w:hint="eastAsia"/>
        </w:rPr>
        <w:t>个元素，全部放入</w:t>
      </w:r>
      <w:r w:rsidR="00534F80">
        <w:rPr>
          <w:rFonts w:hint="eastAsia"/>
        </w:rPr>
        <w:t>数组</w:t>
      </w:r>
      <w:r>
        <w:rPr>
          <w:rFonts w:hint="eastAsia"/>
        </w:rPr>
        <w:t>中</w:t>
      </w:r>
    </w:p>
    <w:p w14:paraId="17C2034A" w14:textId="3CF82EE5" w:rsidR="00A563D2" w:rsidRDefault="004E3B6F" w:rsidP="00A563D2">
      <w:pPr>
        <w:pStyle w:val="a0"/>
        <w:numPr>
          <w:ilvl w:val="0"/>
          <w:numId w:val="15"/>
        </w:numPr>
        <w:ind w:firstLineChars="0"/>
      </w:pPr>
      <w:r>
        <w:rPr>
          <w:rFonts w:hint="eastAsia"/>
        </w:rPr>
        <w:t>从</w:t>
      </w:r>
      <w:r w:rsidR="00A563D2">
        <w:rPr>
          <w:rFonts w:hint="eastAsia"/>
        </w:rPr>
        <w:t>序列中的第</w:t>
      </w:r>
      <m:oMath>
        <m:r>
          <w:rPr>
            <w:rFonts w:ascii="Cambria Math" w:hAnsi="Cambria Math"/>
          </w:rPr>
          <m:t>k+1, k+2, …, N</m:t>
        </m:r>
      </m:oMath>
      <w:r w:rsidR="00A563D2">
        <w:rPr>
          <w:rFonts w:hint="eastAsia"/>
        </w:rPr>
        <w:t>个元素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sidR="00BB4997">
        <w:rPr>
          <w:rFonts w:hint="eastAsia"/>
        </w:rPr>
        <w:t>开始</w:t>
      </w:r>
      <w:r w:rsidR="00A563D2">
        <w:rPr>
          <w:rFonts w:hint="eastAsia"/>
        </w:rPr>
        <w:t>，</w:t>
      </w:r>
      <w:r w:rsidR="00BB4997">
        <w:rPr>
          <w:rFonts w:hint="eastAsia"/>
        </w:rPr>
        <w:t>以</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hint="eastAsia"/>
              </w:rPr>
              <m:t>i</m:t>
            </m:r>
          </m:den>
        </m:f>
      </m:oMath>
      <w:r w:rsidR="00BB4997" w:rsidRPr="00BB4997">
        <w:rPr>
          <w:rFonts w:hint="eastAsia"/>
        </w:rPr>
        <w:t>的概率来决定该元素是否被替换到</w:t>
      </w:r>
      <w:r w:rsidR="00534F80">
        <w:rPr>
          <w:rFonts w:hint="eastAsia"/>
        </w:rPr>
        <w:t>数组</w:t>
      </w:r>
      <w:r w:rsidR="00BB4997" w:rsidRPr="00BB4997">
        <w:rPr>
          <w:rFonts w:hint="eastAsia"/>
        </w:rPr>
        <w:t>中（</w:t>
      </w:r>
      <w:r w:rsidR="00534F80">
        <w:rPr>
          <w:rFonts w:hint="eastAsia"/>
        </w:rPr>
        <w:t>数组</w:t>
      </w:r>
      <w:r w:rsidR="00BB4997" w:rsidRPr="00BB4997">
        <w:rPr>
          <w:rFonts w:hint="eastAsia"/>
        </w:rPr>
        <w:t>中的元素被替换的概率是相同的，即</w:t>
      </w:r>
      <w:r w:rsidR="00BB4997">
        <w:rPr>
          <w:rFonts w:hint="eastAsia"/>
        </w:rPr>
        <w:t>每个元素</w:t>
      </w:r>
      <w:r w:rsidR="00BB4997" w:rsidRPr="00BB4997">
        <w:rPr>
          <w:rFonts w:hint="eastAsia"/>
        </w:rPr>
        <w:t>被替换的概率</w:t>
      </w:r>
      <w:r w:rsidR="00BB4997">
        <w:rPr>
          <w:rFonts w:hint="eastAsia"/>
        </w:rPr>
        <w:t>均</w:t>
      </w:r>
      <w:r w:rsidR="00BB4997" w:rsidRPr="00BB4997">
        <w:rPr>
          <w:rFonts w:hint="eastAsia"/>
        </w:rPr>
        <w:t>为</w:t>
      </w:r>
      <m:oMath>
        <m:f>
          <m:fPr>
            <m:ctrlPr>
              <w:rPr>
                <w:rFonts w:ascii="Cambria Math" w:hAnsi="Cambria Math"/>
                <w:i/>
              </w:rPr>
            </m:ctrlPr>
          </m:fPr>
          <m:num>
            <m:r>
              <w:rPr>
                <w:rFonts w:ascii="Cambria Math" w:hAnsi="Cambria Math"/>
              </w:rPr>
              <m:t>1</m:t>
            </m:r>
          </m:num>
          <m:den>
            <m:r>
              <w:rPr>
                <w:rFonts w:ascii="Cambria Math" w:hAnsi="Cambria Math"/>
              </w:rPr>
              <m:t>k</m:t>
            </m:r>
          </m:den>
        </m:f>
      </m:oMath>
      <w:r w:rsidR="00BB4997">
        <w:rPr>
          <w:rFonts w:hint="eastAsia"/>
        </w:rPr>
        <w:t>）。</w:t>
      </w:r>
    </w:p>
    <w:p w14:paraId="7FD6E777" w14:textId="5CC5D20F" w:rsidR="00BB4997" w:rsidRDefault="00BB4997" w:rsidP="00BB4997">
      <w:pPr>
        <w:pStyle w:val="a0"/>
        <w:numPr>
          <w:ilvl w:val="0"/>
          <w:numId w:val="15"/>
        </w:numPr>
        <w:ind w:firstLineChars="0"/>
      </w:pPr>
      <w:r>
        <w:rPr>
          <w:rFonts w:hint="eastAsia"/>
        </w:rPr>
        <w:t>遍历完所有元素后，</w:t>
      </w:r>
      <w:r w:rsidR="00534F80">
        <w:rPr>
          <w:rFonts w:hint="eastAsia"/>
        </w:rPr>
        <w:t>数组</w:t>
      </w:r>
      <w:r>
        <w:rPr>
          <w:rFonts w:hint="eastAsia"/>
        </w:rPr>
        <w:t>中剩下的元素即为算法结果，即</w:t>
      </w:r>
      <w:r w:rsidR="00A51188">
        <w:rPr>
          <w:rFonts w:hint="eastAsia"/>
        </w:rPr>
        <w:t>取样结果</w:t>
      </w:r>
      <w:r>
        <w:rPr>
          <w:rFonts w:hint="eastAsia"/>
        </w:rPr>
        <w:t>。</w:t>
      </w:r>
    </w:p>
    <w:p w14:paraId="01A0CEC2" w14:textId="3804F881" w:rsidR="009E0EC5" w:rsidRDefault="00E76777" w:rsidP="009E0EC5">
      <w:pPr>
        <w:pStyle w:val="a0"/>
        <w:ind w:left="480" w:firstLineChars="0" w:firstLine="0"/>
      </w:pPr>
      <w:r>
        <w:rPr>
          <w:rFonts w:hint="eastAsia"/>
        </w:rPr>
        <w:t>伪代码如下所示</w:t>
      </w:r>
      <w:r w:rsidR="0027545A">
        <w:rPr>
          <w:rFonts w:hint="eastAsia"/>
        </w:rPr>
        <w:t>（</w:t>
      </w:r>
      <w:r w:rsidR="00E63839">
        <w:fldChar w:fldCharType="begin"/>
      </w:r>
      <w:r w:rsidR="00E63839">
        <w:instrText xml:space="preserve"> </w:instrText>
      </w:r>
      <w:r w:rsidR="00E63839">
        <w:rPr>
          <w:rFonts w:hint="eastAsia"/>
        </w:rPr>
        <w:instrText>REF _Ref133413703 \h</w:instrText>
      </w:r>
      <w:r w:rsidR="00E63839">
        <w:instrText xml:space="preserve"> </w:instrText>
      </w:r>
      <w:r w:rsidR="00E63839">
        <w:fldChar w:fldCharType="separate"/>
      </w:r>
      <w:r w:rsidR="00ED70A9">
        <w:t xml:space="preserve">Algorithm </w:t>
      </w:r>
      <w:r w:rsidR="00ED70A9">
        <w:rPr>
          <w:noProof/>
        </w:rPr>
        <w:t>3</w:t>
      </w:r>
      <w:r w:rsidR="00ED70A9">
        <w:noBreakHyphen/>
      </w:r>
      <w:r w:rsidR="00ED70A9">
        <w:rPr>
          <w:noProof/>
        </w:rPr>
        <w:t>1</w:t>
      </w:r>
      <w:r w:rsidR="00ED70A9">
        <w:t xml:space="preserve"> </w:t>
      </w:r>
      <w:r w:rsidR="00ED70A9">
        <w:rPr>
          <w:rFonts w:hint="eastAsia"/>
        </w:rPr>
        <w:t>朴素蓄水池算法</w:t>
      </w:r>
      <w:r w:rsidR="00E63839">
        <w:fldChar w:fldCharType="end"/>
      </w:r>
      <w:r w:rsidR="00E63839">
        <w:rPr>
          <w:rFonts w:hint="eastAsia"/>
        </w:rPr>
        <w:t>）</w:t>
      </w:r>
      <w:r w:rsidR="009E0EC5">
        <w:rPr>
          <w:rFonts w:hint="eastAsia"/>
        </w:rPr>
        <w:t>：</w:t>
      </w:r>
    </w:p>
    <w:p w14:paraId="283BD6FF" w14:textId="676C1849" w:rsidR="00E63839" w:rsidRDefault="00E63839" w:rsidP="00E63839">
      <w:pPr>
        <w:pStyle w:val="ac"/>
        <w:keepNext/>
      </w:pPr>
      <w:bookmarkStart w:id="39" w:name="_Ref133413703"/>
      <w:r>
        <w:t xml:space="preserve">Algorithm </w:t>
      </w:r>
      <w:fldSimple w:instr=" STYLEREF 1 \s ">
        <w:r w:rsidR="00ED70A9">
          <w:rPr>
            <w:noProof/>
          </w:rPr>
          <w:t>3</w:t>
        </w:r>
      </w:fldSimple>
      <w:r w:rsidR="0050273E">
        <w:noBreakHyphen/>
      </w:r>
      <w:fldSimple w:instr=" SEQ Algorithm \* ARABIC \s 1 ">
        <w:r w:rsidR="00ED70A9">
          <w:rPr>
            <w:noProof/>
          </w:rPr>
          <w:t>1</w:t>
        </w:r>
      </w:fldSimple>
      <w:r>
        <w:t xml:space="preserve"> </w:t>
      </w:r>
      <w:r>
        <w:rPr>
          <w:rFonts w:hint="eastAsia"/>
        </w:rPr>
        <w:t>朴素蓄水池算法</w:t>
      </w:r>
      <w:bookmarkEnd w:id="39"/>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790"/>
      </w:tblGrid>
      <w:tr w:rsidR="00CD3B41" w14:paraId="103882C5" w14:textId="77777777" w:rsidTr="009E0EC5">
        <w:tc>
          <w:tcPr>
            <w:tcW w:w="8306" w:type="dxa"/>
            <w:gridSpan w:val="2"/>
            <w:tcBorders>
              <w:top w:val="single" w:sz="12" w:space="0" w:color="auto"/>
              <w:left w:val="nil"/>
              <w:bottom w:val="single" w:sz="4" w:space="0" w:color="auto"/>
              <w:right w:val="nil"/>
            </w:tcBorders>
          </w:tcPr>
          <w:p w14:paraId="5571F7B3" w14:textId="2FAA1F75" w:rsidR="00CD3B41" w:rsidRDefault="00CD3B41">
            <w:pPr>
              <w:pStyle w:val="a0"/>
              <w:ind w:firstLineChars="0" w:firstLine="0"/>
            </w:pPr>
            <w:r>
              <w:rPr>
                <w:rFonts w:hint="eastAsia"/>
              </w:rPr>
              <w:t>Algorithm</w:t>
            </w:r>
            <w:r>
              <w:t xml:space="preserve"> </w:t>
            </w:r>
            <w:r w:rsidR="00E63839">
              <w:rPr>
                <w:rFonts w:hint="eastAsia"/>
              </w:rPr>
              <w:t>朴素蓄水池算法</w:t>
            </w:r>
          </w:p>
        </w:tc>
      </w:tr>
      <w:tr w:rsidR="00CD3B41" w14:paraId="5C6B2BBA" w14:textId="77777777" w:rsidTr="009E0EC5">
        <w:trPr>
          <w:trHeight w:val="61"/>
        </w:trPr>
        <w:tc>
          <w:tcPr>
            <w:tcW w:w="516" w:type="dxa"/>
            <w:tcBorders>
              <w:top w:val="single" w:sz="12" w:space="0" w:color="auto"/>
              <w:left w:val="nil"/>
              <w:bottom w:val="nil"/>
              <w:right w:val="nil"/>
            </w:tcBorders>
          </w:tcPr>
          <w:p w14:paraId="62FD72E4" w14:textId="77777777" w:rsidR="00CD3B41" w:rsidRDefault="00CD3B41" w:rsidP="00CD3B41">
            <w:pPr>
              <w:pStyle w:val="a0"/>
              <w:numPr>
                <w:ilvl w:val="0"/>
                <w:numId w:val="23"/>
              </w:numPr>
              <w:ind w:firstLineChars="0"/>
            </w:pPr>
          </w:p>
        </w:tc>
        <w:tc>
          <w:tcPr>
            <w:tcW w:w="7790" w:type="dxa"/>
            <w:tcBorders>
              <w:top w:val="single" w:sz="12" w:space="0" w:color="auto"/>
              <w:left w:val="nil"/>
              <w:bottom w:val="nil"/>
              <w:right w:val="nil"/>
            </w:tcBorders>
          </w:tcPr>
          <w:p w14:paraId="302D7EEE" w14:textId="2B4A7ABF" w:rsidR="00CD3B41" w:rsidRDefault="00E63839">
            <w:pPr>
              <w:pStyle w:val="a0"/>
              <w:ind w:firstLineChars="0" w:firstLine="0"/>
            </w:pPr>
            <w:r>
              <w:rPr>
                <w:rFonts w:hint="eastAsia"/>
              </w:rPr>
              <w:t>A</w:t>
            </w:r>
            <w:r>
              <w:t>rray[k] samples;</w:t>
            </w:r>
          </w:p>
        </w:tc>
      </w:tr>
      <w:tr w:rsidR="00CD3B41" w14:paraId="0E290461" w14:textId="77777777" w:rsidTr="00E63839">
        <w:trPr>
          <w:trHeight w:val="54"/>
        </w:trPr>
        <w:tc>
          <w:tcPr>
            <w:tcW w:w="516" w:type="dxa"/>
          </w:tcPr>
          <w:p w14:paraId="1679726A" w14:textId="77777777" w:rsidR="00CD3B41" w:rsidRDefault="00CD3B41" w:rsidP="00CD3B41">
            <w:pPr>
              <w:pStyle w:val="a0"/>
              <w:numPr>
                <w:ilvl w:val="0"/>
                <w:numId w:val="23"/>
              </w:numPr>
              <w:ind w:firstLineChars="0"/>
            </w:pPr>
          </w:p>
        </w:tc>
        <w:tc>
          <w:tcPr>
            <w:tcW w:w="7790" w:type="dxa"/>
          </w:tcPr>
          <w:p w14:paraId="4C26F8F1" w14:textId="13E49BEE" w:rsidR="00CD3B41" w:rsidRDefault="00E63839">
            <w:pPr>
              <w:pStyle w:val="a0"/>
              <w:ind w:firstLineChars="0" w:firstLine="0"/>
            </w:pPr>
            <w:r>
              <w:rPr>
                <w:rFonts w:hint="eastAsia"/>
              </w:rPr>
              <w:t>f</w:t>
            </w:r>
            <w:r>
              <w:t>unction try_sample(item</w:t>
            </w:r>
            <w:proofErr w:type="gramStart"/>
            <w:r>
              <w:t>){</w:t>
            </w:r>
            <w:proofErr w:type="gramEnd"/>
          </w:p>
        </w:tc>
      </w:tr>
      <w:tr w:rsidR="00CD3B41" w14:paraId="2B9A9AC0" w14:textId="77777777" w:rsidTr="00E63839">
        <w:trPr>
          <w:trHeight w:val="54"/>
        </w:trPr>
        <w:tc>
          <w:tcPr>
            <w:tcW w:w="516" w:type="dxa"/>
          </w:tcPr>
          <w:p w14:paraId="5699B403" w14:textId="77777777" w:rsidR="00CD3B41" w:rsidRDefault="00CD3B41" w:rsidP="00CD3B41">
            <w:pPr>
              <w:pStyle w:val="a0"/>
              <w:numPr>
                <w:ilvl w:val="0"/>
                <w:numId w:val="23"/>
              </w:numPr>
              <w:ind w:firstLineChars="0"/>
            </w:pPr>
          </w:p>
        </w:tc>
        <w:tc>
          <w:tcPr>
            <w:tcW w:w="7790" w:type="dxa"/>
          </w:tcPr>
          <w:p w14:paraId="619BA876" w14:textId="394EC3EC" w:rsidR="00CD3B41" w:rsidRDefault="00E63839">
            <w:pPr>
              <w:pStyle w:val="a0"/>
              <w:ind w:firstLineChars="0" w:firstLine="0"/>
            </w:pPr>
            <w:r>
              <w:rPr>
                <w:rFonts w:hint="eastAsia"/>
              </w:rPr>
              <w:t xml:space="preserve"> </w:t>
            </w:r>
            <w:r>
              <w:t xml:space="preserve">   if (decided not to sample the </w:t>
            </w:r>
            <w:proofErr w:type="gramStart"/>
            <w:r>
              <w:t>item){</w:t>
            </w:r>
            <w:proofErr w:type="gramEnd"/>
          </w:p>
        </w:tc>
      </w:tr>
      <w:tr w:rsidR="00CD3B41" w14:paraId="6C60724E" w14:textId="77777777" w:rsidTr="00E63839">
        <w:trPr>
          <w:trHeight w:val="54"/>
        </w:trPr>
        <w:tc>
          <w:tcPr>
            <w:tcW w:w="516" w:type="dxa"/>
          </w:tcPr>
          <w:p w14:paraId="652F7018" w14:textId="77777777" w:rsidR="00CD3B41" w:rsidRDefault="00CD3B41" w:rsidP="00CD3B41">
            <w:pPr>
              <w:pStyle w:val="a0"/>
              <w:numPr>
                <w:ilvl w:val="0"/>
                <w:numId w:val="23"/>
              </w:numPr>
              <w:ind w:firstLineChars="0"/>
            </w:pPr>
          </w:p>
        </w:tc>
        <w:tc>
          <w:tcPr>
            <w:tcW w:w="7790" w:type="dxa"/>
          </w:tcPr>
          <w:p w14:paraId="67EC3955" w14:textId="5BEAE55C" w:rsidR="00CD3B41" w:rsidRDefault="00E63839">
            <w:pPr>
              <w:pStyle w:val="a0"/>
              <w:ind w:firstLineChars="0" w:firstLine="0"/>
            </w:pPr>
            <w:r>
              <w:rPr>
                <w:rFonts w:hint="eastAsia"/>
              </w:rPr>
              <w:t xml:space="preserve"> </w:t>
            </w:r>
            <w:r>
              <w:t xml:space="preserve">       return false</w:t>
            </w:r>
          </w:p>
        </w:tc>
      </w:tr>
      <w:tr w:rsidR="00CD3B41" w14:paraId="5A66AE7D" w14:textId="77777777" w:rsidTr="00E63839">
        <w:trPr>
          <w:trHeight w:val="54"/>
        </w:trPr>
        <w:tc>
          <w:tcPr>
            <w:tcW w:w="516" w:type="dxa"/>
          </w:tcPr>
          <w:p w14:paraId="4B0E00EA" w14:textId="77777777" w:rsidR="00CD3B41" w:rsidRDefault="00CD3B41" w:rsidP="00CD3B41">
            <w:pPr>
              <w:pStyle w:val="a0"/>
              <w:numPr>
                <w:ilvl w:val="0"/>
                <w:numId w:val="23"/>
              </w:numPr>
              <w:ind w:firstLineChars="0"/>
            </w:pPr>
          </w:p>
        </w:tc>
        <w:tc>
          <w:tcPr>
            <w:tcW w:w="7790" w:type="dxa"/>
          </w:tcPr>
          <w:p w14:paraId="7345DE1B" w14:textId="0BEF2D9F" w:rsidR="00CD3B41" w:rsidRDefault="00E63839">
            <w:pPr>
              <w:pStyle w:val="a0"/>
              <w:ind w:firstLineChars="0" w:firstLine="0"/>
            </w:pPr>
            <w:r>
              <w:rPr>
                <w:rFonts w:hint="eastAsia"/>
              </w:rPr>
              <w:t xml:space="preserve"> </w:t>
            </w:r>
            <w:r>
              <w:t xml:space="preserve">   </w:t>
            </w:r>
            <w:proofErr w:type="gramStart"/>
            <w:r>
              <w:t>}else</w:t>
            </w:r>
            <w:proofErr w:type="gramEnd"/>
            <w:r>
              <w:t>{</w:t>
            </w:r>
          </w:p>
        </w:tc>
      </w:tr>
      <w:tr w:rsidR="00CD3B41" w14:paraId="16B75422" w14:textId="77777777" w:rsidTr="00E63839">
        <w:trPr>
          <w:trHeight w:val="54"/>
        </w:trPr>
        <w:tc>
          <w:tcPr>
            <w:tcW w:w="516" w:type="dxa"/>
          </w:tcPr>
          <w:p w14:paraId="3040D4D7" w14:textId="77777777" w:rsidR="00CD3B41" w:rsidRDefault="00CD3B41" w:rsidP="00CD3B41">
            <w:pPr>
              <w:pStyle w:val="a0"/>
              <w:numPr>
                <w:ilvl w:val="0"/>
                <w:numId w:val="23"/>
              </w:numPr>
              <w:ind w:firstLineChars="0"/>
            </w:pPr>
          </w:p>
        </w:tc>
        <w:tc>
          <w:tcPr>
            <w:tcW w:w="7790" w:type="dxa"/>
          </w:tcPr>
          <w:p w14:paraId="4232175E" w14:textId="18231907" w:rsidR="00CD3B41" w:rsidRDefault="00E63839">
            <w:pPr>
              <w:pStyle w:val="a0"/>
              <w:ind w:firstLineChars="0" w:firstLine="0"/>
            </w:pPr>
            <w:r>
              <w:rPr>
                <w:rFonts w:hint="eastAsia"/>
              </w:rPr>
              <w:t xml:space="preserve"> </w:t>
            </w:r>
            <w:r>
              <w:t xml:space="preserve">       index = randomly generate an unsigned integer in {1, 2, …, k}</w:t>
            </w:r>
          </w:p>
        </w:tc>
      </w:tr>
      <w:tr w:rsidR="00CD3B41" w14:paraId="373C9348" w14:textId="77777777" w:rsidTr="00E63839">
        <w:trPr>
          <w:trHeight w:val="54"/>
        </w:trPr>
        <w:tc>
          <w:tcPr>
            <w:tcW w:w="516" w:type="dxa"/>
          </w:tcPr>
          <w:p w14:paraId="12234DCF" w14:textId="77777777" w:rsidR="00CD3B41" w:rsidRDefault="00CD3B41" w:rsidP="00CD3B41">
            <w:pPr>
              <w:pStyle w:val="a0"/>
              <w:numPr>
                <w:ilvl w:val="0"/>
                <w:numId w:val="23"/>
              </w:numPr>
              <w:ind w:firstLineChars="0"/>
            </w:pPr>
          </w:p>
        </w:tc>
        <w:tc>
          <w:tcPr>
            <w:tcW w:w="7790" w:type="dxa"/>
          </w:tcPr>
          <w:p w14:paraId="6F6CAD2D" w14:textId="1DBF1578" w:rsidR="00CD3B41" w:rsidRDefault="00E63839">
            <w:pPr>
              <w:pStyle w:val="a0"/>
              <w:ind w:firstLineChars="0" w:firstLine="0"/>
            </w:pPr>
            <w:r>
              <w:rPr>
                <w:rFonts w:hint="eastAsia"/>
              </w:rPr>
              <w:t xml:space="preserve"> </w:t>
            </w:r>
            <w:r>
              <w:t xml:space="preserve">       samples[index] = item;</w:t>
            </w:r>
          </w:p>
        </w:tc>
      </w:tr>
      <w:tr w:rsidR="00CD3B41" w14:paraId="66885193" w14:textId="77777777" w:rsidTr="00E63839">
        <w:trPr>
          <w:trHeight w:val="54"/>
        </w:trPr>
        <w:tc>
          <w:tcPr>
            <w:tcW w:w="516" w:type="dxa"/>
          </w:tcPr>
          <w:p w14:paraId="29EAF56B" w14:textId="77777777" w:rsidR="00CD3B41" w:rsidRDefault="00CD3B41" w:rsidP="00CD3B41">
            <w:pPr>
              <w:pStyle w:val="a0"/>
              <w:numPr>
                <w:ilvl w:val="0"/>
                <w:numId w:val="23"/>
              </w:numPr>
              <w:ind w:firstLineChars="0"/>
            </w:pPr>
          </w:p>
        </w:tc>
        <w:tc>
          <w:tcPr>
            <w:tcW w:w="7790" w:type="dxa"/>
          </w:tcPr>
          <w:p w14:paraId="35D5CF8E" w14:textId="65D33900" w:rsidR="00CD3B41" w:rsidRDefault="00E63839">
            <w:pPr>
              <w:pStyle w:val="a0"/>
              <w:ind w:firstLineChars="0" w:firstLine="0"/>
            </w:pPr>
            <w:r>
              <w:rPr>
                <w:rFonts w:hint="eastAsia"/>
              </w:rPr>
              <w:t xml:space="preserve"> </w:t>
            </w:r>
            <w:r>
              <w:t xml:space="preserve">       return true;</w:t>
            </w:r>
          </w:p>
        </w:tc>
      </w:tr>
      <w:tr w:rsidR="00CD3B41" w14:paraId="0D4F2207" w14:textId="77777777" w:rsidTr="00E63839">
        <w:trPr>
          <w:trHeight w:val="54"/>
        </w:trPr>
        <w:tc>
          <w:tcPr>
            <w:tcW w:w="516" w:type="dxa"/>
          </w:tcPr>
          <w:p w14:paraId="16AE7030" w14:textId="77777777" w:rsidR="00CD3B41" w:rsidRDefault="00CD3B41" w:rsidP="00CD3B41">
            <w:pPr>
              <w:pStyle w:val="a0"/>
              <w:numPr>
                <w:ilvl w:val="0"/>
                <w:numId w:val="23"/>
              </w:numPr>
              <w:ind w:firstLineChars="0"/>
            </w:pPr>
          </w:p>
        </w:tc>
        <w:tc>
          <w:tcPr>
            <w:tcW w:w="7790" w:type="dxa"/>
          </w:tcPr>
          <w:p w14:paraId="3D12979C" w14:textId="1F24CFE1" w:rsidR="00CD3B41" w:rsidRDefault="00E63839">
            <w:pPr>
              <w:pStyle w:val="a0"/>
              <w:ind w:firstLineChars="0" w:firstLine="0"/>
            </w:pPr>
            <w:r>
              <w:rPr>
                <w:rFonts w:hint="eastAsia"/>
              </w:rPr>
              <w:t xml:space="preserve"> </w:t>
            </w:r>
            <w:r>
              <w:t xml:space="preserve">   }</w:t>
            </w:r>
          </w:p>
        </w:tc>
      </w:tr>
      <w:tr w:rsidR="00E63839" w14:paraId="67485105" w14:textId="77777777" w:rsidTr="00AF7279">
        <w:trPr>
          <w:trHeight w:val="54"/>
        </w:trPr>
        <w:tc>
          <w:tcPr>
            <w:tcW w:w="516" w:type="dxa"/>
            <w:tcBorders>
              <w:bottom w:val="single" w:sz="12" w:space="0" w:color="auto"/>
            </w:tcBorders>
          </w:tcPr>
          <w:p w14:paraId="2FD91EAA" w14:textId="78276B4E" w:rsidR="00E63839" w:rsidRDefault="00E63839" w:rsidP="00E63839">
            <w:pPr>
              <w:pStyle w:val="a0"/>
              <w:ind w:firstLineChars="0" w:firstLine="0"/>
            </w:pPr>
            <w:r>
              <w:rPr>
                <w:rFonts w:hint="eastAsia"/>
              </w:rPr>
              <w:t>1</w:t>
            </w:r>
            <w:r>
              <w:t>0.</w:t>
            </w:r>
          </w:p>
        </w:tc>
        <w:tc>
          <w:tcPr>
            <w:tcW w:w="7790" w:type="dxa"/>
            <w:tcBorders>
              <w:bottom w:val="single" w:sz="12" w:space="0" w:color="auto"/>
            </w:tcBorders>
          </w:tcPr>
          <w:p w14:paraId="377A3B79" w14:textId="59436083" w:rsidR="00E63839" w:rsidRDefault="00E63839" w:rsidP="00E63839">
            <w:pPr>
              <w:pStyle w:val="a0"/>
              <w:ind w:firstLineChars="0" w:firstLine="0"/>
            </w:pPr>
            <w:r>
              <w:rPr>
                <w:rFonts w:hint="eastAsia"/>
              </w:rPr>
              <w:t>}</w:t>
            </w:r>
          </w:p>
        </w:tc>
      </w:tr>
    </w:tbl>
    <w:p w14:paraId="0EC18F22" w14:textId="77777777" w:rsidR="00CD3B41" w:rsidRDefault="00CD3B41" w:rsidP="00E63839">
      <w:pPr>
        <w:pStyle w:val="a0"/>
        <w:ind w:firstLineChars="0" w:firstLine="0"/>
      </w:pPr>
    </w:p>
    <w:p w14:paraId="52C6A688" w14:textId="329CBF21" w:rsidR="00F60EDC" w:rsidRPr="00F60EDC" w:rsidRDefault="00F60EDC" w:rsidP="00F60EDC">
      <w:pPr>
        <w:pStyle w:val="a0"/>
        <w:ind w:firstLine="480"/>
      </w:pPr>
      <w:r>
        <w:rPr>
          <w:rFonts w:hint="eastAsia"/>
        </w:rPr>
        <w:t>其中，当</w:t>
      </w:r>
      <w:proofErr w:type="spellStart"/>
      <w:r>
        <w:rPr>
          <w:rFonts w:hint="eastAsia"/>
        </w:rPr>
        <w:t>try</w:t>
      </w:r>
      <w:r>
        <w:t>_sample</w:t>
      </w:r>
      <w:proofErr w:type="spellEnd"/>
      <w:r>
        <w:t>()</w:t>
      </w:r>
      <w:r>
        <w:rPr>
          <w:rFonts w:hint="eastAsia"/>
        </w:rPr>
        <w:t>返回</w:t>
      </w:r>
      <w:r>
        <w:rPr>
          <w:rFonts w:hint="eastAsia"/>
        </w:rPr>
        <w:t>true</w:t>
      </w:r>
      <w:r>
        <w:rPr>
          <w:rFonts w:hint="eastAsia"/>
        </w:rPr>
        <w:t>时，表示</w:t>
      </w:r>
      <w:proofErr w:type="spellStart"/>
      <w:r>
        <w:rPr>
          <w:rFonts w:hint="eastAsia"/>
        </w:rPr>
        <w:t>new</w:t>
      </w:r>
      <w:r>
        <w:t>_element</w:t>
      </w:r>
      <w:proofErr w:type="spellEnd"/>
      <w:r>
        <w:rPr>
          <w:rFonts w:hint="eastAsia"/>
        </w:rPr>
        <w:t>被取样，但不保证</w:t>
      </w:r>
      <w:r w:rsidR="004E278C">
        <w:rPr>
          <w:rFonts w:hint="eastAsia"/>
        </w:rPr>
        <w:t>新的元素来之后仍被取样；当返回</w:t>
      </w:r>
      <w:r w:rsidR="004E278C">
        <w:rPr>
          <w:rFonts w:hint="eastAsia"/>
        </w:rPr>
        <w:t>false</w:t>
      </w:r>
      <w:r w:rsidR="004E278C">
        <w:rPr>
          <w:rFonts w:hint="eastAsia"/>
        </w:rPr>
        <w:t>时表示</w:t>
      </w:r>
      <w:proofErr w:type="spellStart"/>
      <w:r w:rsidR="004E278C">
        <w:rPr>
          <w:rFonts w:hint="eastAsia"/>
        </w:rPr>
        <w:t>new</w:t>
      </w:r>
      <w:r w:rsidR="004E278C">
        <w:t>_element</w:t>
      </w:r>
      <w:proofErr w:type="spellEnd"/>
      <w:r w:rsidR="004E278C">
        <w:rPr>
          <w:rFonts w:hint="eastAsia"/>
        </w:rPr>
        <w:t>没有被取样。</w:t>
      </w:r>
    </w:p>
    <w:p w14:paraId="434B6F8F" w14:textId="101D7316" w:rsidR="00616EB8" w:rsidRDefault="00616EB8" w:rsidP="00FE0FBE">
      <w:pPr>
        <w:pStyle w:val="3"/>
      </w:pPr>
      <w:bookmarkStart w:id="40" w:name="_Toc134283114"/>
      <w:r>
        <w:rPr>
          <w:rFonts w:hint="eastAsia"/>
        </w:rPr>
        <w:t>算法证明</w:t>
      </w:r>
      <w:bookmarkEnd w:id="40"/>
    </w:p>
    <w:p w14:paraId="1A89A810" w14:textId="77777777" w:rsidR="00282C1F" w:rsidRDefault="00B1006A" w:rsidP="004E3B6F">
      <w:pPr>
        <w:pStyle w:val="a0"/>
        <w:ind w:firstLine="482"/>
        <w:rPr>
          <w:rFonts w:hint="eastAsia"/>
          <w:b/>
          <w:bCs/>
        </w:rPr>
      </w:pPr>
      <w:commentRangeStart w:id="41"/>
      <w:r w:rsidRPr="00B1006A">
        <w:rPr>
          <w:rFonts w:hint="eastAsia"/>
          <w:b/>
          <w:bCs/>
        </w:rPr>
        <w:t>P</w:t>
      </w:r>
      <w:r w:rsidRPr="00B1006A">
        <w:rPr>
          <w:b/>
          <w:bCs/>
        </w:rPr>
        <w:t>ART1</w:t>
      </w:r>
      <w:commentRangeEnd w:id="41"/>
      <w:r w:rsidR="007B31CF">
        <w:rPr>
          <w:rStyle w:val="aff5"/>
          <w:rFonts w:asciiTheme="minorHAnsi" w:eastAsiaTheme="minorEastAsia" w:hAnsiTheme="minorHAnsi"/>
        </w:rPr>
        <w:commentReference w:id="41"/>
      </w:r>
    </w:p>
    <w:p w14:paraId="6DAB73FD" w14:textId="1C64A9F6" w:rsidR="004E3B6F" w:rsidRDefault="004E3B6F" w:rsidP="004E3B6F">
      <w:pPr>
        <w:pStyle w:val="a0"/>
        <w:ind w:firstLine="480"/>
      </w:pPr>
      <w:r>
        <w:rPr>
          <w:rFonts w:hint="eastAsia"/>
        </w:rPr>
        <w:t>对于</w:t>
      </w:r>
      <w:r w:rsidR="00534F80">
        <w:rPr>
          <w:rFonts w:hint="eastAsia"/>
        </w:rPr>
        <w:t>数据流的</w:t>
      </w:r>
      <w:r>
        <w:rPr>
          <w:rFonts w:hint="eastAsia"/>
        </w:rPr>
        <w:t>前</w:t>
      </w:r>
      <m:oMath>
        <m:r>
          <w:rPr>
            <w:rFonts w:ascii="Cambria Math" w:hAnsi="Cambria Math" w:hint="eastAsia"/>
          </w:rPr>
          <m:t>k</m:t>
        </m:r>
      </m:oMath>
      <w:r>
        <w:rPr>
          <w:rFonts w:hint="eastAsia"/>
        </w:rPr>
        <w:t>个元素，即元素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w:t>
      </w:r>
      <w:r w:rsidR="00534F80">
        <w:rPr>
          <w:rFonts w:hint="eastAsia"/>
        </w:rPr>
        <w:t>数组</w:t>
      </w:r>
      <w:r>
        <w:rPr>
          <w:rFonts w:hint="eastAsia"/>
        </w:rPr>
        <w:t>的概率为</w:t>
      </w:r>
      <w:r>
        <w:rPr>
          <w:rFonts w:hint="eastAsia"/>
        </w:rPr>
        <w:t>1</w:t>
      </w:r>
      <w:r>
        <w:rPr>
          <w:rFonts w:hint="eastAsia"/>
        </w:rPr>
        <w:t>。</w:t>
      </w:r>
      <w:r w:rsidR="00534F80">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r>
        <w:rPr>
          <w:rFonts w:hint="eastAsia"/>
        </w:rPr>
        <w:t>个元素填满。</w:t>
      </w:r>
    </w:p>
    <w:p w14:paraId="65BD8A14" w14:textId="2BD76140" w:rsidR="004E3B6F" w:rsidRDefault="00917B32" w:rsidP="004E3B6F">
      <w:pPr>
        <w:pStyle w:val="a0"/>
        <w:ind w:firstLine="480"/>
      </w:pPr>
      <w:r>
        <w:rPr>
          <w:rFonts w:hint="eastAsia"/>
        </w:rPr>
        <w:t>决定第</w:t>
      </w:r>
      <m:oMath>
        <m:r>
          <w:rPr>
            <w:rFonts w:ascii="Cambria Math" w:hAnsi="Cambria Math" w:hint="eastAsia"/>
          </w:rPr>
          <m:t>i</m:t>
        </m:r>
      </m:oMath>
      <w:r>
        <w:rPr>
          <w:rFonts w:hint="eastAsia"/>
        </w:rPr>
        <w:t>个元素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4E3B6F">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4212AD05" w14:textId="46BAC682" w:rsidR="00917B32" w:rsidRPr="00917B32" w:rsidRDefault="00000000" w:rsidP="00917B32">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843BC5B" w14:textId="5264AD04" w:rsidR="00917B32" w:rsidRDefault="00917B32" w:rsidP="00B1006A">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w:t>
      </w:r>
      <w:r w:rsidR="00282C1F">
        <w:rPr>
          <w:rFonts w:hint="eastAsia"/>
        </w:rPr>
        <w:t>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3BF400B0" w14:textId="70C0FF9F" w:rsidR="00B1006A" w:rsidRPr="00B1006A" w:rsidRDefault="00000000" w:rsidP="00B1006A">
      <w:pPr>
        <w:pStyle w:val="a0"/>
        <w:ind w:firstLine="480"/>
        <w:rPr>
          <w:rStyle w:val="afc"/>
          <w:i/>
          <w:color w:val="auto"/>
        </w:rPr>
      </w:pPr>
      <m:oMathPara>
        <m:oMath>
          <m:sSub>
            <m:sSubPr>
              <m:ctrlPr>
                <w:rPr>
                  <w:rStyle w:val="afc"/>
                  <w:rFonts w:ascii="Cambria Math" w:hAnsi="Cambria Math"/>
                  <w:i/>
                  <w:color w:val="auto"/>
                </w:rPr>
              </m:ctrlPr>
            </m:sSubPr>
            <m:e>
              <m:r>
                <w:rPr>
                  <w:rStyle w:val="afc"/>
                  <w:rFonts w:ascii="Cambria Math" w:hAnsi="Cambria Math"/>
                  <w:color w:val="auto"/>
                </w:rPr>
                <m:t>P</m:t>
              </m:r>
            </m:e>
            <m:sub>
              <m:r>
                <w:rPr>
                  <w:rStyle w:val="afc"/>
                  <w:rFonts w:ascii="Cambria Math" w:hAnsi="Cambria Math"/>
                  <w:color w:val="auto"/>
                </w:rPr>
                <m:t>sta</m:t>
              </m:r>
              <m:sSub>
                <m:sSubPr>
                  <m:ctrlPr>
                    <w:rPr>
                      <w:rStyle w:val="afc"/>
                      <w:rFonts w:ascii="Cambria Math" w:hAnsi="Cambria Math"/>
                      <w:i/>
                      <w:color w:val="auto"/>
                    </w:rPr>
                  </m:ctrlPr>
                </m:sSubPr>
                <m:e>
                  <m:r>
                    <w:rPr>
                      <w:rStyle w:val="afc"/>
                      <w:rFonts w:ascii="Cambria Math" w:hAnsi="Cambria Math"/>
                      <w:color w:val="auto"/>
                    </w:rPr>
                    <m:t>y</m:t>
                  </m:r>
                </m:e>
                <m:sub>
                  <m:r>
                    <w:rPr>
                      <w:rStyle w:val="afc"/>
                      <w:rFonts w:ascii="Cambria Math" w:hAnsi="Cambria Math"/>
                      <w:color w:val="auto"/>
                    </w:rPr>
                    <m:t>i</m:t>
                  </m:r>
                </m:sub>
              </m:sSub>
            </m:sub>
          </m:sSub>
          <m:r>
            <w:rPr>
              <w:rStyle w:val="afc"/>
              <w:rFonts w:ascii="Cambria Math" w:hAnsi="Cambria Math"/>
              <w:color w:val="auto"/>
            </w:rPr>
            <m:t>=1-</m:t>
          </m:r>
          <m:f>
            <m:fPr>
              <m:ctrlPr>
                <w:rPr>
                  <w:rStyle w:val="afc"/>
                  <w:rFonts w:ascii="Cambria Math" w:hAnsi="Cambria Math"/>
                  <w:i/>
                  <w:color w:val="auto"/>
                </w:rPr>
              </m:ctrlPr>
            </m:fPr>
            <m:num>
              <m:r>
                <w:rPr>
                  <w:rStyle w:val="afc"/>
                  <w:rFonts w:ascii="Cambria Math" w:hAnsi="Cambria Math"/>
                  <w:color w:val="auto"/>
                </w:rPr>
                <m:t>1</m:t>
              </m:r>
            </m:num>
            <m:den>
              <m:r>
                <w:rPr>
                  <w:rStyle w:val="afc"/>
                  <w:rFonts w:ascii="Cambria Math" w:hAnsi="Cambria Math"/>
                  <w:color w:val="auto"/>
                </w:rPr>
                <m:t>i</m:t>
              </m:r>
            </m:den>
          </m:f>
          <m:r>
            <w:rPr>
              <w:rStyle w:val="afc"/>
              <w:rFonts w:ascii="Cambria Math" w:hAnsi="Cambria Math"/>
              <w:color w:val="auto"/>
            </w:rPr>
            <m:t>=</m:t>
          </m:r>
          <m:f>
            <m:fPr>
              <m:ctrlPr>
                <w:rPr>
                  <w:rStyle w:val="afc"/>
                  <w:rFonts w:ascii="Cambria Math" w:hAnsi="Cambria Math"/>
                  <w:i/>
                  <w:color w:val="auto"/>
                </w:rPr>
              </m:ctrlPr>
            </m:fPr>
            <m:num>
              <m:r>
                <w:rPr>
                  <w:rStyle w:val="afc"/>
                  <w:rFonts w:ascii="Cambria Math" w:hAnsi="Cambria Math"/>
                  <w:color w:val="auto"/>
                </w:rPr>
                <m:t>i-1</m:t>
              </m:r>
            </m:num>
            <m:den>
              <m:r>
                <w:rPr>
                  <w:rStyle w:val="afc"/>
                  <w:rFonts w:ascii="Cambria Math" w:hAnsi="Cambria Math"/>
                  <w:color w:val="auto"/>
                </w:rPr>
                <m:t>i</m:t>
              </m:r>
            </m:den>
          </m:f>
        </m:oMath>
      </m:oMathPara>
    </w:p>
    <w:p w14:paraId="286BABBB" w14:textId="2291F6E6" w:rsidR="00917B32" w:rsidRDefault="00917B32" w:rsidP="00917B32">
      <w:pPr>
        <w:pStyle w:val="a0"/>
        <w:ind w:firstLine="480"/>
      </w:pPr>
      <w:r>
        <w:rPr>
          <w:rFonts w:hint="eastAsia"/>
        </w:rPr>
        <w:t>最终，</w:t>
      </w:r>
      <w:r w:rsidR="00B1006A">
        <w:rPr>
          <w:rFonts w:hint="eastAsia"/>
        </w:rPr>
        <w:t>处理完</w:t>
      </w:r>
      <m:oMath>
        <m:r>
          <w:rPr>
            <w:rFonts w:ascii="Cambria Math" w:hAnsi="Cambria Math"/>
          </w:rPr>
          <m:t>k+1</m:t>
        </m:r>
      </m:oMath>
      <w:r w:rsidR="00B1006A">
        <w:rPr>
          <w:rFonts w:hint="eastAsia"/>
        </w:rPr>
        <w:t>到第</w:t>
      </w:r>
      <m:oMath>
        <m:r>
          <w:rPr>
            <w:rFonts w:ascii="Cambria Math" w:hAnsi="Cambria Math" w:hint="eastAsia"/>
          </w:rPr>
          <m:t>N</m:t>
        </m:r>
      </m:oMath>
      <w:r w:rsidR="00B1006A">
        <w:rPr>
          <w:rFonts w:hint="eastAsia"/>
        </w:rPr>
        <w:t>个元素后，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B1006A">
        <w:rPr>
          <w:rFonts w:hint="eastAsia"/>
        </w:rPr>
        <w:t>被保留的概率为</w:t>
      </w:r>
    </w:p>
    <w:p w14:paraId="54B99398" w14:textId="18231EC2" w:rsidR="00B1006A" w:rsidRPr="00B1006A" w:rsidRDefault="00534F80" w:rsidP="00917B32">
      <w:pPr>
        <w:pStyle w:val="a0"/>
        <w:ind w:firstLine="480"/>
      </w:pPr>
      <m:oMathPara>
        <m:oMath>
          <m:r>
            <w:rPr>
              <w:rFonts w:ascii="Cambria Math" w:hAnsi="Cambria Math"/>
            </w:rPr>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26FF5DEA" w14:textId="608699B7" w:rsidR="00B1006A" w:rsidRDefault="00B1006A" w:rsidP="00917B32">
      <w:pPr>
        <w:pStyle w:val="a0"/>
        <w:ind w:firstLine="482"/>
        <w:rPr>
          <w:b/>
          <w:bCs/>
        </w:rPr>
      </w:pPr>
      <w:r w:rsidRPr="00B1006A">
        <w:rPr>
          <w:b/>
          <w:bCs/>
        </w:rPr>
        <w:t>PART2</w:t>
      </w:r>
    </w:p>
    <w:p w14:paraId="26C3D999" w14:textId="505A0D30" w:rsidR="00282C1F" w:rsidRDefault="00282C1F" w:rsidP="00282C1F">
      <w:pPr>
        <w:pStyle w:val="a0"/>
        <w:ind w:firstLine="480"/>
      </w:pPr>
      <w:r>
        <w:rPr>
          <w:rFonts w:hint="eastAsia"/>
        </w:rPr>
        <w:t>对于</w:t>
      </w:r>
      <w:r w:rsidR="00534F80">
        <w:rPr>
          <w:rFonts w:hint="eastAsia"/>
        </w:rPr>
        <w:t>数据流中</w:t>
      </w:r>
      <m:oMath>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oMath>
      <w:r w:rsidR="00534F80">
        <w:rPr>
          <w:rFonts w:hint="eastAsia"/>
        </w:rPr>
        <w:t>中</w:t>
      </w:r>
      <w:r>
        <w:rPr>
          <w:rFonts w:hint="eastAsia"/>
        </w:rPr>
        <w:t>的某个元素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w:t>
      </w:r>
      <w:r w:rsidR="00534F80">
        <w:rPr>
          <w:rFonts w:hint="eastAsia"/>
        </w:rPr>
        <w:t>数组</w:t>
      </w:r>
      <w:r w:rsidR="00DB57C8">
        <w:rPr>
          <w:rFonts w:hint="eastAsia"/>
        </w:rPr>
        <w:t>内。</w:t>
      </w:r>
      <w:r>
        <w:rPr>
          <w:rFonts w:hint="eastAsia"/>
        </w:rPr>
        <w:t>被</w:t>
      </w:r>
      <w:r w:rsidR="00516310">
        <w:rPr>
          <w:rFonts w:hint="eastAsia"/>
        </w:rPr>
        <w:t>取样</w:t>
      </w:r>
      <w:r>
        <w:rPr>
          <w:rFonts w:hint="eastAsia"/>
        </w:rPr>
        <w:t>的概率为</w:t>
      </w:r>
      <m:oMath>
        <m:f>
          <m:fPr>
            <m:ctrlPr>
              <w:rPr>
                <w:rFonts w:ascii="Cambria Math" w:hAnsi="Cambria Math"/>
                <w:i/>
              </w:rPr>
            </m:ctrlPr>
          </m:fPr>
          <m:num>
            <m:r>
              <w:rPr>
                <w:rFonts w:ascii="Cambria Math" w:hAnsi="Cambria Math"/>
              </w:rPr>
              <m:t>k</m:t>
            </m:r>
          </m:num>
          <m:den>
            <m:r>
              <w:rPr>
                <w:rFonts w:ascii="Cambria Math" w:hAnsi="Cambria Math" w:hint="eastAsia"/>
              </w:rPr>
              <m:t>g</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w:t>
      </w:r>
      <w:r w:rsidR="00534F80">
        <w:rPr>
          <w:rFonts w:hint="eastAsia"/>
        </w:rPr>
        <w:t>数组</w:t>
      </w:r>
      <w:r>
        <w:rPr>
          <w:rFonts w:hint="eastAsia"/>
        </w:rPr>
        <w:t>，则当试图取样第</w:t>
      </w:r>
      <m:oMath>
        <m:r>
          <w:rPr>
            <w:rFonts w:ascii="Cambria Math" w:hAnsi="Cambria Math"/>
          </w:rPr>
          <m:t>i</m:t>
        </m:r>
      </m:oMath>
      <w:r>
        <w:rPr>
          <w:rFonts w:hint="eastAsia"/>
        </w:rPr>
        <w:t>个元素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79B24EFA" w14:textId="5C3F09DF" w:rsidR="00282C1F" w:rsidRPr="00282C1F" w:rsidRDefault="00000000" w:rsidP="00282C1F">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796A85E0" w14:textId="5A023CDD" w:rsidR="00282C1F" w:rsidRDefault="00282C1F" w:rsidP="00282C1F">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sidR="00534F80">
        <w:rPr>
          <w:rFonts w:hint="eastAsia"/>
        </w:rPr>
        <w:t>留在数组内的概率为：</w:t>
      </w:r>
    </w:p>
    <w:p w14:paraId="22E5BD62" w14:textId="67962116" w:rsidR="00534F80" w:rsidRPr="00534F80" w:rsidRDefault="00000000" w:rsidP="00282C1F">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0580423B" w14:textId="1CD84EDF" w:rsidR="00534F80" w:rsidRPr="004E278C" w:rsidRDefault="004E278C" w:rsidP="004E278C">
      <w:pPr>
        <w:pStyle w:val="a0"/>
        <w:ind w:firstLine="480"/>
      </w:pPr>
      <w:r>
        <w:rPr>
          <w:rFonts w:hint="eastAsia"/>
        </w:rPr>
        <w:t>以上过程证明，数据流中每个元素被取样的概率相等，均为</w:t>
      </w:r>
      <m:oMath>
        <m:f>
          <m:fPr>
            <m:ctrlPr>
              <w:rPr>
                <w:rFonts w:ascii="Cambria Math" w:hAnsi="Cambria Math"/>
                <w:i/>
              </w:rPr>
            </m:ctrlPr>
          </m:fPr>
          <m:num>
            <m:r>
              <w:rPr>
                <w:rFonts w:ascii="Cambria Math" w:hAnsi="Cambria Math"/>
              </w:rPr>
              <m:t>k</m:t>
            </m:r>
          </m:num>
          <m:den>
            <m:r>
              <w:rPr>
                <w:rFonts w:ascii="Cambria Math" w:hAnsi="Cambria Math"/>
              </w:rPr>
              <m:t>N</m:t>
            </m:r>
          </m:den>
        </m:f>
      </m:oMath>
      <w:r w:rsidR="00534F80">
        <w:rPr>
          <w:rFonts w:hint="eastAsia"/>
        </w:rPr>
        <w:t>。</w:t>
      </w:r>
    </w:p>
    <w:p w14:paraId="5AE163D3" w14:textId="533F24F4" w:rsidR="00534F80" w:rsidRDefault="00534F80" w:rsidP="00FE0FBE">
      <w:pPr>
        <w:pStyle w:val="20"/>
      </w:pPr>
      <w:bookmarkStart w:id="42" w:name="_Ref131752236"/>
      <w:bookmarkStart w:id="43" w:name="_Ref131752241"/>
      <w:bookmarkStart w:id="44" w:name="_Toc134283115"/>
      <w:r>
        <w:rPr>
          <w:rFonts w:hint="eastAsia"/>
        </w:rPr>
        <w:t>并行蓄水池算法</w:t>
      </w:r>
      <w:bookmarkEnd w:id="42"/>
      <w:bookmarkEnd w:id="43"/>
      <w:bookmarkEnd w:id="44"/>
    </w:p>
    <w:p w14:paraId="06E6193D" w14:textId="3DE01AB7" w:rsidR="00114289" w:rsidRDefault="000877EF" w:rsidP="00114289">
      <w:pPr>
        <w:pStyle w:val="a0"/>
        <w:ind w:firstLine="480"/>
        <w:rPr>
          <w:ins w:id="45" w:author="佳民 陆" w:date="2023-05-11T09:25:00Z"/>
        </w:rPr>
      </w:pPr>
      <w:r>
        <w:rPr>
          <w:rFonts w:hint="eastAsia"/>
        </w:rPr>
        <w:t>现在考虑这样一种分布式</w:t>
      </w:r>
      <w:r>
        <w:rPr>
          <w:rFonts w:hint="eastAsia"/>
        </w:rPr>
        <w:t>/</w:t>
      </w:r>
      <w:r>
        <w:rPr>
          <w:rFonts w:hint="eastAsia"/>
        </w:rPr>
        <w:t>并行的情况：一个很大的数据流需要被分为多个</w:t>
      </w:r>
      <w:r w:rsidR="00DB57C8">
        <w:rPr>
          <w:rFonts w:hint="eastAsia"/>
        </w:rPr>
        <w:t>数据流，由多个线程</w:t>
      </w:r>
      <w:r w:rsidR="00DB57C8">
        <w:rPr>
          <w:rFonts w:hint="eastAsia"/>
        </w:rPr>
        <w:t>/</w:t>
      </w:r>
      <w:r w:rsidR="00DB57C8">
        <w:rPr>
          <w:rFonts w:hint="eastAsia"/>
        </w:rPr>
        <w:t>分布式服务器分别取样，再将结果汇总</w:t>
      </w:r>
      <w:r w:rsidR="004E278C">
        <w:rPr>
          <w:rFonts w:hint="eastAsia"/>
        </w:rPr>
        <w:t>，并且每个子数据流的元素个数可能不等（但都远大于</w:t>
      </w:r>
      <w:r w:rsidR="004E278C">
        <w:rPr>
          <w:rFonts w:hint="eastAsia"/>
        </w:rPr>
        <w:t>k</w:t>
      </w:r>
      <w:r w:rsidR="004E278C">
        <w:rPr>
          <w:rFonts w:hint="eastAsia"/>
        </w:rPr>
        <w:t>）。</w:t>
      </w:r>
    </w:p>
    <w:p w14:paraId="69D62CE0" w14:textId="6BF78082" w:rsidR="00597928" w:rsidRDefault="00597928" w:rsidP="00114289">
      <w:pPr>
        <w:pStyle w:val="a0"/>
        <w:ind w:firstLine="480"/>
        <w:rPr>
          <w:ins w:id="46" w:author="佳民 陆" w:date="2023-05-11T09:25:00Z"/>
          <w:rFonts w:hint="eastAsia"/>
        </w:rPr>
      </w:pPr>
      <w:ins w:id="47" w:author="佳民 陆" w:date="2023-05-11T09:25:00Z">
        <w:r>
          <w:rPr>
            <w:rFonts w:hint="eastAsia"/>
          </w:rPr>
          <w:t>补一个图，类似图</w:t>
        </w:r>
        <w:r>
          <w:rPr>
            <w:rFonts w:hint="eastAsia"/>
          </w:rPr>
          <w:t>3</w:t>
        </w:r>
        <w:r>
          <w:t>-1</w:t>
        </w:r>
        <w:r>
          <w:rPr>
            <w:rFonts w:hint="eastAsia"/>
          </w:rPr>
          <w:t>，来描述并行的算法过程，</w:t>
        </w:r>
      </w:ins>
      <w:ins w:id="48" w:author="佳民 陆" w:date="2023-05-11T09:26:00Z">
        <w:r>
          <w:rPr>
            <w:rFonts w:hint="eastAsia"/>
          </w:rPr>
          <w:t>其中要突出</w:t>
        </w:r>
        <w:r w:rsidRPr="00597928">
          <w:rPr>
            <w:rFonts w:hint="eastAsia"/>
            <w:b/>
            <w:bCs/>
            <w:rPrChange w:id="49" w:author="佳民 陆" w:date="2023-05-11T09:26:00Z">
              <w:rPr>
                <w:rFonts w:hint="eastAsia"/>
              </w:rPr>
            </w:rPrChange>
          </w:rPr>
          <w:t>取样结果合并</w:t>
        </w:r>
        <w:r w:rsidRPr="00597928">
          <w:rPr>
            <w:rFonts w:hint="eastAsia"/>
            <w:rPrChange w:id="50" w:author="佳民 陆" w:date="2023-05-11T09:26:00Z">
              <w:rPr>
                <w:rFonts w:hint="eastAsia"/>
                <w:b/>
                <w:bCs/>
              </w:rPr>
            </w:rPrChange>
          </w:rPr>
          <w:t>的</w:t>
        </w:r>
        <w:r>
          <w:rPr>
            <w:rFonts w:hint="eastAsia"/>
          </w:rPr>
          <w:t>模块。</w:t>
        </w:r>
      </w:ins>
    </w:p>
    <w:p w14:paraId="2FC33CD5" w14:textId="43C889CB" w:rsidR="00597928" w:rsidDel="00293EBA" w:rsidRDefault="00597928" w:rsidP="00114289">
      <w:pPr>
        <w:pStyle w:val="a0"/>
        <w:ind w:firstLine="480"/>
        <w:rPr>
          <w:del w:id="51" w:author="佳民 陆" w:date="2023-05-11T09:26:00Z"/>
          <w:rFonts w:hint="eastAsia"/>
        </w:rPr>
      </w:pPr>
    </w:p>
    <w:p w14:paraId="5F74A6D5" w14:textId="65986D59" w:rsidR="00D7348B" w:rsidRDefault="00114289" w:rsidP="00114289">
      <w:pPr>
        <w:pStyle w:val="a0"/>
        <w:ind w:firstLine="480"/>
      </w:pPr>
      <w:r>
        <w:rPr>
          <w:rFonts w:hint="eastAsia"/>
        </w:rPr>
        <w:t>并行蓄水池算法的重点在于合并取样结果。</w:t>
      </w:r>
      <w:r w:rsidR="008C4DF7" w:rsidRPr="007B31CF">
        <w:rPr>
          <w:rFonts w:hint="eastAsia"/>
          <w:strike/>
          <w:rPrChange w:id="52" w:author="佳民 陆" w:date="2023-05-11T09:23:00Z">
            <w:rPr>
              <w:rFonts w:hint="eastAsia"/>
            </w:rPr>
          </w:rPrChange>
        </w:rPr>
        <w:t>笔者</w:t>
      </w:r>
      <w:r>
        <w:rPr>
          <w:rFonts w:hint="eastAsia"/>
        </w:rPr>
        <w:t>定义</w:t>
      </w:r>
      <w:r w:rsidRPr="00114289">
        <w:rPr>
          <w:rFonts w:hint="eastAsia"/>
          <w:b/>
          <w:bCs/>
        </w:rPr>
        <w:t>取样结果</w:t>
      </w:r>
      <w:r>
        <w:rPr>
          <w:rFonts w:hint="eastAsia"/>
        </w:rPr>
        <w:t>包含被取样的元素组成的数组以及数据流中元素的总数。</w:t>
      </w:r>
      <w:r w:rsidR="00D7348B">
        <w:rPr>
          <w:rFonts w:hint="eastAsia"/>
        </w:rPr>
        <w:t>合并</w:t>
      </w:r>
      <w:r w:rsidR="00516310">
        <w:rPr>
          <w:rFonts w:hint="eastAsia"/>
        </w:rPr>
        <w:t>算法</w:t>
      </w:r>
      <w:r w:rsidR="009D3792">
        <w:rPr>
          <w:rFonts w:hint="eastAsia"/>
        </w:rPr>
        <w:t>指：将来自两个数据流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9D3792">
        <w:rPr>
          <w:rFonts w:hint="eastAsia"/>
        </w:rPr>
        <w:t>的</w:t>
      </w:r>
      <w:r w:rsidR="00516310">
        <w:rPr>
          <w:rFonts w:hint="eastAsia"/>
        </w:rPr>
        <w:t>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516310">
        <w:rPr>
          <w:rFonts w:hint="eastAsia"/>
        </w:rPr>
        <w:t>合并为一个，使得合并后的取样结果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sidR="00516310">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516310">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sidR="00516310">
        <w:rPr>
          <w:rFonts w:hint="eastAsia"/>
        </w:rPr>
        <w:t>，并使用朴素蓄水池算法进行取样后得到的取样结果。</w:t>
      </w:r>
    </w:p>
    <w:p w14:paraId="46A9E693" w14:textId="7BCB55E1" w:rsidR="00114289" w:rsidRDefault="00114289" w:rsidP="00114289">
      <w:pPr>
        <w:pStyle w:val="a0"/>
        <w:ind w:firstLine="480"/>
      </w:pPr>
      <w:r>
        <w:rPr>
          <w:rFonts w:hint="eastAsia"/>
        </w:rPr>
        <w:t>如果能合并两个数据流的取样结果，就可以将朴素蓄水池算法</w:t>
      </w:r>
      <w:r w:rsidR="003A140C">
        <w:rPr>
          <w:rFonts w:hint="eastAsia"/>
        </w:rPr>
        <w:t>的取样结果两两合并，借此将其</w:t>
      </w:r>
      <w:r>
        <w:rPr>
          <w:rFonts w:hint="eastAsia"/>
        </w:rPr>
        <w:t>推广到多个数据流的并行蓄水池算法。</w:t>
      </w:r>
    </w:p>
    <w:p w14:paraId="2B4D6438" w14:textId="667F05B5" w:rsidR="00CF753E" w:rsidRDefault="00FE1F47" w:rsidP="00FE0FBE">
      <w:pPr>
        <w:pStyle w:val="3"/>
      </w:pPr>
      <w:bookmarkStart w:id="53" w:name="_Toc134283116"/>
      <w:r>
        <w:rPr>
          <w:rFonts w:hint="eastAsia"/>
        </w:rPr>
        <w:t>合并算法</w:t>
      </w:r>
      <w:bookmarkEnd w:id="53"/>
    </w:p>
    <w:p w14:paraId="0AFA5A2D" w14:textId="0DA263B8" w:rsidR="00D7348B" w:rsidRDefault="00D7348B" w:rsidP="00534F80">
      <w:pPr>
        <w:pStyle w:val="a0"/>
        <w:ind w:firstLine="480"/>
      </w:pPr>
      <w:r>
        <w:rPr>
          <w:rFonts w:hint="eastAsia"/>
        </w:rPr>
        <w:t>以下主要介绍合并算法的流程。</w:t>
      </w:r>
    </w:p>
    <w:p w14:paraId="58702264" w14:textId="24C0127A" w:rsidR="00DB57C8" w:rsidRDefault="002E0DCE" w:rsidP="00534F80">
      <w:pPr>
        <w:pStyle w:val="a0"/>
        <w:ind w:firstLine="480"/>
      </w:pPr>
      <w:r>
        <w:rPr>
          <w:rFonts w:hint="eastAsia"/>
        </w:rPr>
        <w:t>首先分别对两个数据流使用朴素蓄水池算法进行取样，得到</w:t>
      </w:r>
      <w:r w:rsidR="00516310">
        <w:rPr>
          <w:rFonts w:hint="eastAsia"/>
        </w:rPr>
        <w:t>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DB57C8">
        <w:rPr>
          <w:rFonts w:hint="eastAsia"/>
        </w:rPr>
        <w:t>，分别</w:t>
      </w:r>
      <w:r w:rsidR="008D65FA">
        <w:rPr>
          <w:rFonts w:hint="eastAsia"/>
        </w:rPr>
        <w:t>表示</w:t>
      </w:r>
      <w:r w:rsidR="00DB57C8">
        <w:rPr>
          <w:rFonts w:hint="eastAsia"/>
        </w:rPr>
        <w:t>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DB57C8">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DB57C8">
        <w:rPr>
          <w:rFonts w:hint="eastAsia"/>
        </w:rPr>
        <w:t>进行取样</w:t>
      </w:r>
      <w:r w:rsidR="00777076">
        <w:rPr>
          <w:rFonts w:hint="eastAsia"/>
        </w:rPr>
        <w:t>后所得取样结果，两个数组的长度均为</w:t>
      </w:r>
      <m:oMath>
        <m:r>
          <w:rPr>
            <w:rFonts w:ascii="Cambria Math" w:hAnsi="Cambria Math" w:hint="eastAsia"/>
          </w:rPr>
          <m:t>k</m:t>
        </m:r>
      </m:oMath>
      <w:r w:rsidR="008D65FA">
        <w:rPr>
          <w:rFonts w:hint="eastAsia"/>
        </w:rPr>
        <w:t>（</w:t>
      </w:r>
      <m:oMath>
        <m:r>
          <w:rPr>
            <w:rFonts w:ascii="Cambria Math" w:hAnsi="Cambria Math" w:hint="eastAsia"/>
          </w:rPr>
          <m:t>N</m:t>
        </m:r>
        <m:r>
          <w:rPr>
            <w:rFonts w:ascii="Cambria Math" w:hAnsi="Cambria Math"/>
          </w:rPr>
          <m:t>, M</m:t>
        </m:r>
      </m:oMath>
      <w:r w:rsidR="008D65FA">
        <w:rPr>
          <w:rFonts w:hint="eastAsia"/>
        </w:rPr>
        <w:t>均远大于</w:t>
      </w:r>
      <m:oMath>
        <m:r>
          <w:rPr>
            <w:rFonts w:ascii="Cambria Math" w:hAnsi="Cambria Math" w:hint="eastAsia"/>
          </w:rPr>
          <m:t>k</m:t>
        </m:r>
      </m:oMath>
      <w:r w:rsidR="008549E4">
        <w:rPr>
          <w:rFonts w:hint="eastAsia"/>
        </w:rPr>
        <w:t>，且可以不相同</w:t>
      </w:r>
      <w:r w:rsidR="008D65FA">
        <w:rPr>
          <w:rFonts w:hint="eastAsia"/>
        </w:rPr>
        <w:t>）</w:t>
      </w:r>
      <w:r w:rsidR="00777076">
        <w:rPr>
          <w:rFonts w:hint="eastAsia"/>
        </w:rPr>
        <w:t>。因为程序实现时，可以对于数据流中元素的个数进行</w:t>
      </w:r>
      <w:r w:rsidR="008D65FA">
        <w:rPr>
          <w:rFonts w:hint="eastAsia"/>
        </w:rPr>
        <w:t>计数</w:t>
      </w:r>
      <w:r w:rsidR="00777076">
        <w:rPr>
          <w:rFonts w:hint="eastAsia"/>
        </w:rPr>
        <w:t>，所以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777076">
        <w:rPr>
          <w:rFonts w:hint="eastAsia"/>
        </w:rPr>
        <w:t>均为已知的。</w:t>
      </w:r>
    </w:p>
    <w:p w14:paraId="1FAC099E" w14:textId="0682109A" w:rsidR="008D65FA" w:rsidRDefault="00777076" w:rsidP="008D65FA">
      <w:pPr>
        <w:pStyle w:val="a0"/>
        <w:ind w:firstLine="480"/>
      </w:pPr>
      <w:r>
        <w:rPr>
          <w:rFonts w:hint="eastAsia"/>
        </w:rPr>
        <w:lastRenderedPageBreak/>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时，</w:t>
      </w:r>
      <w:r w:rsidR="00C67B8C">
        <w:rPr>
          <w:rFonts w:hint="eastAsia"/>
        </w:rPr>
        <w:t>为了</w:t>
      </w:r>
      <w:r w:rsidR="008D65FA">
        <w:rPr>
          <w:rFonts w:hint="eastAsia"/>
        </w:rPr>
        <w:t>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sidR="008D65FA">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8D65FA">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sidR="008D65FA">
        <w:rPr>
          <w:rFonts w:hint="eastAsia"/>
        </w:rPr>
        <w:t>，并使用</w:t>
      </w:r>
      <w:r w:rsidR="00DA0FEC">
        <w:rPr>
          <w:rFonts w:hint="eastAsia"/>
        </w:rPr>
        <w:t>朴素</w:t>
      </w:r>
      <w:r w:rsidR="008D65FA">
        <w:rPr>
          <w:rFonts w:hint="eastAsia"/>
        </w:rPr>
        <w:t>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hint="eastAsia"/>
              </w:rPr>
              <m:t>merge</m:t>
            </m:r>
          </m:sub>
        </m:sSub>
      </m:oMath>
      <w:r w:rsidR="008D65FA">
        <w:rPr>
          <w:rFonts w:hint="eastAsia"/>
        </w:rPr>
        <w:t>，</w:t>
      </w:r>
      <w:r w:rsidR="00C67B8C">
        <w:rPr>
          <w:rFonts w:hint="eastAsia"/>
        </w:rPr>
        <w:t>就</w:t>
      </w:r>
      <w:r w:rsidR="008D65FA">
        <w:rPr>
          <w:rFonts w:hint="eastAsia"/>
        </w:rPr>
        <w:t>需要在合并时，</w:t>
      </w:r>
      <w:r w:rsidR="004E278C">
        <w:rPr>
          <w:rFonts w:hint="eastAsia"/>
        </w:rPr>
        <w:t>以一定的权重从</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4E278C">
        <w:rPr>
          <w:rFonts w:hint="eastAsia"/>
        </w:rPr>
        <w:t>随机抽取元素</w:t>
      </w:r>
      <w:r w:rsidR="008D65FA">
        <w:rPr>
          <w:rFonts w:hint="eastAsia"/>
        </w:rPr>
        <w:t>。权重取决于其</w:t>
      </w:r>
      <w:r w:rsidR="00C67B8C">
        <w:rPr>
          <w:rFonts w:hint="eastAsia"/>
        </w:rPr>
        <w:t>所来自的数据流中元素的总数，即</w:t>
      </w:r>
      <m:oMath>
        <m:r>
          <w:rPr>
            <w:rFonts w:ascii="Cambria Math" w:hAnsi="Cambria Math" w:hint="eastAsia"/>
          </w:rPr>
          <m:t>N</m:t>
        </m:r>
      </m:oMath>
      <w:r w:rsidR="00C67B8C">
        <w:rPr>
          <w:rFonts w:hint="eastAsia"/>
        </w:rPr>
        <w:t>和</w:t>
      </w:r>
      <m:oMath>
        <m:r>
          <w:rPr>
            <w:rFonts w:ascii="Cambria Math" w:hAnsi="Cambria Math" w:hint="eastAsia"/>
          </w:rPr>
          <m:t>M</m:t>
        </m:r>
      </m:oMath>
      <w:r w:rsidR="00C67B8C">
        <w:rPr>
          <w:rFonts w:hint="eastAsia"/>
        </w:rPr>
        <w:t>。</w:t>
      </w:r>
    </w:p>
    <w:p w14:paraId="3A3866DA" w14:textId="26B23EAB" w:rsidR="006866DB" w:rsidRPr="00B27958" w:rsidRDefault="00C67B8C" w:rsidP="007520DC">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r>
        <w:rPr>
          <w:rFonts w:hint="eastAsia"/>
        </w:rPr>
        <w:t>个元素组成取样结果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w:t>
      </w:r>
      <w:r w:rsidR="002E0DCE">
        <w:rPr>
          <w:rFonts w:hint="eastAsia"/>
        </w:rPr>
        <w:t>概率</w:t>
      </w:r>
      <m:oMath>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M+N</m:t>
            </m:r>
          </m:den>
        </m:f>
      </m:oMath>
      <w:r>
        <w:rPr>
          <w:rFonts w:hint="eastAsia"/>
        </w:rPr>
        <w:t>，每次取元素时，随机生成一个取值范围在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m:t>
        </m:r>
        <m:r>
          <w:rPr>
            <w:rFonts w:ascii="Cambria Math" w:hAnsi="Cambria Math" w:hint="eastAsia"/>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中不</w:t>
      </w:r>
      <w:r w:rsidR="00CF753E">
        <w:rPr>
          <w:rFonts w:hint="eastAsia"/>
        </w:rPr>
        <w:t>放回地随机</w:t>
      </w:r>
      <w:r>
        <w:rPr>
          <w:rFonts w:hint="eastAsia"/>
        </w:rPr>
        <w:t>取出一个</w:t>
      </w:r>
      <w:r w:rsidR="00CF753E">
        <w:rPr>
          <w:rFonts w:hint="eastAsia"/>
        </w:rPr>
        <w:t>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CF753E">
        <w:rPr>
          <w:rFonts w:hint="eastAsia"/>
        </w:rPr>
        <w:t>，否则从</w:t>
      </w:r>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sidR="00CF753E">
        <w:rPr>
          <w:rFonts w:hint="eastAsia"/>
        </w:rPr>
        <w:t>中不放回地随机取出一个元素放入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A13D79">
        <w:rPr>
          <w:rFonts w:hint="eastAsia"/>
        </w:rPr>
        <w:t>，时间复杂度为</w:t>
      </w:r>
      <m:oMath>
        <m:r>
          <w:rPr>
            <w:rFonts w:ascii="Cambria Math" w:hAnsi="Cambria Math"/>
          </w:rPr>
          <m:t>O(k)</m:t>
        </m:r>
      </m:oMath>
      <w:r w:rsidR="00A13D79">
        <w:rPr>
          <w:rFonts w:hint="eastAsia"/>
        </w:rPr>
        <w:t>。</w:t>
      </w:r>
      <w:r w:rsidR="00B27958">
        <w:rPr>
          <w:rFonts w:hint="eastAsia"/>
        </w:rPr>
        <w:t>此外，对于取样结果</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B27958">
        <w:rPr>
          <w:rFonts w:hint="eastAsia"/>
        </w:rPr>
        <w:t>，数据流中的元素总数为</w:t>
      </w:r>
      <m:oMath>
        <m:r>
          <w:rPr>
            <w:rFonts w:ascii="Cambria Math" w:hAnsi="Cambria Math" w:hint="eastAsia"/>
          </w:rPr>
          <m:t>N+M</m:t>
        </m:r>
      </m:oMath>
      <w:r w:rsidR="00B27958">
        <w:rPr>
          <w:rFonts w:hint="eastAsia"/>
        </w:rPr>
        <w:t>。</w:t>
      </w:r>
    </w:p>
    <w:p w14:paraId="14259946" w14:textId="64A8860F" w:rsidR="00CF753E" w:rsidRDefault="00FE1F47" w:rsidP="006866DB">
      <w:pPr>
        <w:pStyle w:val="a0"/>
        <w:ind w:firstLine="480"/>
      </w:pPr>
      <w:r>
        <w:rPr>
          <w:rFonts w:hint="eastAsia"/>
        </w:rPr>
        <w:t>最终，可以从两个数据流的</w:t>
      </w:r>
      <m:oMath>
        <m:r>
          <w:rPr>
            <w:rFonts w:ascii="Cambria Math" w:hAnsi="Cambria Math"/>
          </w:rPr>
          <m:t>2</m:t>
        </m:r>
        <m:r>
          <w:rPr>
            <w:rFonts w:ascii="Cambria Math" w:hAnsi="Cambria Math" w:hint="eastAsia"/>
          </w:rPr>
          <m:t>k</m:t>
        </m:r>
      </m:oMath>
      <w:r>
        <w:rPr>
          <w:rFonts w:hint="eastAsia"/>
        </w:rPr>
        <w:t>个样本中抽出</w:t>
      </w:r>
      <w:r w:rsidR="006866DB">
        <w:rPr>
          <w:rFonts w:hint="eastAsia"/>
        </w:rPr>
        <w:t>的</w:t>
      </w:r>
      <m:oMath>
        <m:r>
          <w:rPr>
            <w:rFonts w:ascii="Cambria Math" w:hAnsi="Cambria Math"/>
          </w:rPr>
          <m:t>k</m:t>
        </m:r>
      </m:oMath>
      <w:r w:rsidR="006866DB">
        <w:rPr>
          <w:rFonts w:hint="eastAsia"/>
        </w:rPr>
        <w:t>个样本，且时间复杂度为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sidR="006866DB">
        <w:rPr>
          <w:rFonts w:hint="eastAsia"/>
        </w:rPr>
        <w:t>，空间复杂度仅为</w:t>
      </w:r>
      <m:oMath>
        <m:r>
          <w:rPr>
            <w:rFonts w:ascii="Cambria Math" w:hAnsi="Cambria Math"/>
          </w:rPr>
          <m:t>O(k)</m:t>
        </m:r>
      </m:oMath>
      <w:r w:rsidR="006866DB">
        <w:rPr>
          <w:rFonts w:hint="eastAsia"/>
        </w:rPr>
        <w:t>。</w:t>
      </w:r>
      <w:sdt>
        <w:sdtPr>
          <w:rPr>
            <w:rFonts w:hint="eastAsia"/>
          </w:rPr>
          <w:id w:val="-1273466715"/>
          <w:citation/>
        </w:sdtPr>
        <w:sdtContent>
          <w:r w:rsidR="006866DB">
            <w:fldChar w:fldCharType="begin"/>
          </w:r>
          <w:r w:rsidR="006866DB">
            <w:instrText xml:space="preserve"> </w:instrText>
          </w:r>
          <w:r w:rsidR="006866DB">
            <w:rPr>
              <w:rFonts w:hint="eastAsia"/>
            </w:rPr>
            <w:instrText>CITATION Dis14 \l 2052</w:instrText>
          </w:r>
          <w:r w:rsidR="006866DB">
            <w:instrText xml:space="preserve"> </w:instrText>
          </w:r>
          <w:r w:rsidR="006866DB">
            <w:fldChar w:fldCharType="separate"/>
          </w:r>
          <w:r w:rsidR="00272969">
            <w:rPr>
              <w:rFonts w:hint="eastAsia"/>
              <w:noProof/>
            </w:rPr>
            <w:t xml:space="preserve"> </w:t>
          </w:r>
          <w:r w:rsidR="00272969" w:rsidRPr="00272969">
            <w:rPr>
              <w:noProof/>
            </w:rPr>
            <w:t>[12]</w:t>
          </w:r>
          <w:r w:rsidR="006866DB">
            <w:fldChar w:fldCharType="end"/>
          </w:r>
        </w:sdtContent>
      </w:sdt>
    </w:p>
    <w:p w14:paraId="7537944B" w14:textId="753ACA2C" w:rsidR="00CF753E" w:rsidRDefault="005064E1" w:rsidP="00CF753E">
      <w:pPr>
        <w:pStyle w:val="a0"/>
        <w:ind w:firstLine="480"/>
      </w:pPr>
      <w:r>
        <w:rPr>
          <w:rFonts w:hint="eastAsia"/>
        </w:rPr>
        <w:t>合并两个取样结果的算法如下所示</w:t>
      </w:r>
      <w:r w:rsidR="00CF753E">
        <w:rPr>
          <w:rFonts w:hint="eastAsia"/>
        </w:rPr>
        <w:t>：</w:t>
      </w:r>
    </w:p>
    <w:p w14:paraId="52C2538B" w14:textId="6DC493D0" w:rsidR="00E63839" w:rsidRDefault="00E63839" w:rsidP="00E63839">
      <w:pPr>
        <w:pStyle w:val="ac"/>
        <w:keepNext/>
      </w:pPr>
      <w:r>
        <w:t xml:space="preserve">Algorithm </w:t>
      </w:r>
      <w:fldSimple w:instr=" STYLEREF 1 \s ">
        <w:r w:rsidR="00ED70A9">
          <w:rPr>
            <w:noProof/>
          </w:rPr>
          <w:t>3</w:t>
        </w:r>
      </w:fldSimple>
      <w:r w:rsidR="0050273E">
        <w:noBreakHyphen/>
      </w:r>
      <w:fldSimple w:instr=" SEQ Algorithm \* ARABIC \s 1 ">
        <w:r w:rsidR="00ED70A9">
          <w:rPr>
            <w:noProof/>
          </w:rPr>
          <w:t>2</w:t>
        </w:r>
      </w:fldSimple>
      <w:r>
        <w:t xml:space="preserve"> </w:t>
      </w:r>
      <w:r>
        <w:rPr>
          <w:rFonts w:hint="eastAsia"/>
        </w:rPr>
        <w:t>合并取样结果的算法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E63839" w14:paraId="4FEA98A8" w14:textId="77777777" w:rsidTr="001C6ED2">
        <w:tc>
          <w:tcPr>
            <w:tcW w:w="8296" w:type="dxa"/>
            <w:gridSpan w:val="2"/>
            <w:tcBorders>
              <w:top w:val="single" w:sz="12" w:space="0" w:color="auto"/>
              <w:left w:val="nil"/>
              <w:bottom w:val="single" w:sz="4" w:space="0" w:color="auto"/>
              <w:right w:val="nil"/>
            </w:tcBorders>
          </w:tcPr>
          <w:p w14:paraId="44B0DBBC" w14:textId="0E402FBD" w:rsidR="00E63839" w:rsidRDefault="00E63839">
            <w:pPr>
              <w:pStyle w:val="a0"/>
              <w:ind w:firstLineChars="0" w:firstLine="0"/>
            </w:pPr>
            <w:r>
              <w:rPr>
                <w:rFonts w:hint="eastAsia"/>
              </w:rPr>
              <w:t>A</w:t>
            </w:r>
            <w:r>
              <w:t xml:space="preserve">lgorithm </w:t>
            </w:r>
            <w:r>
              <w:rPr>
                <w:rFonts w:hint="eastAsia"/>
              </w:rPr>
              <w:t>合并取样结果的算法</w:t>
            </w:r>
          </w:p>
        </w:tc>
      </w:tr>
      <w:tr w:rsidR="00E63839" w14:paraId="552136D0" w14:textId="77777777" w:rsidTr="001C6ED2">
        <w:trPr>
          <w:trHeight w:val="61"/>
        </w:trPr>
        <w:tc>
          <w:tcPr>
            <w:tcW w:w="426" w:type="dxa"/>
            <w:tcBorders>
              <w:top w:val="single" w:sz="12" w:space="0" w:color="auto"/>
              <w:left w:val="nil"/>
              <w:bottom w:val="nil"/>
              <w:right w:val="nil"/>
            </w:tcBorders>
          </w:tcPr>
          <w:p w14:paraId="75EF4B4E" w14:textId="77777777" w:rsidR="00E63839" w:rsidRDefault="00E63839" w:rsidP="00E63839">
            <w:pPr>
              <w:pStyle w:val="a0"/>
              <w:numPr>
                <w:ilvl w:val="0"/>
                <w:numId w:val="25"/>
              </w:numPr>
              <w:ind w:firstLineChars="0"/>
            </w:pPr>
          </w:p>
        </w:tc>
        <w:tc>
          <w:tcPr>
            <w:tcW w:w="7870" w:type="dxa"/>
            <w:tcBorders>
              <w:top w:val="single" w:sz="12" w:space="0" w:color="auto"/>
              <w:left w:val="nil"/>
              <w:bottom w:val="nil"/>
              <w:right w:val="nil"/>
            </w:tcBorders>
          </w:tcPr>
          <w:p w14:paraId="7828ED36" w14:textId="17DF845E" w:rsidR="00E63839" w:rsidRDefault="00E63839">
            <w:pPr>
              <w:pStyle w:val="a0"/>
              <w:ind w:firstLineChars="0" w:firstLine="0"/>
            </w:pPr>
            <w:r>
              <w:rPr>
                <w:rFonts w:hint="eastAsia"/>
              </w:rPr>
              <w:t>s</w:t>
            </w:r>
            <w:r>
              <w:t xml:space="preserve">truct </w:t>
            </w:r>
            <w:proofErr w:type="gramStart"/>
            <w:r>
              <w:t>SampleResult{</w:t>
            </w:r>
            <w:proofErr w:type="gramEnd"/>
          </w:p>
        </w:tc>
      </w:tr>
      <w:tr w:rsidR="00E63839" w14:paraId="792CB9F6" w14:textId="77777777" w:rsidTr="00E63839">
        <w:trPr>
          <w:trHeight w:val="54"/>
        </w:trPr>
        <w:tc>
          <w:tcPr>
            <w:tcW w:w="426" w:type="dxa"/>
          </w:tcPr>
          <w:p w14:paraId="7640AFB0" w14:textId="77777777" w:rsidR="00E63839" w:rsidRDefault="00E63839" w:rsidP="00E63839">
            <w:pPr>
              <w:pStyle w:val="a0"/>
              <w:numPr>
                <w:ilvl w:val="0"/>
                <w:numId w:val="25"/>
              </w:numPr>
              <w:ind w:firstLineChars="0"/>
            </w:pPr>
          </w:p>
        </w:tc>
        <w:tc>
          <w:tcPr>
            <w:tcW w:w="7870" w:type="dxa"/>
          </w:tcPr>
          <w:p w14:paraId="2AA0E2E2" w14:textId="703BE318" w:rsidR="00E63839" w:rsidRDefault="00E63839">
            <w:pPr>
              <w:pStyle w:val="a0"/>
              <w:ind w:firstLineChars="0" w:firstLine="0"/>
            </w:pPr>
            <w:r>
              <w:rPr>
                <w:rFonts w:hint="eastAsia"/>
              </w:rPr>
              <w:t xml:space="preserve"> </w:t>
            </w:r>
            <w:r>
              <w:t xml:space="preserve">   Array[k] samples;</w:t>
            </w:r>
          </w:p>
        </w:tc>
      </w:tr>
      <w:tr w:rsidR="00E63839" w14:paraId="6E561C29" w14:textId="77777777" w:rsidTr="00E63839">
        <w:trPr>
          <w:trHeight w:val="54"/>
        </w:trPr>
        <w:tc>
          <w:tcPr>
            <w:tcW w:w="426" w:type="dxa"/>
          </w:tcPr>
          <w:p w14:paraId="43E7059B" w14:textId="77777777" w:rsidR="00E63839" w:rsidRDefault="00E63839" w:rsidP="00E63839">
            <w:pPr>
              <w:pStyle w:val="a0"/>
              <w:numPr>
                <w:ilvl w:val="0"/>
                <w:numId w:val="25"/>
              </w:numPr>
              <w:ind w:firstLineChars="0"/>
            </w:pPr>
          </w:p>
        </w:tc>
        <w:tc>
          <w:tcPr>
            <w:tcW w:w="7870" w:type="dxa"/>
          </w:tcPr>
          <w:p w14:paraId="10CEF33D" w14:textId="455AB509" w:rsidR="00E63839" w:rsidRDefault="00E63839">
            <w:pPr>
              <w:pStyle w:val="a0"/>
              <w:ind w:firstLineChars="0" w:firstLine="0"/>
            </w:pPr>
            <w:r>
              <w:rPr>
                <w:rFonts w:hint="eastAsia"/>
              </w:rPr>
              <w:t xml:space="preserve"> </w:t>
            </w:r>
            <w:r>
              <w:t xml:space="preserve">   int total;</w:t>
            </w:r>
          </w:p>
        </w:tc>
      </w:tr>
      <w:tr w:rsidR="00E63839" w14:paraId="3D50B60A" w14:textId="77777777" w:rsidTr="00E63839">
        <w:trPr>
          <w:trHeight w:val="54"/>
        </w:trPr>
        <w:tc>
          <w:tcPr>
            <w:tcW w:w="426" w:type="dxa"/>
          </w:tcPr>
          <w:p w14:paraId="78834927" w14:textId="77777777" w:rsidR="00E63839" w:rsidRDefault="00E63839" w:rsidP="00E63839">
            <w:pPr>
              <w:pStyle w:val="a0"/>
              <w:numPr>
                <w:ilvl w:val="0"/>
                <w:numId w:val="25"/>
              </w:numPr>
              <w:ind w:firstLineChars="0"/>
            </w:pPr>
          </w:p>
        </w:tc>
        <w:tc>
          <w:tcPr>
            <w:tcW w:w="7870" w:type="dxa"/>
          </w:tcPr>
          <w:p w14:paraId="5F9A4B89" w14:textId="43DFF562" w:rsidR="00E63839" w:rsidRDefault="00E63839">
            <w:pPr>
              <w:pStyle w:val="a0"/>
              <w:ind w:firstLineChars="0" w:firstLine="0"/>
            </w:pPr>
            <w:r>
              <w:rPr>
                <w:rFonts w:hint="eastAsia"/>
              </w:rPr>
              <w:t>}</w:t>
            </w:r>
          </w:p>
        </w:tc>
      </w:tr>
      <w:tr w:rsidR="00E63839" w14:paraId="660FD8A3" w14:textId="77777777" w:rsidTr="00E63839">
        <w:trPr>
          <w:trHeight w:val="54"/>
        </w:trPr>
        <w:tc>
          <w:tcPr>
            <w:tcW w:w="426" w:type="dxa"/>
          </w:tcPr>
          <w:p w14:paraId="5C646D5B" w14:textId="77777777" w:rsidR="00E63839" w:rsidRDefault="00E63839" w:rsidP="00E63839">
            <w:pPr>
              <w:pStyle w:val="a0"/>
              <w:numPr>
                <w:ilvl w:val="0"/>
                <w:numId w:val="25"/>
              </w:numPr>
              <w:ind w:firstLineChars="0"/>
            </w:pPr>
          </w:p>
        </w:tc>
        <w:tc>
          <w:tcPr>
            <w:tcW w:w="7870" w:type="dxa"/>
          </w:tcPr>
          <w:p w14:paraId="13C42017" w14:textId="6B8513C0" w:rsidR="00E63839" w:rsidRDefault="00E63839">
            <w:pPr>
              <w:pStyle w:val="a0"/>
              <w:ind w:firstLineChars="0" w:firstLine="0"/>
            </w:pPr>
            <w:r>
              <w:t>function merge (SampleResult N, SampleResult M) {</w:t>
            </w:r>
          </w:p>
        </w:tc>
      </w:tr>
      <w:tr w:rsidR="00E63839" w14:paraId="6D6C23A7" w14:textId="77777777" w:rsidTr="00E63839">
        <w:trPr>
          <w:trHeight w:val="54"/>
        </w:trPr>
        <w:tc>
          <w:tcPr>
            <w:tcW w:w="426" w:type="dxa"/>
          </w:tcPr>
          <w:p w14:paraId="08F6CD98" w14:textId="77777777" w:rsidR="00E63839" w:rsidRDefault="00E63839" w:rsidP="00E63839">
            <w:pPr>
              <w:pStyle w:val="a0"/>
              <w:numPr>
                <w:ilvl w:val="0"/>
                <w:numId w:val="25"/>
              </w:numPr>
              <w:ind w:firstLineChars="0"/>
            </w:pPr>
          </w:p>
        </w:tc>
        <w:tc>
          <w:tcPr>
            <w:tcW w:w="7870" w:type="dxa"/>
          </w:tcPr>
          <w:p w14:paraId="7F39F4AA" w14:textId="5F13F247" w:rsidR="00E63839" w:rsidRDefault="00E63839">
            <w:pPr>
              <w:pStyle w:val="a0"/>
              <w:ind w:firstLineChars="0" w:firstLine="0"/>
            </w:pPr>
            <w:r>
              <w:rPr>
                <w:rFonts w:hint="eastAsia"/>
              </w:rPr>
              <w:t xml:space="preserve"> </w:t>
            </w:r>
            <w:r>
              <w:t xml:space="preserve">   SampleResult </w:t>
            </w:r>
            <w:r w:rsidR="009256BF">
              <w:t>ret</w:t>
            </w:r>
            <w:r>
              <w:t>;</w:t>
            </w:r>
          </w:p>
        </w:tc>
      </w:tr>
      <w:tr w:rsidR="00E63839" w14:paraId="13651A94" w14:textId="77777777" w:rsidTr="00E63839">
        <w:trPr>
          <w:trHeight w:val="54"/>
        </w:trPr>
        <w:tc>
          <w:tcPr>
            <w:tcW w:w="426" w:type="dxa"/>
          </w:tcPr>
          <w:p w14:paraId="68A0AE48" w14:textId="77777777" w:rsidR="00E63839" w:rsidRDefault="00E63839" w:rsidP="00E63839">
            <w:pPr>
              <w:pStyle w:val="a0"/>
              <w:numPr>
                <w:ilvl w:val="0"/>
                <w:numId w:val="25"/>
              </w:numPr>
              <w:ind w:firstLineChars="0"/>
            </w:pPr>
          </w:p>
        </w:tc>
        <w:tc>
          <w:tcPr>
            <w:tcW w:w="7870" w:type="dxa"/>
          </w:tcPr>
          <w:p w14:paraId="774B00A8" w14:textId="5154067E" w:rsidR="00E63839" w:rsidRDefault="00E63839">
            <w:pPr>
              <w:pStyle w:val="a0"/>
              <w:ind w:firstLineChars="0" w:firstLine="0"/>
            </w:pPr>
            <w:r>
              <w:rPr>
                <w:rFonts w:hint="eastAsia"/>
              </w:rPr>
              <w:t xml:space="preserve"> </w:t>
            </w:r>
            <w:r>
              <w:t xml:space="preserve">   float P = </w:t>
            </w:r>
            <w:proofErr w:type="spellStart"/>
            <w:proofErr w:type="gramStart"/>
            <w:r>
              <w:t>N.total</w:t>
            </w:r>
            <w:proofErr w:type="spellEnd"/>
            <w:proofErr w:type="gramEnd"/>
            <w:r>
              <w:t xml:space="preserve"> / (</w:t>
            </w:r>
            <w:proofErr w:type="spellStart"/>
            <w:r>
              <w:t>M.total</w:t>
            </w:r>
            <w:proofErr w:type="spellEnd"/>
            <w:r>
              <w:t xml:space="preserve"> + </w:t>
            </w:r>
            <w:proofErr w:type="spellStart"/>
            <w:r>
              <w:t>N.total</w:t>
            </w:r>
            <w:proofErr w:type="spellEnd"/>
            <w:r>
              <w:t>);</w:t>
            </w:r>
          </w:p>
        </w:tc>
      </w:tr>
      <w:tr w:rsidR="00E63839" w14:paraId="0244CF12" w14:textId="77777777" w:rsidTr="00E63839">
        <w:trPr>
          <w:trHeight w:val="54"/>
        </w:trPr>
        <w:tc>
          <w:tcPr>
            <w:tcW w:w="426" w:type="dxa"/>
          </w:tcPr>
          <w:p w14:paraId="28B968D3" w14:textId="77777777" w:rsidR="00E63839" w:rsidRDefault="00E63839" w:rsidP="00E63839">
            <w:pPr>
              <w:pStyle w:val="a0"/>
              <w:numPr>
                <w:ilvl w:val="0"/>
                <w:numId w:val="25"/>
              </w:numPr>
              <w:ind w:firstLineChars="0"/>
            </w:pPr>
          </w:p>
        </w:tc>
        <w:tc>
          <w:tcPr>
            <w:tcW w:w="7870" w:type="dxa"/>
          </w:tcPr>
          <w:p w14:paraId="6BF71DF2" w14:textId="5B882193" w:rsidR="00E63839" w:rsidRDefault="00E63839">
            <w:pPr>
              <w:pStyle w:val="a0"/>
              <w:ind w:firstLineChars="0" w:firstLine="0"/>
            </w:pPr>
            <w:r>
              <w:rPr>
                <w:rFonts w:hint="eastAsia"/>
              </w:rPr>
              <w:t xml:space="preserve"> </w:t>
            </w:r>
            <w:r>
              <w:t xml:space="preserve">   for (int </w:t>
            </w:r>
            <w:proofErr w:type="spellStart"/>
            <w:r>
              <w:t>i</w:t>
            </w:r>
            <w:proofErr w:type="spellEnd"/>
            <w:r>
              <w:t xml:space="preserve"> = 0; </w:t>
            </w:r>
            <w:proofErr w:type="spellStart"/>
            <w:r>
              <w:t>i</w:t>
            </w:r>
            <w:proofErr w:type="spellEnd"/>
            <w:r>
              <w:t xml:space="preserve"> &lt; k; </w:t>
            </w:r>
            <w:proofErr w:type="spellStart"/>
            <w:r>
              <w:t>i</w:t>
            </w:r>
            <w:proofErr w:type="spellEnd"/>
            <w:r>
              <w:t>++) {</w:t>
            </w:r>
          </w:p>
        </w:tc>
      </w:tr>
      <w:tr w:rsidR="00E63839" w14:paraId="5D85535A" w14:textId="77777777" w:rsidTr="00E63839">
        <w:trPr>
          <w:trHeight w:val="54"/>
        </w:trPr>
        <w:tc>
          <w:tcPr>
            <w:tcW w:w="426" w:type="dxa"/>
          </w:tcPr>
          <w:p w14:paraId="24C88649" w14:textId="77777777" w:rsidR="00E63839" w:rsidRDefault="00E63839" w:rsidP="00E63839">
            <w:pPr>
              <w:pStyle w:val="a0"/>
              <w:numPr>
                <w:ilvl w:val="0"/>
                <w:numId w:val="25"/>
              </w:numPr>
              <w:ind w:firstLineChars="0"/>
            </w:pPr>
          </w:p>
        </w:tc>
        <w:tc>
          <w:tcPr>
            <w:tcW w:w="7870" w:type="dxa"/>
          </w:tcPr>
          <w:p w14:paraId="3BD46076" w14:textId="2AB58439" w:rsidR="00E63839" w:rsidRDefault="00E63839">
            <w:pPr>
              <w:pStyle w:val="a0"/>
              <w:ind w:firstLineChars="0" w:firstLine="0"/>
            </w:pPr>
            <w:r>
              <w:rPr>
                <w:rFonts w:hint="eastAsia"/>
              </w:rPr>
              <w:t xml:space="preserve"> </w:t>
            </w:r>
            <w:r>
              <w:t xml:space="preserve">       coin = generate a random float in [0, 1];</w:t>
            </w:r>
          </w:p>
        </w:tc>
      </w:tr>
      <w:tr w:rsidR="00E63839" w14:paraId="24C900D2" w14:textId="77777777" w:rsidTr="00E63839">
        <w:trPr>
          <w:trHeight w:val="54"/>
        </w:trPr>
        <w:tc>
          <w:tcPr>
            <w:tcW w:w="426" w:type="dxa"/>
          </w:tcPr>
          <w:p w14:paraId="6449C6C2" w14:textId="77777777" w:rsidR="00E63839" w:rsidRDefault="00E63839" w:rsidP="00E63839">
            <w:pPr>
              <w:pStyle w:val="a0"/>
              <w:numPr>
                <w:ilvl w:val="0"/>
                <w:numId w:val="25"/>
              </w:numPr>
              <w:ind w:firstLineChars="0"/>
            </w:pPr>
          </w:p>
        </w:tc>
        <w:tc>
          <w:tcPr>
            <w:tcW w:w="7870" w:type="dxa"/>
          </w:tcPr>
          <w:p w14:paraId="7D5AF07E" w14:textId="599E806A" w:rsidR="00E63839" w:rsidRDefault="00E63839" w:rsidP="00E63839">
            <w:pPr>
              <w:pStyle w:val="a0"/>
              <w:ind w:firstLineChars="0" w:firstLine="0"/>
            </w:pPr>
            <w:r>
              <w:rPr>
                <w:rFonts w:hint="eastAsia"/>
              </w:rPr>
              <w:t xml:space="preserve"> </w:t>
            </w:r>
            <w:r>
              <w:t xml:space="preserve">       if (coin &gt;= P)</w:t>
            </w:r>
          </w:p>
        </w:tc>
      </w:tr>
      <w:tr w:rsidR="00E63839" w14:paraId="1069069E" w14:textId="77777777" w:rsidTr="00E63839">
        <w:trPr>
          <w:trHeight w:val="54"/>
        </w:trPr>
        <w:tc>
          <w:tcPr>
            <w:tcW w:w="426" w:type="dxa"/>
          </w:tcPr>
          <w:p w14:paraId="167CFAD5" w14:textId="77777777" w:rsidR="00E63839" w:rsidRDefault="00E63839" w:rsidP="00E63839">
            <w:pPr>
              <w:pStyle w:val="a0"/>
              <w:numPr>
                <w:ilvl w:val="0"/>
                <w:numId w:val="25"/>
              </w:numPr>
              <w:ind w:firstLineChars="0"/>
            </w:pPr>
          </w:p>
        </w:tc>
        <w:tc>
          <w:tcPr>
            <w:tcW w:w="7870" w:type="dxa"/>
          </w:tcPr>
          <w:p w14:paraId="53AF8AB4" w14:textId="446D3F63" w:rsidR="00E63839" w:rsidRDefault="00E63839" w:rsidP="00E63839">
            <w:pPr>
              <w:pStyle w:val="a0"/>
              <w:ind w:firstLineChars="0" w:firstLine="0"/>
            </w:pPr>
            <w:r>
              <w:rPr>
                <w:rFonts w:hint="eastAsia"/>
              </w:rPr>
              <w:t xml:space="preserve"> </w:t>
            </w:r>
            <w:r>
              <w:t xml:space="preserve">           randomly move an item from </w:t>
            </w:r>
            <w:proofErr w:type="spellStart"/>
            <w:proofErr w:type="gramStart"/>
            <w:r>
              <w:t>N.samples</w:t>
            </w:r>
            <w:proofErr w:type="spellEnd"/>
            <w:proofErr w:type="gramEnd"/>
            <w:r>
              <w:t xml:space="preserve"> to </w:t>
            </w:r>
            <w:proofErr w:type="spellStart"/>
            <w:r w:rsidR="009256BF">
              <w:t>ret</w:t>
            </w:r>
            <w:r>
              <w:t>.samples</w:t>
            </w:r>
            <w:proofErr w:type="spellEnd"/>
            <w:r>
              <w:t>;</w:t>
            </w:r>
          </w:p>
        </w:tc>
      </w:tr>
      <w:tr w:rsidR="00E63839" w14:paraId="6864F2EB" w14:textId="77777777" w:rsidTr="00E63839">
        <w:trPr>
          <w:trHeight w:val="54"/>
        </w:trPr>
        <w:tc>
          <w:tcPr>
            <w:tcW w:w="426" w:type="dxa"/>
          </w:tcPr>
          <w:p w14:paraId="0899CCCC" w14:textId="77777777" w:rsidR="00E63839" w:rsidRDefault="00E63839" w:rsidP="00E63839">
            <w:pPr>
              <w:pStyle w:val="a0"/>
              <w:numPr>
                <w:ilvl w:val="0"/>
                <w:numId w:val="25"/>
              </w:numPr>
              <w:ind w:firstLineChars="0"/>
            </w:pPr>
          </w:p>
        </w:tc>
        <w:tc>
          <w:tcPr>
            <w:tcW w:w="7870" w:type="dxa"/>
          </w:tcPr>
          <w:p w14:paraId="0F526E7A" w14:textId="7B3E0375" w:rsidR="00E63839" w:rsidRDefault="00E63839" w:rsidP="00E63839">
            <w:pPr>
              <w:pStyle w:val="a0"/>
              <w:ind w:firstLineChars="0" w:firstLine="0"/>
            </w:pPr>
            <w:r>
              <w:rPr>
                <w:rFonts w:hint="eastAsia"/>
              </w:rPr>
              <w:t xml:space="preserve"> </w:t>
            </w:r>
            <w:r>
              <w:t xml:space="preserve">       else</w:t>
            </w:r>
          </w:p>
        </w:tc>
      </w:tr>
      <w:tr w:rsidR="00E63839" w14:paraId="6321D42D" w14:textId="77777777" w:rsidTr="00E63839">
        <w:trPr>
          <w:trHeight w:val="54"/>
        </w:trPr>
        <w:tc>
          <w:tcPr>
            <w:tcW w:w="426" w:type="dxa"/>
          </w:tcPr>
          <w:p w14:paraId="40AF54A2" w14:textId="77777777" w:rsidR="00E63839" w:rsidRDefault="00E63839" w:rsidP="00E63839">
            <w:pPr>
              <w:pStyle w:val="a0"/>
              <w:numPr>
                <w:ilvl w:val="0"/>
                <w:numId w:val="25"/>
              </w:numPr>
              <w:ind w:firstLineChars="0"/>
            </w:pPr>
          </w:p>
        </w:tc>
        <w:tc>
          <w:tcPr>
            <w:tcW w:w="7870" w:type="dxa"/>
          </w:tcPr>
          <w:p w14:paraId="214EB27B" w14:textId="289561AC" w:rsidR="00E63839" w:rsidRDefault="00E63839" w:rsidP="00E63839">
            <w:pPr>
              <w:pStyle w:val="a0"/>
              <w:ind w:firstLineChars="0" w:firstLine="0"/>
            </w:pPr>
            <w:r>
              <w:rPr>
                <w:rFonts w:hint="eastAsia"/>
              </w:rPr>
              <w:t xml:space="preserve"> </w:t>
            </w:r>
            <w:r>
              <w:t xml:space="preserve">           randomly move an item from </w:t>
            </w:r>
            <w:proofErr w:type="spellStart"/>
            <w:proofErr w:type="gramStart"/>
            <w:r>
              <w:t>M.samples</w:t>
            </w:r>
            <w:proofErr w:type="spellEnd"/>
            <w:proofErr w:type="gramEnd"/>
            <w:r>
              <w:t xml:space="preserve"> to </w:t>
            </w:r>
            <w:proofErr w:type="spellStart"/>
            <w:r w:rsidR="009256BF">
              <w:t>ret</w:t>
            </w:r>
            <w:r>
              <w:t>.samples</w:t>
            </w:r>
            <w:proofErr w:type="spellEnd"/>
            <w:r>
              <w:t>;</w:t>
            </w:r>
          </w:p>
        </w:tc>
      </w:tr>
      <w:tr w:rsidR="00E63839" w14:paraId="653009F3" w14:textId="77777777" w:rsidTr="00E63839">
        <w:trPr>
          <w:trHeight w:val="54"/>
        </w:trPr>
        <w:tc>
          <w:tcPr>
            <w:tcW w:w="426" w:type="dxa"/>
          </w:tcPr>
          <w:p w14:paraId="4006C619" w14:textId="77777777" w:rsidR="00E63839" w:rsidRDefault="00E63839" w:rsidP="00E63839">
            <w:pPr>
              <w:pStyle w:val="a0"/>
              <w:numPr>
                <w:ilvl w:val="0"/>
                <w:numId w:val="25"/>
              </w:numPr>
              <w:ind w:firstLineChars="0"/>
            </w:pPr>
          </w:p>
        </w:tc>
        <w:tc>
          <w:tcPr>
            <w:tcW w:w="7870" w:type="dxa"/>
          </w:tcPr>
          <w:p w14:paraId="5EEA7FA7" w14:textId="00ABA692" w:rsidR="00E63839" w:rsidRDefault="00E63839" w:rsidP="00E63839">
            <w:pPr>
              <w:pStyle w:val="a0"/>
              <w:ind w:firstLineChars="0" w:firstLine="0"/>
            </w:pPr>
            <w:r>
              <w:rPr>
                <w:rFonts w:hint="eastAsia"/>
              </w:rPr>
              <w:t xml:space="preserve"> </w:t>
            </w:r>
            <w:r>
              <w:t xml:space="preserve">   }</w:t>
            </w:r>
          </w:p>
        </w:tc>
      </w:tr>
      <w:tr w:rsidR="00E63839" w14:paraId="50894056" w14:textId="77777777" w:rsidTr="00E63839">
        <w:trPr>
          <w:trHeight w:val="54"/>
        </w:trPr>
        <w:tc>
          <w:tcPr>
            <w:tcW w:w="426" w:type="dxa"/>
          </w:tcPr>
          <w:p w14:paraId="0C7EE628" w14:textId="77777777" w:rsidR="00E63839" w:rsidRDefault="00E63839" w:rsidP="00E63839">
            <w:pPr>
              <w:pStyle w:val="a0"/>
              <w:numPr>
                <w:ilvl w:val="0"/>
                <w:numId w:val="25"/>
              </w:numPr>
              <w:ind w:firstLineChars="0"/>
            </w:pPr>
          </w:p>
        </w:tc>
        <w:tc>
          <w:tcPr>
            <w:tcW w:w="7870" w:type="dxa"/>
          </w:tcPr>
          <w:p w14:paraId="7B503EE1" w14:textId="6AB94261" w:rsidR="00E63839" w:rsidRDefault="00E63839" w:rsidP="00E63839">
            <w:pPr>
              <w:pStyle w:val="a0"/>
              <w:ind w:firstLineChars="0" w:firstLine="0"/>
            </w:pPr>
            <w:r>
              <w:rPr>
                <w:rFonts w:hint="eastAsia"/>
              </w:rPr>
              <w:t xml:space="preserve"> </w:t>
            </w:r>
            <w:r>
              <w:t xml:space="preserve">  </w:t>
            </w:r>
            <w:r w:rsidR="009256BF">
              <w:t xml:space="preserve"> </w:t>
            </w:r>
            <w:proofErr w:type="spellStart"/>
            <w:proofErr w:type="gramStart"/>
            <w:r w:rsidR="009256BF">
              <w:t>ret</w:t>
            </w:r>
            <w:r>
              <w:t>.total</w:t>
            </w:r>
            <w:proofErr w:type="spellEnd"/>
            <w:proofErr w:type="gramEnd"/>
            <w:r>
              <w:t xml:space="preserve"> = </w:t>
            </w:r>
            <w:proofErr w:type="spellStart"/>
            <w:r>
              <w:t>N.total</w:t>
            </w:r>
            <w:proofErr w:type="spellEnd"/>
            <w:r>
              <w:t xml:space="preserve"> + </w:t>
            </w:r>
            <w:proofErr w:type="spellStart"/>
            <w:r>
              <w:t>M.total</w:t>
            </w:r>
            <w:proofErr w:type="spellEnd"/>
            <w:r>
              <w:t>;</w:t>
            </w:r>
          </w:p>
        </w:tc>
      </w:tr>
      <w:tr w:rsidR="00E63839" w14:paraId="2F979121" w14:textId="77777777" w:rsidTr="00E63839">
        <w:trPr>
          <w:trHeight w:val="54"/>
        </w:trPr>
        <w:tc>
          <w:tcPr>
            <w:tcW w:w="426" w:type="dxa"/>
          </w:tcPr>
          <w:p w14:paraId="4F882AF6" w14:textId="77777777" w:rsidR="00E63839" w:rsidRDefault="00E63839" w:rsidP="00E63839">
            <w:pPr>
              <w:pStyle w:val="a0"/>
              <w:numPr>
                <w:ilvl w:val="0"/>
                <w:numId w:val="25"/>
              </w:numPr>
              <w:ind w:firstLineChars="0"/>
            </w:pPr>
          </w:p>
        </w:tc>
        <w:tc>
          <w:tcPr>
            <w:tcW w:w="7870" w:type="dxa"/>
          </w:tcPr>
          <w:p w14:paraId="35E50FB0" w14:textId="4AD5D4AA" w:rsidR="00E63839" w:rsidRDefault="00E63839" w:rsidP="00E63839">
            <w:pPr>
              <w:pStyle w:val="a0"/>
              <w:ind w:firstLineChars="0" w:firstLine="0"/>
            </w:pPr>
            <w:r>
              <w:rPr>
                <w:rFonts w:hint="eastAsia"/>
              </w:rPr>
              <w:t xml:space="preserve"> </w:t>
            </w:r>
            <w:r>
              <w:t xml:space="preserve">   return </w:t>
            </w:r>
            <w:r w:rsidR="009256BF">
              <w:t>ret</w:t>
            </w:r>
            <w:r>
              <w:t>;</w:t>
            </w:r>
          </w:p>
        </w:tc>
      </w:tr>
      <w:tr w:rsidR="00E63839" w14:paraId="315ECC3F" w14:textId="77777777" w:rsidTr="00FD0086">
        <w:trPr>
          <w:trHeight w:val="54"/>
        </w:trPr>
        <w:tc>
          <w:tcPr>
            <w:tcW w:w="426" w:type="dxa"/>
            <w:tcBorders>
              <w:bottom w:val="single" w:sz="12" w:space="0" w:color="auto"/>
            </w:tcBorders>
          </w:tcPr>
          <w:p w14:paraId="6F137784" w14:textId="77777777" w:rsidR="00E63839" w:rsidRDefault="00E63839" w:rsidP="00E63839">
            <w:pPr>
              <w:pStyle w:val="a0"/>
              <w:numPr>
                <w:ilvl w:val="0"/>
                <w:numId w:val="25"/>
              </w:numPr>
              <w:ind w:firstLineChars="0"/>
            </w:pPr>
          </w:p>
        </w:tc>
        <w:tc>
          <w:tcPr>
            <w:tcW w:w="7870" w:type="dxa"/>
            <w:tcBorders>
              <w:bottom w:val="single" w:sz="12" w:space="0" w:color="auto"/>
            </w:tcBorders>
          </w:tcPr>
          <w:p w14:paraId="58DD003B" w14:textId="144467EF" w:rsidR="00E63839" w:rsidRDefault="00E63839" w:rsidP="00E63839">
            <w:pPr>
              <w:pStyle w:val="a0"/>
              <w:ind w:firstLineChars="0" w:firstLine="0"/>
            </w:pPr>
            <w:r>
              <w:rPr>
                <w:rFonts w:hint="eastAsia"/>
              </w:rPr>
              <w:t>}</w:t>
            </w:r>
          </w:p>
        </w:tc>
      </w:tr>
    </w:tbl>
    <w:p w14:paraId="5F659E55" w14:textId="77777777" w:rsidR="00E63839" w:rsidRPr="00E63839" w:rsidRDefault="00E63839" w:rsidP="00E63839">
      <w:pPr>
        <w:pStyle w:val="a0"/>
        <w:ind w:firstLineChars="0" w:firstLine="0"/>
      </w:pPr>
    </w:p>
    <w:p w14:paraId="296F4876" w14:textId="04E0E9AC" w:rsidR="001B0CBD" w:rsidRDefault="00FE1F47" w:rsidP="00FE0FBE">
      <w:pPr>
        <w:pStyle w:val="3"/>
      </w:pPr>
      <w:bookmarkStart w:id="54" w:name="_Toc134283117"/>
      <w:r>
        <w:rPr>
          <w:rFonts w:hint="eastAsia"/>
        </w:rPr>
        <w:t>合并</w:t>
      </w:r>
      <w:r w:rsidR="001B0CBD">
        <w:rPr>
          <w:rFonts w:hint="eastAsia"/>
        </w:rPr>
        <w:t>算法证明</w:t>
      </w:r>
      <w:bookmarkEnd w:id="54"/>
    </w:p>
    <w:p w14:paraId="4BAF81AF" w14:textId="45F11DE6" w:rsidR="00440A2E" w:rsidRDefault="009734C7" w:rsidP="00114289">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A0FEC">
        <w:rPr>
          <w:rFonts w:hint="eastAsia"/>
        </w:rPr>
        <w:t>中的元素是由朴素蓄水池抽样算法得到的</w:t>
      </w:r>
      <w:r>
        <w:rPr>
          <w:rFonts w:hint="eastAsia"/>
        </w:rPr>
        <w:t>。则数据流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DA0FEC">
        <w:rPr>
          <w:rFonts w:hint="eastAsia"/>
        </w:rPr>
        <w:t>的每个元素被取样的概率分别为</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w:r w:rsidR="00DA0FEC">
        <w:rPr>
          <w:rFonts w:hint="eastAsia"/>
        </w:rPr>
        <w:t>，</w:t>
      </w:r>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w:t>
      </w:r>
      <w:r w:rsidR="00516310">
        <w:rPr>
          <w:rFonts w:hint="eastAsia"/>
        </w:rPr>
        <w:t>取样</w:t>
      </w:r>
      <w:r>
        <w:rPr>
          <w:rFonts w:hint="eastAsia"/>
        </w:rPr>
        <w:t>一个元素的概率是</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。同理，从数据流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w:t>
      </w:r>
      <w:r w:rsidR="00516310">
        <w:rPr>
          <w:rFonts w:hint="eastAsia"/>
        </w:rPr>
        <w:t>取样</w:t>
      </w:r>
      <w:r>
        <w:rPr>
          <w:rFonts w:hint="eastAsia"/>
        </w:rPr>
        <w:t>一个元素的概率也是</w:t>
      </w:r>
      <m:oMath>
        <m:f>
          <m:fPr>
            <m:ctrlPr>
              <w:rPr>
                <w:rFonts w:ascii="Cambria Math" w:hAnsi="Cambria Math"/>
                <w:i/>
              </w:rPr>
            </m:ctrlPr>
          </m:fPr>
          <m:num>
            <m:r>
              <w:rPr>
                <w:rFonts w:ascii="Cambria Math" w:hAnsi="Cambria Math" w:hint="eastAsia"/>
              </w:rPr>
              <m:t>k</m:t>
            </m:r>
          </m:num>
          <m:den>
            <m:r>
              <w:rPr>
                <w:rFonts w:ascii="Cambria Math" w:hAnsi="Cambria Math"/>
              </w:rPr>
              <m:t>M+N</m:t>
            </m:r>
          </m:den>
        </m:f>
      </m:oMath>
      <w:r>
        <w:rPr>
          <w:rFonts w:hint="eastAsia"/>
        </w:rPr>
        <w:t>。因此来自数据流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sdt>
        <w:sdtPr>
          <w:rPr>
            <w:rFonts w:hint="eastAsia"/>
          </w:rPr>
          <w:id w:val="-664312915"/>
          <w:citation/>
        </w:sdtPr>
        <w:sdtContent>
          <w:r>
            <w:fldChar w:fldCharType="begin"/>
          </w:r>
          <w:r>
            <w:instrText xml:space="preserve"> </w:instrText>
          </w:r>
          <w:r>
            <w:rPr>
              <w:rFonts w:hint="eastAsia"/>
            </w:rPr>
            <w:instrText>CITATION Dis14 \l 2052</w:instrText>
          </w:r>
          <w:r>
            <w:instrText xml:space="preserve"> </w:instrText>
          </w:r>
          <w:r>
            <w:fldChar w:fldCharType="separate"/>
          </w:r>
          <w:r w:rsidR="00272969">
            <w:rPr>
              <w:rFonts w:hint="eastAsia"/>
              <w:noProof/>
            </w:rPr>
            <w:t xml:space="preserve"> </w:t>
          </w:r>
          <w:r w:rsidR="00272969" w:rsidRPr="00272969">
            <w:rPr>
              <w:noProof/>
            </w:rPr>
            <w:t>[12]</w:t>
          </w:r>
          <w:r>
            <w:fldChar w:fldCharType="end"/>
          </w:r>
        </w:sdtContent>
      </w:sdt>
    </w:p>
    <w:p w14:paraId="64FCFDB4" w14:textId="3B982346" w:rsidR="00FE1F47" w:rsidRDefault="00FE1F47" w:rsidP="00FE1F47">
      <w:pPr>
        <w:pStyle w:val="3"/>
      </w:pPr>
      <w:bookmarkStart w:id="55" w:name="_Ref133853364"/>
      <w:bookmarkStart w:id="56" w:name="_Ref133853376"/>
      <w:bookmarkStart w:id="57" w:name="_Ref133915678"/>
      <w:bookmarkStart w:id="58" w:name="_Toc134283118"/>
      <w:r>
        <w:rPr>
          <w:rFonts w:hint="eastAsia"/>
        </w:rPr>
        <w:t>协调线程之间的合作</w:t>
      </w:r>
      <w:bookmarkEnd w:id="55"/>
      <w:bookmarkEnd w:id="56"/>
      <w:bookmarkEnd w:id="57"/>
      <w:bookmarkEnd w:id="58"/>
    </w:p>
    <w:p w14:paraId="6CAF53DE" w14:textId="67ACAB20" w:rsidR="006C2154" w:rsidRDefault="006C2154" w:rsidP="006C2154">
      <w:pPr>
        <w:pStyle w:val="a0"/>
        <w:ind w:firstLine="480"/>
      </w:pPr>
      <w:r>
        <w:rPr>
          <w:rFonts w:hint="eastAsia"/>
        </w:rPr>
        <w:t>拥有合并算法后，想要将蓄水池算法推广到多个数据流非常简单：假设一共有</w:t>
      </w:r>
      <m:oMath>
        <m:r>
          <w:rPr>
            <w:rFonts w:ascii="Cambria Math" w:hAnsi="Cambria Math" w:hint="eastAsia"/>
          </w:rPr>
          <m:t>X</m:t>
        </m:r>
      </m:oMath>
      <w:r>
        <w:rPr>
          <w:rFonts w:hint="eastAsia"/>
        </w:rPr>
        <w:t>台机器，分别对</w:t>
      </w:r>
      <m:oMath>
        <m:r>
          <w:rPr>
            <w:rFonts w:ascii="Cambria Math" w:hAnsi="Cambria Math" w:hint="eastAsia"/>
          </w:rPr>
          <m:t>X</m:t>
        </m:r>
      </m:oMath>
      <w:r>
        <w:rPr>
          <w:rFonts w:hint="eastAsia"/>
        </w:rPr>
        <w:t>个数据流进行取样后，将</w:t>
      </w:r>
      <m:oMath>
        <m:r>
          <w:rPr>
            <w:rFonts w:ascii="Cambria Math" w:hAnsi="Cambria Math" w:hint="eastAsia"/>
          </w:rPr>
          <m:t>X</m:t>
        </m:r>
      </m:oMath>
      <w:r>
        <w:rPr>
          <w:rFonts w:hint="eastAsia"/>
        </w:rPr>
        <w:t>个取样结果两两合并，一共合并</w:t>
      </w:r>
      <m:oMath>
        <m:r>
          <w:rPr>
            <w:rFonts w:ascii="Cambria Math" w:hAnsi="Cambria Math" w:hint="eastAsia"/>
          </w:rPr>
          <m:t>X</m:t>
        </m:r>
        <m:r>
          <w:rPr>
            <w:rFonts w:ascii="Cambria Math" w:hAnsi="Cambria Math"/>
          </w:rPr>
          <m:t>-1</m:t>
        </m:r>
      </m:oMath>
      <w:r>
        <w:rPr>
          <w:rFonts w:hint="eastAsia"/>
        </w:rPr>
        <w:t>次，就可以得到针对多个数据流的取样结果。其中针对数据流的取样可以并行执行，一个数据流由一个</w:t>
      </w:r>
      <w:r w:rsidRPr="00A51188">
        <w:rPr>
          <w:rFonts w:hint="eastAsia"/>
          <w:b/>
          <w:bCs/>
        </w:rPr>
        <w:t>取样线程</w:t>
      </w:r>
      <w:r>
        <w:rPr>
          <w:rFonts w:hint="eastAsia"/>
        </w:rPr>
        <w:t>负责；而合并也可以由多个</w:t>
      </w:r>
      <w:r>
        <w:rPr>
          <w:rFonts w:hint="eastAsia"/>
          <w:b/>
          <w:bCs/>
        </w:rPr>
        <w:t>合并</w:t>
      </w:r>
      <w:r w:rsidRPr="00A51188">
        <w:rPr>
          <w:rFonts w:hint="eastAsia"/>
          <w:b/>
          <w:bCs/>
        </w:rPr>
        <w:t>线程</w:t>
      </w:r>
      <w:r>
        <w:rPr>
          <w:rFonts w:hint="eastAsia"/>
        </w:rPr>
        <w:t>并行执行，继而就可以说整个算法是一个并行的算法。</w:t>
      </w:r>
    </w:p>
    <w:p w14:paraId="1D3152FA" w14:textId="0999A412" w:rsidR="006C2154" w:rsidRDefault="006C2154" w:rsidP="006C2154">
      <w:pPr>
        <w:pStyle w:val="a0"/>
        <w:ind w:firstLine="480"/>
      </w:pPr>
      <w:r>
        <w:rPr>
          <w:rFonts w:hint="eastAsia"/>
        </w:rPr>
        <w:t>现在，需要对于取样线程与合并线程进行管理，在享受多线程性能的同时，保证算法的正确性。</w:t>
      </w:r>
      <w:r w:rsidR="00D00676">
        <w:rPr>
          <w:rFonts w:hint="eastAsia"/>
        </w:rPr>
        <w:t>存在</w:t>
      </w:r>
      <w:r>
        <w:rPr>
          <w:rFonts w:hint="eastAsia"/>
        </w:rPr>
        <w:t>以下几个问题：</w:t>
      </w:r>
    </w:p>
    <w:p w14:paraId="33BF1620" w14:textId="6F6256E1" w:rsidR="0035409F" w:rsidRDefault="0035409F" w:rsidP="0035409F">
      <w:pPr>
        <w:pStyle w:val="a0"/>
        <w:numPr>
          <w:ilvl w:val="0"/>
          <w:numId w:val="22"/>
        </w:numPr>
        <w:ind w:firstLineChars="0"/>
      </w:pPr>
      <w:bookmarkStart w:id="59" w:name="_Ref133418811"/>
      <w:bookmarkStart w:id="60" w:name="_Ref133418803"/>
      <w:r>
        <w:rPr>
          <w:rFonts w:hint="eastAsia"/>
        </w:rPr>
        <w:t>怎样交付</w:t>
      </w:r>
      <w:r w:rsidR="00CA1741">
        <w:rPr>
          <w:rFonts w:hint="eastAsia"/>
        </w:rPr>
        <w:t>/</w:t>
      </w:r>
      <w:r w:rsidR="00CA1741">
        <w:rPr>
          <w:rFonts w:hint="eastAsia"/>
        </w:rPr>
        <w:t>收集</w:t>
      </w:r>
      <w:r>
        <w:rPr>
          <w:rFonts w:hint="eastAsia"/>
        </w:rPr>
        <w:t>取样结果（通过共享内存还是消息传递）</w:t>
      </w:r>
      <w:bookmarkEnd w:id="59"/>
    </w:p>
    <w:p w14:paraId="084906E2" w14:textId="77777777" w:rsidR="006C2154" w:rsidRDefault="006C2154" w:rsidP="006C2154">
      <w:pPr>
        <w:pStyle w:val="a0"/>
        <w:numPr>
          <w:ilvl w:val="0"/>
          <w:numId w:val="22"/>
        </w:numPr>
        <w:ind w:firstLineChars="0"/>
      </w:pPr>
      <w:r>
        <w:rPr>
          <w:rFonts w:hint="eastAsia"/>
        </w:rPr>
        <w:t>如何为合并线程分配任务</w:t>
      </w:r>
      <w:bookmarkEnd w:id="60"/>
      <w:r>
        <w:rPr>
          <w:rFonts w:hint="eastAsia"/>
        </w:rPr>
        <w:t>（通过消息传递、阻塞队列还是异步编程）</w:t>
      </w:r>
    </w:p>
    <w:p w14:paraId="48630D6E" w14:textId="03F960C0" w:rsidR="006C2154" w:rsidRDefault="008B0761" w:rsidP="006C2154">
      <w:pPr>
        <w:pStyle w:val="a0"/>
        <w:numPr>
          <w:ilvl w:val="0"/>
          <w:numId w:val="22"/>
        </w:numPr>
        <w:ind w:firstLineChars="0"/>
      </w:pPr>
      <w:bookmarkStart w:id="61" w:name="_Ref133419452"/>
      <w:bookmarkStart w:id="62" w:name="_Ref133418969"/>
      <w:r>
        <w:rPr>
          <w:rFonts w:hint="eastAsia"/>
        </w:rPr>
        <w:t>由谁来交付</w:t>
      </w:r>
      <w:r w:rsidR="00CA1741">
        <w:rPr>
          <w:rFonts w:hint="eastAsia"/>
        </w:rPr>
        <w:t>/</w:t>
      </w:r>
      <w:r w:rsidR="00CA1741">
        <w:rPr>
          <w:rFonts w:hint="eastAsia"/>
        </w:rPr>
        <w:t>收集</w:t>
      </w:r>
      <w:r>
        <w:rPr>
          <w:rFonts w:hint="eastAsia"/>
        </w:rPr>
        <w:t>取样结果</w:t>
      </w:r>
      <w:bookmarkStart w:id="63" w:name="_Ref133418967"/>
      <w:r>
        <w:rPr>
          <w:rFonts w:hint="eastAsia"/>
        </w:rPr>
        <w:t>并开始合并过程</w:t>
      </w:r>
      <w:bookmarkEnd w:id="63"/>
      <w:r>
        <w:rPr>
          <w:rFonts w:hint="eastAsia"/>
        </w:rPr>
        <w:t>，</w:t>
      </w:r>
      <w:r w:rsidR="00D00676">
        <w:rPr>
          <w:rFonts w:hint="eastAsia"/>
        </w:rPr>
        <w:t>什么时候可以开始合并过程</w:t>
      </w:r>
      <w:bookmarkEnd w:id="61"/>
      <w:bookmarkEnd w:id="62"/>
    </w:p>
    <w:p w14:paraId="1B071373" w14:textId="6E7B35AA" w:rsidR="006C2154" w:rsidRDefault="006C2154" w:rsidP="006C2154">
      <w:pPr>
        <w:pStyle w:val="a0"/>
        <w:ind w:firstLine="480"/>
      </w:pPr>
      <w:r>
        <w:rPr>
          <w:rFonts w:hint="eastAsia"/>
        </w:rPr>
        <w:t>其中，对于问题</w:t>
      </w:r>
      <w:r>
        <w:fldChar w:fldCharType="begin"/>
      </w:r>
      <w:r>
        <w:instrText xml:space="preserve"> REF _Ref133418803 \r \h </w:instrText>
      </w:r>
      <w:r>
        <w:fldChar w:fldCharType="separate"/>
      </w:r>
      <w:r w:rsidR="00ED70A9">
        <w:t>1</w:t>
      </w:r>
      <w:r>
        <w:fldChar w:fldCharType="end"/>
      </w:r>
      <w:r>
        <w:rPr>
          <w:rFonts w:hint="eastAsia"/>
        </w:rPr>
        <w:t>、</w:t>
      </w:r>
      <w:r>
        <w:fldChar w:fldCharType="begin"/>
      </w:r>
      <w:r>
        <w:instrText xml:space="preserve"> REF _Ref133418811 \r \h </w:instrText>
      </w:r>
      <w:r>
        <w:fldChar w:fldCharType="separate"/>
      </w:r>
      <w:r w:rsidR="00ED70A9">
        <w:t>2</w:t>
      </w:r>
      <w:r>
        <w:fldChar w:fldCharType="end"/>
      </w:r>
      <w:r>
        <w:rPr>
          <w:rFonts w:hint="eastAsia"/>
        </w:rPr>
        <w:t>，</w:t>
      </w:r>
      <w:r w:rsidR="008C4DF7">
        <w:rPr>
          <w:rFonts w:hint="eastAsia"/>
        </w:rPr>
        <w:t>笔者</w:t>
      </w:r>
      <w:r>
        <w:rPr>
          <w:rFonts w:hint="eastAsia"/>
        </w:rPr>
        <w:t>会在</w:t>
      </w:r>
      <w:r>
        <w:fldChar w:fldCharType="begin"/>
      </w:r>
      <w:r>
        <w:instrText xml:space="preserve"> REF _Ref133400995 \r \h </w:instrText>
      </w:r>
      <w:r>
        <w:fldChar w:fldCharType="separate"/>
      </w:r>
      <w:r w:rsidR="00ED70A9">
        <w:rPr>
          <w:rFonts w:hint="eastAsia"/>
        </w:rPr>
        <w:t>第</w:t>
      </w:r>
      <w:r w:rsidR="00ED70A9">
        <w:rPr>
          <w:rFonts w:hint="eastAsia"/>
        </w:rPr>
        <w:t>4</w:t>
      </w:r>
      <w:r w:rsidR="00ED70A9">
        <w:rPr>
          <w:rFonts w:hint="eastAsia"/>
        </w:rPr>
        <w:t>章</w:t>
      </w:r>
      <w:r>
        <w:fldChar w:fldCharType="end"/>
      </w:r>
      <w:r>
        <w:rPr>
          <w:rFonts w:hint="eastAsia"/>
        </w:rPr>
        <w:t>、</w:t>
      </w:r>
      <w:r>
        <w:fldChar w:fldCharType="begin"/>
      </w:r>
      <w:r>
        <w:instrText xml:space="preserve"> REF _Ref133400998 \r \h </w:instrText>
      </w:r>
      <w:r>
        <w:fldChar w:fldCharType="separate"/>
      </w:r>
      <w:r w:rsidR="00ED70A9">
        <w:rPr>
          <w:rFonts w:hint="eastAsia"/>
        </w:rPr>
        <w:t>第</w:t>
      </w:r>
      <w:r w:rsidR="00ED70A9">
        <w:rPr>
          <w:rFonts w:hint="eastAsia"/>
        </w:rPr>
        <w:t>5</w:t>
      </w:r>
      <w:r w:rsidR="00ED70A9">
        <w:rPr>
          <w:rFonts w:hint="eastAsia"/>
        </w:rPr>
        <w:t>章</w:t>
      </w:r>
      <w:r>
        <w:fldChar w:fldCharType="end"/>
      </w:r>
      <w:r>
        <w:rPr>
          <w:rFonts w:hint="eastAsia"/>
        </w:rPr>
        <w:t>分别根据</w:t>
      </w:r>
      <w:r>
        <w:rPr>
          <w:rFonts w:hint="eastAsia"/>
        </w:rPr>
        <w:t>Java</w:t>
      </w:r>
      <w:r>
        <w:rPr>
          <w:rFonts w:hint="eastAsia"/>
        </w:rPr>
        <w:t>、</w:t>
      </w:r>
      <w:r>
        <w:rPr>
          <w:rFonts w:hint="eastAsia"/>
        </w:rPr>
        <w:t>Rust</w:t>
      </w:r>
      <w:r>
        <w:rPr>
          <w:rFonts w:hint="eastAsia"/>
        </w:rPr>
        <w:t>的语言特性给予各自的解决方式。简单地说，</w:t>
      </w:r>
      <w:r>
        <w:rPr>
          <w:rFonts w:hint="eastAsia"/>
        </w:rPr>
        <w:t>Rust</w:t>
      </w:r>
      <w:r>
        <w:rPr>
          <w:rFonts w:hint="eastAsia"/>
        </w:rPr>
        <w:t>和</w:t>
      </w:r>
      <w:r>
        <w:rPr>
          <w:rFonts w:hint="eastAsia"/>
        </w:rPr>
        <w:t>Java</w:t>
      </w:r>
      <w:r>
        <w:rPr>
          <w:rFonts w:hint="eastAsia"/>
        </w:rPr>
        <w:t>提供了不同的并发编程范</w:t>
      </w:r>
      <w:r>
        <w:rPr>
          <w:rFonts w:hint="eastAsia"/>
        </w:rPr>
        <w:lastRenderedPageBreak/>
        <w:t>式来解决这些问题：</w:t>
      </w:r>
      <w:r>
        <w:rPr>
          <w:rFonts w:hint="eastAsia"/>
        </w:rPr>
        <w:t>Rust</w:t>
      </w:r>
      <w:r>
        <w:rPr>
          <w:rFonts w:hint="eastAsia"/>
        </w:rPr>
        <w:t>和</w:t>
      </w:r>
      <w:r>
        <w:rPr>
          <w:rFonts w:hint="eastAsia"/>
        </w:rPr>
        <w:t>Java</w:t>
      </w:r>
      <w:r>
        <w:rPr>
          <w:rFonts w:hint="eastAsia"/>
        </w:rPr>
        <w:t>都支持了基于</w:t>
      </w:r>
      <w:r>
        <w:rPr>
          <w:rFonts w:hint="eastAsia"/>
        </w:rPr>
        <w:t>OS</w:t>
      </w:r>
      <w:r>
        <w:rPr>
          <w:rFonts w:hint="eastAsia"/>
        </w:rPr>
        <w:t>线程的多线程开发；此外，</w:t>
      </w:r>
      <w:r>
        <w:rPr>
          <w:rFonts w:hint="eastAsia"/>
        </w:rPr>
        <w:t>Rust</w:t>
      </w:r>
      <w:r>
        <w:rPr>
          <w:rFonts w:hint="eastAsia"/>
        </w:rPr>
        <w:t>还支持消息传递和</w:t>
      </w:r>
      <w:r>
        <w:rPr>
          <w:rFonts w:hint="eastAsia"/>
        </w:rPr>
        <w:t>async/await</w:t>
      </w:r>
      <w:r>
        <w:rPr>
          <w:rFonts w:hint="eastAsia"/>
        </w:rPr>
        <w:t>异步编程。</w:t>
      </w:r>
    </w:p>
    <w:p w14:paraId="7981D820" w14:textId="0CB9E3F2" w:rsidR="006C2154" w:rsidRDefault="006C2154" w:rsidP="006C2154">
      <w:pPr>
        <w:pStyle w:val="a0"/>
        <w:ind w:firstLine="480"/>
      </w:pPr>
      <w:r>
        <w:rPr>
          <w:rFonts w:hint="eastAsia"/>
        </w:rPr>
        <w:t>对于问题</w:t>
      </w:r>
      <w:r>
        <w:fldChar w:fldCharType="begin"/>
      </w:r>
      <w:r>
        <w:instrText xml:space="preserve"> </w:instrText>
      </w:r>
      <w:r>
        <w:rPr>
          <w:rFonts w:hint="eastAsia"/>
        </w:rPr>
        <w:instrText>REF _Ref133419452 \r \h</w:instrText>
      </w:r>
      <w:r>
        <w:instrText xml:space="preserve"> </w:instrText>
      </w:r>
      <w:r>
        <w:fldChar w:fldCharType="separate"/>
      </w:r>
      <w:r w:rsidR="00ED70A9">
        <w:t>3</w:t>
      </w:r>
      <w:r>
        <w:fldChar w:fldCharType="end"/>
      </w:r>
      <w:r>
        <w:rPr>
          <w:rFonts w:hint="eastAsia"/>
        </w:rPr>
        <w:t>，存在两种选择。第一种选择是：</w:t>
      </w:r>
      <w:r w:rsidR="0044028A">
        <w:rPr>
          <w:rFonts w:hint="eastAsia"/>
        </w:rPr>
        <w:t>由</w:t>
      </w:r>
      <w:r>
        <w:rPr>
          <w:rFonts w:hint="eastAsia"/>
        </w:rPr>
        <w:t>取样线程</w:t>
      </w:r>
      <w:r w:rsidR="00BE640E">
        <w:rPr>
          <w:rFonts w:hint="eastAsia"/>
        </w:rPr>
        <w:t>交付取样结果，</w:t>
      </w:r>
      <w:r>
        <w:rPr>
          <w:rFonts w:hint="eastAsia"/>
        </w:rPr>
        <w:t>在数据流没有更多元素时立刻交付</w:t>
      </w:r>
      <w:r w:rsidR="00BE640E">
        <w:rPr>
          <w:rFonts w:hint="eastAsia"/>
        </w:rPr>
        <w:t>。</w:t>
      </w:r>
      <w:commentRangeStart w:id="64"/>
      <w:commentRangeStart w:id="65"/>
      <w:r>
        <w:rPr>
          <w:rFonts w:hint="eastAsia"/>
        </w:rPr>
        <w:t>这么做的好处是</w:t>
      </w:r>
      <w:commentRangeEnd w:id="64"/>
      <w:r w:rsidR="007501CE">
        <w:rPr>
          <w:rStyle w:val="aff5"/>
          <w:rFonts w:asciiTheme="minorHAnsi" w:eastAsiaTheme="minorEastAsia" w:hAnsiTheme="minorHAnsi"/>
        </w:rPr>
        <w:commentReference w:id="64"/>
      </w:r>
      <w:commentRangeEnd w:id="65"/>
      <w:r w:rsidR="008B6830">
        <w:rPr>
          <w:rStyle w:val="aff5"/>
          <w:rFonts w:asciiTheme="minorHAnsi" w:eastAsiaTheme="minorEastAsia" w:hAnsiTheme="minorHAnsi"/>
        </w:rPr>
        <w:commentReference w:id="65"/>
      </w:r>
      <w:r>
        <w:rPr>
          <w:rFonts w:hint="eastAsia"/>
        </w:rPr>
        <w:t>，在</w:t>
      </w:r>
      <w:r w:rsidR="00D00676">
        <w:rPr>
          <w:rFonts w:hint="eastAsia"/>
        </w:rPr>
        <w:t>某些数据流</w:t>
      </w:r>
      <w:r>
        <w:rPr>
          <w:rFonts w:hint="eastAsia"/>
        </w:rPr>
        <w:t>取样完成后可以立刻开始进行合并。取样过程与合并过程之间没有间隔。这可以以最快的速度完成</w:t>
      </w:r>
      <w:r w:rsidR="0044028A">
        <w:rPr>
          <w:rFonts w:hint="eastAsia"/>
        </w:rPr>
        <w:t>整个取样算法</w:t>
      </w:r>
      <w:r>
        <w:rPr>
          <w:rFonts w:hint="eastAsia"/>
        </w:rPr>
        <w:t>。</w:t>
      </w:r>
      <w:r w:rsidR="008B0761">
        <w:rPr>
          <w:rFonts w:hint="eastAsia"/>
        </w:rPr>
        <w:t>此方法由于不需要解决数据竞争的问题，所以不必为使用锁而付出代价。</w:t>
      </w:r>
    </w:p>
    <w:p w14:paraId="735C383B" w14:textId="77777777" w:rsidR="0044028A" w:rsidRDefault="00B55565" w:rsidP="0044028A">
      <w:pPr>
        <w:pStyle w:val="ab"/>
        <w:keepNext/>
      </w:pPr>
      <w:r w:rsidRPr="00B55565">
        <w:rPr>
          <w:noProof/>
        </w:rPr>
        <w:drawing>
          <wp:inline distT="0" distB="0" distL="0" distR="0" wp14:anchorId="07883B6C" wp14:editId="024FBE66">
            <wp:extent cx="1200647" cy="1806478"/>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4639" cy="1827530"/>
                    </a:xfrm>
                    <a:prstGeom prst="rect">
                      <a:avLst/>
                    </a:prstGeom>
                  </pic:spPr>
                </pic:pic>
              </a:graphicData>
            </a:graphic>
          </wp:inline>
        </w:drawing>
      </w:r>
    </w:p>
    <w:p w14:paraId="5B778001" w14:textId="07C8B6BC" w:rsidR="00BE640E" w:rsidRPr="00A51CAB" w:rsidRDefault="0044028A" w:rsidP="0044028A">
      <w:pPr>
        <w:pStyle w:val="ac"/>
      </w:pPr>
      <w:commentRangeStart w:id="66"/>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3</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r>
        <w:rPr>
          <w:rFonts w:hint="eastAsia"/>
        </w:rPr>
        <w:t>由取样线程交付</w:t>
      </w:r>
      <w:r>
        <w:rPr>
          <w:rFonts w:hint="eastAsia"/>
          <w:noProof/>
        </w:rPr>
        <w:t>取样结果</w:t>
      </w:r>
      <w:commentRangeEnd w:id="66"/>
      <w:r w:rsidR="006503FE">
        <w:rPr>
          <w:rStyle w:val="aff5"/>
          <w:rFonts w:asciiTheme="minorHAnsi" w:eastAsiaTheme="minorEastAsia" w:hAnsiTheme="minorHAnsi" w:cstheme="minorBidi"/>
        </w:rPr>
        <w:commentReference w:id="66"/>
      </w:r>
    </w:p>
    <w:p w14:paraId="054D2A0E" w14:textId="5D45C03C" w:rsidR="006C2154" w:rsidRDefault="006C2154" w:rsidP="006C2154">
      <w:pPr>
        <w:pStyle w:val="a0"/>
        <w:ind w:firstLine="480"/>
      </w:pPr>
      <w:r>
        <w:rPr>
          <w:rFonts w:hint="eastAsia"/>
        </w:rPr>
        <w:t>第二种选择是，由</w:t>
      </w:r>
      <w:r w:rsidR="00471831">
        <w:rPr>
          <w:rFonts w:hint="eastAsia"/>
        </w:rPr>
        <w:t>用户（调用者）</w:t>
      </w:r>
      <w:r w:rsidR="00FA1ED4">
        <w:rPr>
          <w:rFonts w:hint="eastAsia"/>
        </w:rPr>
        <w:t>来决定何时</w:t>
      </w:r>
      <w:r w:rsidR="00CA1741">
        <w:rPr>
          <w:rFonts w:hint="eastAsia"/>
        </w:rPr>
        <w:t>收集</w:t>
      </w:r>
      <w:r w:rsidR="00FA1ED4">
        <w:rPr>
          <w:rFonts w:hint="eastAsia"/>
        </w:rPr>
        <w:t>取样结果。</w:t>
      </w:r>
      <w:r w:rsidR="00BE640E">
        <w:rPr>
          <w:rFonts w:hint="eastAsia"/>
        </w:rPr>
        <w:t>用户在某个时间点调用函数，收集各个数据流的取样结果并将它们合并。</w:t>
      </w:r>
      <w:r w:rsidR="00FA1ED4">
        <w:rPr>
          <w:rFonts w:hint="eastAsia"/>
        </w:rPr>
        <w:t>这样做的好处在于，可以根据当前已经收到的数据多次生成取样结果，符合实际生产中数据流没有穷尽的情况。</w:t>
      </w:r>
    </w:p>
    <w:p w14:paraId="4B10CBEF" w14:textId="77777777" w:rsidR="00BE640E" w:rsidRDefault="00BE640E" w:rsidP="00BE640E">
      <w:pPr>
        <w:pStyle w:val="ab"/>
        <w:keepNext/>
      </w:pPr>
      <w:r w:rsidRPr="00BE640E">
        <w:rPr>
          <w:noProof/>
        </w:rPr>
        <w:lastRenderedPageBreak/>
        <w:drawing>
          <wp:inline distT="0" distB="0" distL="0" distR="0" wp14:anchorId="321B41FC" wp14:editId="3FEA8E12">
            <wp:extent cx="2822713" cy="326290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824" cy="3281525"/>
                    </a:xfrm>
                    <a:prstGeom prst="rect">
                      <a:avLst/>
                    </a:prstGeom>
                  </pic:spPr>
                </pic:pic>
              </a:graphicData>
            </a:graphic>
          </wp:inline>
        </w:drawing>
      </w:r>
    </w:p>
    <w:p w14:paraId="13259319" w14:textId="1414D397" w:rsidR="00BE640E" w:rsidRDefault="00BE640E" w:rsidP="00BE640E">
      <w:pPr>
        <w:pStyle w:val="ac"/>
      </w:pPr>
      <w:commentRangeStart w:id="67"/>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3</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3</w:t>
      </w:r>
      <w:r w:rsidR="0050273E">
        <w:fldChar w:fldCharType="end"/>
      </w:r>
      <w:r>
        <w:rPr>
          <w:rFonts w:hint="eastAsia"/>
        </w:rPr>
        <w:t>由调用者决定</w:t>
      </w:r>
      <w:r w:rsidR="00486338">
        <w:rPr>
          <w:rFonts w:hint="eastAsia"/>
        </w:rPr>
        <w:t>何时</w:t>
      </w:r>
      <w:r>
        <w:rPr>
          <w:rFonts w:hint="eastAsia"/>
        </w:rPr>
        <w:t>交付取样结果</w:t>
      </w:r>
      <w:commentRangeEnd w:id="67"/>
      <w:r w:rsidR="00064ED0">
        <w:rPr>
          <w:rStyle w:val="aff5"/>
          <w:rFonts w:asciiTheme="minorHAnsi" w:eastAsiaTheme="minorEastAsia" w:hAnsiTheme="minorHAnsi" w:cstheme="minorBidi"/>
        </w:rPr>
        <w:commentReference w:id="67"/>
      </w:r>
    </w:p>
    <w:p w14:paraId="23876359" w14:textId="5ABC1A57" w:rsidR="00FE1F47" w:rsidRDefault="0044028A" w:rsidP="00890772">
      <w:pPr>
        <w:pStyle w:val="a0"/>
        <w:ind w:firstLine="480"/>
      </w:pPr>
      <w:r>
        <w:rPr>
          <w:rFonts w:hint="eastAsia"/>
        </w:rPr>
        <w:t>但是这种方法的缺点在于：不能在某些数据流已经</w:t>
      </w:r>
      <w:r w:rsidR="008B0761">
        <w:rPr>
          <w:rFonts w:hint="eastAsia"/>
        </w:rPr>
        <w:t>结束</w:t>
      </w:r>
      <w:r>
        <w:rPr>
          <w:rFonts w:hint="eastAsia"/>
        </w:rPr>
        <w:t>时</w:t>
      </w:r>
      <w:r w:rsidR="008B0761">
        <w:rPr>
          <w:rFonts w:hint="eastAsia"/>
        </w:rPr>
        <w:t>，</w:t>
      </w:r>
      <w:r>
        <w:rPr>
          <w:rFonts w:hint="eastAsia"/>
        </w:rPr>
        <w:t>就立刻开始对</w:t>
      </w:r>
      <w:r w:rsidR="008B0761">
        <w:rPr>
          <w:rFonts w:hint="eastAsia"/>
        </w:rPr>
        <w:t>从这些</w:t>
      </w:r>
      <w:r>
        <w:rPr>
          <w:rFonts w:hint="eastAsia"/>
        </w:rPr>
        <w:t>数据流</w:t>
      </w:r>
      <w:r w:rsidR="008B0761">
        <w:rPr>
          <w:rFonts w:hint="eastAsia"/>
        </w:rPr>
        <w:t>中得到的抽样结果</w:t>
      </w:r>
      <w:r>
        <w:rPr>
          <w:rFonts w:hint="eastAsia"/>
        </w:rPr>
        <w:t>进行合并，这</w:t>
      </w:r>
      <w:r w:rsidR="00DA2375">
        <w:rPr>
          <w:rFonts w:hint="eastAsia"/>
        </w:rPr>
        <w:t>势必</w:t>
      </w:r>
      <w:r>
        <w:rPr>
          <w:rFonts w:hint="eastAsia"/>
        </w:rPr>
        <w:t>导致效率不如第一种方法</w:t>
      </w:r>
      <w:r w:rsidR="00D00676">
        <w:rPr>
          <w:rFonts w:hint="eastAsia"/>
        </w:rPr>
        <w:t>高</w:t>
      </w:r>
      <w:r>
        <w:rPr>
          <w:rFonts w:hint="eastAsia"/>
        </w:rPr>
        <w:t>。</w:t>
      </w:r>
    </w:p>
    <w:p w14:paraId="3C2E333C" w14:textId="7DEAE47C" w:rsidR="00A51188" w:rsidRDefault="00117F82" w:rsidP="00890772">
      <w:pPr>
        <w:pStyle w:val="a0"/>
        <w:ind w:firstLine="480"/>
      </w:pPr>
      <w:commentRangeStart w:id="68"/>
      <w:r>
        <w:rPr>
          <w:rFonts w:hint="eastAsia"/>
        </w:rPr>
        <w:t>如果对两种办法同时进行实现，必然会导致代码的复杂度直线上升。经过考虑，笔者决定根据第二种方法组织代码。</w:t>
      </w:r>
      <w:commentRangeEnd w:id="68"/>
      <w:r w:rsidR="00F24857">
        <w:rPr>
          <w:rStyle w:val="aff5"/>
          <w:rFonts w:asciiTheme="minorHAnsi" w:eastAsiaTheme="minorEastAsia" w:hAnsiTheme="minorHAnsi"/>
        </w:rPr>
        <w:commentReference w:id="68"/>
      </w:r>
    </w:p>
    <w:p w14:paraId="7014C7FB" w14:textId="77777777" w:rsidR="00440A2E" w:rsidRDefault="00440A2E" w:rsidP="00890772">
      <w:pPr>
        <w:pStyle w:val="a0"/>
        <w:ind w:firstLine="480"/>
        <w:sectPr w:rsidR="00440A2E" w:rsidSect="009734C7">
          <w:pgSz w:w="11906" w:h="16838"/>
          <w:pgMar w:top="1440" w:right="1800" w:bottom="1440" w:left="1800" w:header="851" w:footer="992" w:gutter="0"/>
          <w:cols w:space="425"/>
          <w:docGrid w:type="lines" w:linePitch="312"/>
        </w:sectPr>
      </w:pPr>
    </w:p>
    <w:p w14:paraId="1097D729" w14:textId="08382AAE" w:rsidR="00316718" w:rsidRDefault="00BC6617" w:rsidP="00FE0FBE">
      <w:pPr>
        <w:pStyle w:val="10"/>
        <w:spacing w:before="249" w:after="156"/>
      </w:pPr>
      <w:bookmarkStart w:id="69" w:name="_Toc131253747"/>
      <w:bookmarkStart w:id="70" w:name="_Ref131703107"/>
      <w:bookmarkStart w:id="71" w:name="_Ref132728053"/>
      <w:bookmarkStart w:id="72" w:name="_Ref133400988"/>
      <w:bookmarkStart w:id="73" w:name="_Ref133400995"/>
      <w:bookmarkStart w:id="74" w:name="_Toc134283119"/>
      <w:r>
        <w:rPr>
          <w:rFonts w:hint="eastAsia"/>
        </w:rPr>
        <w:lastRenderedPageBreak/>
        <w:t>基于</w:t>
      </w:r>
      <w:r>
        <w:t>Java</w:t>
      </w:r>
      <w:r>
        <w:rPr>
          <w:rFonts w:hint="eastAsia"/>
        </w:rPr>
        <w:t>的</w:t>
      </w:r>
      <w:r w:rsidR="00316718">
        <w:rPr>
          <w:rFonts w:hint="eastAsia"/>
        </w:rPr>
        <w:t>蓄水池算法实现</w:t>
      </w:r>
      <w:bookmarkEnd w:id="69"/>
      <w:bookmarkEnd w:id="70"/>
      <w:bookmarkEnd w:id="71"/>
      <w:bookmarkEnd w:id="72"/>
      <w:bookmarkEnd w:id="73"/>
      <w:bookmarkEnd w:id="74"/>
    </w:p>
    <w:p w14:paraId="6DCA058A" w14:textId="25C78BD3" w:rsidR="007C1D0D" w:rsidRDefault="007C1D0D" w:rsidP="007C1D0D">
      <w:pPr>
        <w:pStyle w:val="a0"/>
        <w:ind w:firstLine="480"/>
      </w:pPr>
      <w:r>
        <w:rPr>
          <w:rFonts w:hint="eastAsia"/>
        </w:rPr>
        <w:t>本章给出了一种并行蓄水池算法的实现方式，并使用</w:t>
      </w:r>
      <w:r>
        <w:rPr>
          <w:rFonts w:hint="eastAsia"/>
        </w:rPr>
        <w:t>Java</w:t>
      </w:r>
      <w:r>
        <w:rPr>
          <w:rFonts w:hint="eastAsia"/>
        </w:rPr>
        <w:t>对并行蓄水池算法进行了代码实现</w:t>
      </w:r>
      <w:r w:rsidR="001F442F">
        <w:rPr>
          <w:rFonts w:hint="eastAsia"/>
        </w:rPr>
        <w:t>。</w:t>
      </w:r>
    </w:p>
    <w:p w14:paraId="734BF11F" w14:textId="48BEB114" w:rsidR="00D12478" w:rsidRDefault="00D12478" w:rsidP="00D12478">
      <w:pPr>
        <w:pStyle w:val="20"/>
      </w:pPr>
      <w:bookmarkStart w:id="75" w:name="_Toc134283120"/>
      <w:r>
        <w:rPr>
          <w:rFonts w:hint="eastAsia"/>
        </w:rPr>
        <w:t>数据结构</w:t>
      </w:r>
      <w:bookmarkEnd w:id="75"/>
    </w:p>
    <w:p w14:paraId="0D27C401" w14:textId="59337753" w:rsidR="00610501" w:rsidRDefault="00666FC0" w:rsidP="00610501">
      <w:pPr>
        <w:pStyle w:val="a0"/>
        <w:ind w:firstLine="480"/>
      </w:pPr>
      <w:r>
        <w:rPr>
          <w:rFonts w:hint="eastAsia"/>
        </w:rPr>
        <w:t>为了实现并行蓄水池算法，需要首先实现朴素蓄水池算法。</w:t>
      </w:r>
      <w:r>
        <w:rPr>
          <w:rFonts w:hint="eastAsia"/>
        </w:rPr>
        <w:t>SimpleReservoir</w:t>
      </w:r>
      <w:r>
        <w:rPr>
          <w:rFonts w:hint="eastAsia"/>
        </w:rPr>
        <w:t>类专门用来实现了朴素的蓄水池算法</w:t>
      </w:r>
      <w:r w:rsidR="009E62E4">
        <w:rPr>
          <w:rFonts w:hint="eastAsia"/>
        </w:rPr>
        <w:t>，包含两个方法，一是试着对于某一个元素取样；二是返回取样结果</w:t>
      </w:r>
      <w:r>
        <w:rPr>
          <w:rFonts w:hint="eastAsia"/>
        </w:rPr>
        <w:t>。</w:t>
      </w:r>
    </w:p>
    <w:p w14:paraId="569C201C" w14:textId="3C206082" w:rsidR="00D12478" w:rsidRDefault="00610501" w:rsidP="00610501">
      <w:pPr>
        <w:pStyle w:val="a0"/>
        <w:ind w:firstLine="480"/>
      </w:pPr>
      <w:r>
        <w:rPr>
          <w:rFonts w:hint="eastAsia"/>
        </w:rPr>
        <w:t>ParallelReservoir</w:t>
      </w:r>
      <w:r>
        <w:rPr>
          <w:rFonts w:hint="eastAsia"/>
        </w:rPr>
        <w:t>类包含了并行蓄水池算法所需要的合并算法，承担着实现并行蓄水池算法的任务。</w:t>
      </w:r>
      <w:r w:rsidR="009E62E4">
        <w:rPr>
          <w:rFonts w:hint="eastAsia"/>
        </w:rPr>
        <w:t>它可以生成取样线程所需要的，实现了朴素蓄水池算法的类；而</w:t>
      </w:r>
      <w:r>
        <w:rPr>
          <w:rFonts w:hint="eastAsia"/>
        </w:rPr>
        <w:t>在需要获得各取样线程的结果并将它们合并为一个取样结果时，只需要</w:t>
      </w:r>
      <w:r w:rsidR="009E62E4">
        <w:rPr>
          <w:rFonts w:hint="eastAsia"/>
        </w:rPr>
        <w:t>调用一次其成员函数</w:t>
      </w:r>
      <w:r>
        <w:rPr>
          <w:rFonts w:hint="eastAsia"/>
        </w:rPr>
        <w:t>即可。</w:t>
      </w:r>
    </w:p>
    <w:p w14:paraId="1A201322" w14:textId="48F9D806" w:rsidR="00666FC0" w:rsidRDefault="003B17ED" w:rsidP="00D12478">
      <w:pPr>
        <w:pStyle w:val="a0"/>
        <w:ind w:firstLine="480"/>
      </w:pPr>
      <w:r>
        <w:rPr>
          <w:rFonts w:hint="eastAsia"/>
        </w:rPr>
        <w:t>对于每个</w:t>
      </w:r>
      <w:r w:rsidR="00610501">
        <w:rPr>
          <w:rFonts w:hint="eastAsia"/>
        </w:rPr>
        <w:t>取样线程</w:t>
      </w:r>
      <w:r>
        <w:rPr>
          <w:rFonts w:hint="eastAsia"/>
        </w:rPr>
        <w:t>，他们都在进行朴素蓄水池算法抽样，但</w:t>
      </w:r>
      <w:r w:rsidR="008C4DF7">
        <w:rPr>
          <w:rFonts w:hint="eastAsia"/>
        </w:rPr>
        <w:t>这里</w:t>
      </w:r>
      <w:r>
        <w:rPr>
          <w:rFonts w:hint="eastAsia"/>
        </w:rPr>
        <w:t>不能直接使用</w:t>
      </w:r>
      <w:r>
        <w:rPr>
          <w:rFonts w:hint="eastAsia"/>
        </w:rPr>
        <w:t>SimpleReservoir</w:t>
      </w:r>
      <w:r>
        <w:rPr>
          <w:rFonts w:hint="eastAsia"/>
        </w:rPr>
        <w:t>类，</w:t>
      </w:r>
      <w:r w:rsidR="009E62E4">
        <w:rPr>
          <w:rFonts w:hint="eastAsia"/>
        </w:rPr>
        <w:t>因为主线程和采样线程会可能同时调用</w:t>
      </w:r>
      <w:r w:rsidR="009E62E4">
        <w:rPr>
          <w:rFonts w:hint="eastAsia"/>
        </w:rPr>
        <w:t>SimpleReservoir</w:t>
      </w:r>
      <w:r w:rsidR="009E62E4">
        <w:rPr>
          <w:rFonts w:hint="eastAsia"/>
        </w:rPr>
        <w:t>的成员方法，</w:t>
      </w:r>
      <w:r w:rsidR="00666FC0">
        <w:rPr>
          <w:rFonts w:hint="eastAsia"/>
        </w:rPr>
        <w:t>存在数据竞争</w:t>
      </w:r>
      <w:r>
        <w:rPr>
          <w:rFonts w:hint="eastAsia"/>
        </w:rPr>
        <w:t>的问题</w:t>
      </w:r>
      <w:r w:rsidR="00666FC0">
        <w:rPr>
          <w:rFonts w:hint="eastAsia"/>
        </w:rPr>
        <w:t>。因此需要继承了</w:t>
      </w:r>
      <w:r w:rsidR="00666FC0">
        <w:rPr>
          <w:rFonts w:hint="eastAsia"/>
        </w:rPr>
        <w:t>SimpleReservoir</w:t>
      </w:r>
      <w:r w:rsidR="00666FC0">
        <w:rPr>
          <w:rFonts w:hint="eastAsia"/>
        </w:rPr>
        <w:t>类的</w:t>
      </w:r>
      <w:r w:rsidR="00666FC0">
        <w:rPr>
          <w:rFonts w:hint="eastAsia"/>
        </w:rPr>
        <w:t>SamplerHandle</w:t>
      </w:r>
      <w:r w:rsidR="00666FC0">
        <w:rPr>
          <w:rFonts w:hint="eastAsia"/>
        </w:rPr>
        <w:t>类在实现了朴素蓄水池算法的同时，</w:t>
      </w:r>
      <w:r>
        <w:rPr>
          <w:rFonts w:hint="eastAsia"/>
        </w:rPr>
        <w:t>使用锁</w:t>
      </w:r>
      <w:r w:rsidR="008C4DF7">
        <w:rPr>
          <w:rFonts w:hint="eastAsia"/>
        </w:rPr>
        <w:t>（</w:t>
      </w:r>
      <w:r w:rsidR="008C4DF7">
        <w:rPr>
          <w:rFonts w:hint="eastAsia"/>
        </w:rPr>
        <w:t>Lock</w:t>
      </w:r>
      <w:r w:rsidR="008C4DF7">
        <w:rPr>
          <w:rFonts w:hint="eastAsia"/>
        </w:rPr>
        <w:t>）</w:t>
      </w:r>
      <w:r w:rsidR="00666FC0">
        <w:rPr>
          <w:rFonts w:hint="eastAsia"/>
        </w:rPr>
        <w:t>解决数据竞争的问题。</w:t>
      </w:r>
      <w:r w:rsidR="009E62E4">
        <w:rPr>
          <w:rFonts w:hint="eastAsia"/>
        </w:rPr>
        <w:t>它是由</w:t>
      </w:r>
      <w:r w:rsidR="009E62E4">
        <w:rPr>
          <w:rFonts w:hint="eastAsia"/>
        </w:rPr>
        <w:t>ParallelReservoir</w:t>
      </w:r>
      <w:r w:rsidR="009E62E4">
        <w:rPr>
          <w:rFonts w:hint="eastAsia"/>
        </w:rPr>
        <w:t>生成并由调用者传递给取样线程的。</w:t>
      </w:r>
    </w:p>
    <w:p w14:paraId="11484E8F" w14:textId="3D423810" w:rsidR="00666FC0" w:rsidRPr="00D12478" w:rsidRDefault="009E62E4" w:rsidP="00D12478">
      <w:pPr>
        <w:pStyle w:val="a0"/>
        <w:ind w:firstLine="480"/>
      </w:pPr>
      <w:r>
        <w:rPr>
          <w:rFonts w:hint="eastAsia"/>
        </w:rPr>
        <w:t>本文使用</w:t>
      </w:r>
      <w:r w:rsidR="00666FC0">
        <w:rPr>
          <w:rFonts w:hint="eastAsia"/>
        </w:rPr>
        <w:t>SampleResult</w:t>
      </w:r>
      <w:r>
        <w:rPr>
          <w:rFonts w:hint="eastAsia"/>
        </w:rPr>
        <w:t>保存</w:t>
      </w:r>
      <w:r w:rsidR="00666FC0">
        <w:rPr>
          <w:rFonts w:hint="eastAsia"/>
        </w:rPr>
        <w:t>取样结果，</w:t>
      </w:r>
      <w:r>
        <w:rPr>
          <w:rFonts w:hint="eastAsia"/>
        </w:rPr>
        <w:t>它</w:t>
      </w:r>
      <w:r w:rsidR="00666FC0">
        <w:rPr>
          <w:rFonts w:hint="eastAsia"/>
        </w:rPr>
        <w:t>是数据类，包含了</w:t>
      </w:r>
      <w:r w:rsidR="00C22BB1">
        <w:rPr>
          <w:rFonts w:hint="eastAsia"/>
        </w:rPr>
        <w:t>两个域：</w:t>
      </w:r>
      <w:r w:rsidR="00666FC0">
        <w:rPr>
          <w:rFonts w:hint="eastAsia"/>
        </w:rPr>
        <w:t>样本（数组）和数据流中元素</w:t>
      </w:r>
      <w:r w:rsidR="00C22BB1">
        <w:rPr>
          <w:rFonts w:hint="eastAsia"/>
        </w:rPr>
        <w:t>总</w:t>
      </w:r>
      <w:r w:rsidR="00666FC0">
        <w:rPr>
          <w:rFonts w:hint="eastAsia"/>
        </w:rPr>
        <w:t>数（整数）。</w:t>
      </w:r>
    </w:p>
    <w:p w14:paraId="08EDD5E5" w14:textId="6F12D335" w:rsidR="00A51188" w:rsidRPr="00A51188" w:rsidRDefault="009A123D" w:rsidP="00A51188">
      <w:pPr>
        <w:pStyle w:val="20"/>
      </w:pPr>
      <w:bookmarkStart w:id="76" w:name="_Toc134283121"/>
      <w:r>
        <w:rPr>
          <w:rFonts w:hint="eastAsia"/>
        </w:rPr>
        <w:t>算法实现</w:t>
      </w:r>
      <w:bookmarkEnd w:id="76"/>
    </w:p>
    <w:p w14:paraId="4EB141E1" w14:textId="37129C24" w:rsidR="00017BCB" w:rsidRDefault="0035409F" w:rsidP="00017BCB">
      <w:pPr>
        <w:pStyle w:val="a0"/>
        <w:ind w:firstLine="480"/>
      </w:pPr>
      <w:r>
        <w:rPr>
          <w:rFonts w:hint="eastAsia"/>
        </w:rPr>
        <w:t>在并行蓄水池算法中，每个取样线程并行地进行朴素蓄水池取样。并且经过前文（</w:t>
      </w:r>
      <w:r>
        <w:fldChar w:fldCharType="begin"/>
      </w:r>
      <w:r>
        <w:instrText xml:space="preserve"> </w:instrText>
      </w:r>
      <w:r>
        <w:rPr>
          <w:rFonts w:hint="eastAsia"/>
        </w:rPr>
        <w:instrText>REF _Ref133853376 \r \h</w:instrText>
      </w:r>
      <w:r>
        <w:instrText xml:space="preserve"> </w:instrText>
      </w:r>
      <w:r>
        <w:fldChar w:fldCharType="separate"/>
      </w:r>
      <w:r>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Pr>
          <w:rFonts w:hint="eastAsia"/>
        </w:rPr>
        <w:t>协调线程之间的合作</w:t>
      </w:r>
      <w:r>
        <w:fldChar w:fldCharType="end"/>
      </w:r>
      <w:r>
        <w:rPr>
          <w:rFonts w:hint="eastAsia"/>
        </w:rPr>
        <w:t>）的讨论，本文选择由数据结构的使用者决定何时交付取样结果。本文</w:t>
      </w:r>
      <w:r w:rsidR="00C22BB1">
        <w:rPr>
          <w:rFonts w:hint="eastAsia"/>
        </w:rPr>
        <w:t>需要</w:t>
      </w:r>
      <w:r w:rsidR="00A95321">
        <w:rPr>
          <w:rFonts w:hint="eastAsia"/>
        </w:rPr>
        <w:t>基于这个选择</w:t>
      </w:r>
      <w:r w:rsidR="00C22BB1">
        <w:rPr>
          <w:rFonts w:hint="eastAsia"/>
        </w:rPr>
        <w:t>讨论如何传递取样结果，并协调合并线程。</w:t>
      </w:r>
    </w:p>
    <w:p w14:paraId="100CD18A" w14:textId="79C84FEB" w:rsidR="00E14E02" w:rsidRDefault="0035409F" w:rsidP="00E14E02">
      <w:pPr>
        <w:pStyle w:val="3"/>
      </w:pPr>
      <w:bookmarkStart w:id="77" w:name="_Toc134283122"/>
      <w:r>
        <w:rPr>
          <w:rFonts w:hint="eastAsia"/>
        </w:rPr>
        <w:lastRenderedPageBreak/>
        <w:t>交付</w:t>
      </w:r>
      <w:r w:rsidR="00E14E02">
        <w:rPr>
          <w:rFonts w:hint="eastAsia"/>
        </w:rPr>
        <w:t>取样结果</w:t>
      </w:r>
      <w:bookmarkEnd w:id="77"/>
    </w:p>
    <w:p w14:paraId="49AFEBB6" w14:textId="289CCA5A" w:rsidR="00E14E02" w:rsidRDefault="00E14E02" w:rsidP="00E14E02">
      <w:pPr>
        <w:pStyle w:val="a0"/>
        <w:ind w:firstLine="480"/>
      </w:pPr>
      <w:r>
        <w:rPr>
          <w:rFonts w:hint="eastAsia"/>
        </w:rPr>
        <w:t>在前文（</w:t>
      </w:r>
      <w:r>
        <w:fldChar w:fldCharType="begin"/>
      </w:r>
      <w:r>
        <w:instrText xml:space="preserve"> </w:instrText>
      </w:r>
      <w:r>
        <w:rPr>
          <w:rFonts w:hint="eastAsia"/>
        </w:rPr>
        <w:instrText>REF _Ref133853376 \r \h</w:instrText>
      </w:r>
      <w:r>
        <w:instrText xml:space="preserve"> </w:instrText>
      </w:r>
      <w:r>
        <w:fldChar w:fldCharType="separate"/>
      </w:r>
      <w:r w:rsidR="00ED70A9">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sidR="00ED70A9">
        <w:rPr>
          <w:rFonts w:hint="eastAsia"/>
        </w:rPr>
        <w:t>协调线程之间的合作</w:t>
      </w:r>
      <w:r>
        <w:fldChar w:fldCharType="end"/>
      </w:r>
      <w:r>
        <w:rPr>
          <w:rFonts w:hint="eastAsia"/>
        </w:rPr>
        <w:t>）中提到</w:t>
      </w:r>
      <w:r w:rsidR="00D12478">
        <w:rPr>
          <w:rFonts w:hint="eastAsia"/>
        </w:rPr>
        <w:t>需要由使用者决定何时</w:t>
      </w:r>
      <w:r w:rsidR="00CA1741">
        <w:rPr>
          <w:rFonts w:hint="eastAsia"/>
        </w:rPr>
        <w:t>收集</w:t>
      </w:r>
      <w:r w:rsidR="00D12478">
        <w:rPr>
          <w:rFonts w:hint="eastAsia"/>
        </w:rPr>
        <w:t>取样结果，</w:t>
      </w:r>
      <w:r>
        <w:rPr>
          <w:rFonts w:hint="eastAsia"/>
        </w:rPr>
        <w:t>所以在主线程调用</w:t>
      </w:r>
      <w:proofErr w:type="spellStart"/>
      <w:r>
        <w:t>ParallelReservoir</w:t>
      </w:r>
      <w:proofErr w:type="spellEnd"/>
      <w:r>
        <w:t>::</w:t>
      </w:r>
      <w:proofErr w:type="spellStart"/>
      <w:r>
        <w:rPr>
          <w:rFonts w:hint="eastAsia"/>
        </w:rPr>
        <w:t>getSampleResult</w:t>
      </w:r>
      <w:proofErr w:type="spellEnd"/>
      <w:r>
        <w:t>()</w:t>
      </w:r>
      <w:r>
        <w:rPr>
          <w:rFonts w:hint="eastAsia"/>
        </w:rPr>
        <w:t>后，每个取样线程的取样结果由该方法放入阻塞队列，并启动合并线程。如下图所示：</w:t>
      </w:r>
    </w:p>
    <w:p w14:paraId="7CF28266" w14:textId="77777777" w:rsidR="00E14E02" w:rsidRDefault="00E14E02" w:rsidP="00E14E02">
      <w:pPr>
        <w:pStyle w:val="ab"/>
        <w:keepNext/>
      </w:pPr>
      <w:r w:rsidRPr="00E241AB">
        <w:rPr>
          <w:noProof/>
        </w:rPr>
        <w:drawing>
          <wp:inline distT="0" distB="0" distL="0" distR="0" wp14:anchorId="356C1A90" wp14:editId="0F43D990">
            <wp:extent cx="5486400" cy="1604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94" cy="1604768"/>
                    </a:xfrm>
                    <a:prstGeom prst="rect">
                      <a:avLst/>
                    </a:prstGeom>
                  </pic:spPr>
                </pic:pic>
              </a:graphicData>
            </a:graphic>
          </wp:inline>
        </w:drawing>
      </w:r>
    </w:p>
    <w:p w14:paraId="7E8188B9" w14:textId="44DA94C7" w:rsidR="00E14E02" w:rsidRPr="00347F8A" w:rsidRDefault="00E14E02" w:rsidP="00E14E02">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1</w:t>
      </w:r>
      <w:r w:rsidR="0050273E">
        <w:fldChar w:fldCharType="end"/>
      </w:r>
      <w:r>
        <w:t>ParallelReservoir::getSampleResult()</w:t>
      </w:r>
      <w:r>
        <w:rPr>
          <w:rFonts w:hint="eastAsia"/>
        </w:rPr>
        <w:t>部分代码截图</w:t>
      </w:r>
    </w:p>
    <w:p w14:paraId="4A672335" w14:textId="47F17258" w:rsidR="00E14E02" w:rsidRDefault="007C5BF0" w:rsidP="00E14E02">
      <w:pPr>
        <w:pStyle w:val="a0"/>
        <w:ind w:firstLine="480"/>
      </w:pPr>
      <w:r>
        <w:rPr>
          <w:rFonts w:hint="eastAsia"/>
        </w:rPr>
        <w:t>所以会有两个线程同时访问</w:t>
      </w:r>
      <w:r>
        <w:rPr>
          <w:rFonts w:hint="eastAsia"/>
        </w:rPr>
        <w:t>SamplerHandle</w:t>
      </w:r>
      <w:r>
        <w:rPr>
          <w:rFonts w:hint="eastAsia"/>
        </w:rPr>
        <w:t>所在的内存：</w:t>
      </w:r>
      <w:r w:rsidR="00E14E02">
        <w:rPr>
          <w:rFonts w:hint="eastAsia"/>
        </w:rPr>
        <w:t>取样线程调用</w:t>
      </w:r>
      <w:r w:rsidR="007641D0">
        <w:rPr>
          <w:rFonts w:hint="eastAsia"/>
        </w:rPr>
        <w:t>SamplerHandle</w:t>
      </w:r>
      <w:r w:rsidR="00E14E02">
        <w:rPr>
          <w:rFonts w:hint="eastAsia"/>
        </w:rPr>
        <w:t>类的</w:t>
      </w:r>
      <w:r w:rsidR="00E14E02">
        <w:rPr>
          <w:rFonts w:hint="eastAsia"/>
        </w:rPr>
        <w:t>try</w:t>
      </w:r>
      <w:r w:rsidR="00E14E02">
        <w:t>Sample(T element)</w:t>
      </w:r>
      <w:r w:rsidR="00E14E02">
        <w:rPr>
          <w:rFonts w:hint="eastAsia"/>
        </w:rPr>
        <w:t>方法进行取样；而</w:t>
      </w:r>
      <w:r>
        <w:rPr>
          <w:rFonts w:hint="eastAsia"/>
        </w:rPr>
        <w:t>主线程的</w:t>
      </w:r>
      <w:r w:rsidR="008B0761">
        <w:rPr>
          <w:rFonts w:hint="eastAsia"/>
        </w:rPr>
        <w:t>ParallelReservoir</w:t>
      </w:r>
      <w:r w:rsidR="00E14E02">
        <w:rPr>
          <w:rFonts w:hint="eastAsia"/>
        </w:rPr>
        <w:t>会调用</w:t>
      </w:r>
      <w:r w:rsidR="00E14E02">
        <w:rPr>
          <w:rFonts w:hint="eastAsia"/>
        </w:rPr>
        <w:t>S</w:t>
      </w:r>
      <w:r w:rsidR="008B0761">
        <w:rPr>
          <w:rFonts w:hint="eastAsia"/>
        </w:rPr>
        <w:t>amplerHandle</w:t>
      </w:r>
      <w:r w:rsidR="00E14E02">
        <w:rPr>
          <w:rFonts w:hint="eastAsia"/>
        </w:rPr>
        <w:t>类的</w:t>
      </w:r>
      <w:r w:rsidR="00E14E02">
        <w:rPr>
          <w:rFonts w:hint="eastAsia"/>
        </w:rPr>
        <w:t>get</w:t>
      </w:r>
      <w:r w:rsidR="00E14E02">
        <w:t>SampleResult()</w:t>
      </w:r>
      <w:r w:rsidR="00E14E02">
        <w:rPr>
          <w:rFonts w:hint="eastAsia"/>
        </w:rPr>
        <w:t>方法取得该取样线程的取样结果。（具体可见</w:t>
      </w:r>
      <w:r w:rsidR="00E14E02">
        <w:fldChar w:fldCharType="begin"/>
      </w:r>
      <w:r w:rsidR="00E14E02">
        <w:instrText xml:space="preserve"> </w:instrText>
      </w:r>
      <w:r w:rsidR="00E14E02">
        <w:rPr>
          <w:rFonts w:hint="eastAsia"/>
        </w:rPr>
        <w:instrText>REF _Ref131863072 \h</w:instrText>
      </w:r>
      <w:r w:rsidR="00E14E02">
        <w:instrText xml:space="preserve"> </w:instrText>
      </w:r>
      <w:r w:rsidR="00E14E02">
        <w:fldChar w:fldCharType="separate"/>
      </w:r>
      <w:r w:rsidR="00ED70A9">
        <w:rPr>
          <w:rFonts w:hint="eastAsia"/>
        </w:rPr>
        <w:t>图片</w:t>
      </w:r>
      <w:r w:rsidR="00ED70A9">
        <w:rPr>
          <w:rFonts w:hint="eastAsia"/>
        </w:rPr>
        <w:t xml:space="preserve"> </w:t>
      </w:r>
      <w:r w:rsidR="00ED70A9">
        <w:rPr>
          <w:noProof/>
        </w:rPr>
        <w:t>4</w:t>
      </w:r>
      <w:r w:rsidR="00ED70A9">
        <w:noBreakHyphen/>
      </w:r>
      <w:r w:rsidR="00ED70A9">
        <w:rPr>
          <w:noProof/>
        </w:rPr>
        <w:t>5</w:t>
      </w:r>
      <w:r w:rsidR="00ED70A9">
        <w:rPr>
          <w:rFonts w:hint="eastAsia"/>
        </w:rPr>
        <w:t>描述</w:t>
      </w:r>
      <w:proofErr w:type="spellStart"/>
      <w:r w:rsidR="00ED70A9">
        <w:rPr>
          <w:rFonts w:hint="eastAsia"/>
        </w:rPr>
        <w:t>SamplerHandle</w:t>
      </w:r>
      <w:proofErr w:type="spellEnd"/>
      <w:r w:rsidR="00ED70A9">
        <w:rPr>
          <w:rFonts w:hint="eastAsia"/>
        </w:rPr>
        <w:t>与</w:t>
      </w:r>
      <w:proofErr w:type="spellStart"/>
      <w:r w:rsidR="00ED70A9">
        <w:t>ParallelReservoir</w:t>
      </w:r>
      <w:proofErr w:type="spellEnd"/>
      <w:r w:rsidR="00ED70A9">
        <w:rPr>
          <w:rFonts w:hint="eastAsia"/>
        </w:rPr>
        <w:t>之间的合作关系</w:t>
      </w:r>
      <w:r w:rsidR="00ED70A9">
        <w:rPr>
          <w:rFonts w:hint="eastAsia"/>
          <w:noProof/>
        </w:rPr>
        <w:t>的</w:t>
      </w:r>
      <w:r w:rsidR="00ED70A9">
        <w:rPr>
          <w:rFonts w:hint="eastAsia"/>
          <w:noProof/>
        </w:rPr>
        <w:t>UML</w:t>
      </w:r>
      <w:r w:rsidR="00ED70A9">
        <w:rPr>
          <w:rFonts w:hint="eastAsia"/>
          <w:noProof/>
        </w:rPr>
        <w:t>时序图</w:t>
      </w:r>
      <w:r w:rsidR="00E14E02">
        <w:fldChar w:fldCharType="end"/>
      </w:r>
      <w:r w:rsidR="00E14E02">
        <w:rPr>
          <w:rFonts w:hint="eastAsia"/>
        </w:rPr>
        <w:t>）</w:t>
      </w:r>
      <w:r>
        <w:rPr>
          <w:rFonts w:hint="eastAsia"/>
        </w:rPr>
        <w:t>所以此处存在数据竞争的情况（</w:t>
      </w:r>
      <w:r>
        <w:rPr>
          <w:rFonts w:hint="eastAsia"/>
        </w:rPr>
        <w:t>data</w:t>
      </w:r>
      <w:r>
        <w:t xml:space="preserve"> </w:t>
      </w:r>
      <w:r>
        <w:rPr>
          <w:rFonts w:hint="eastAsia"/>
        </w:rPr>
        <w:t>racing</w:t>
      </w:r>
      <w:r>
        <w:rPr>
          <w:rFonts w:hint="eastAsia"/>
        </w:rPr>
        <w:t>）。</w:t>
      </w:r>
    </w:p>
    <w:p w14:paraId="225BFE55" w14:textId="2C26D695" w:rsidR="00485E91" w:rsidRDefault="00E14E02" w:rsidP="00485E91">
      <w:pPr>
        <w:pStyle w:val="a0"/>
        <w:ind w:firstLine="480"/>
      </w:pPr>
      <w:r>
        <w:rPr>
          <w:rFonts w:hint="eastAsia"/>
        </w:rPr>
        <w:t>因此，有必要为</w:t>
      </w:r>
      <w:r>
        <w:rPr>
          <w:rFonts w:hint="eastAsia"/>
        </w:rPr>
        <w:t>S</w:t>
      </w:r>
      <w:r w:rsidR="00485E91">
        <w:rPr>
          <w:rFonts w:hint="eastAsia"/>
        </w:rPr>
        <w:t>amplerHandle</w:t>
      </w:r>
      <w:r>
        <w:rPr>
          <w:rFonts w:hint="eastAsia"/>
        </w:rPr>
        <w:t>添加锁，以防止两个线程同时对其访问时导致的数据竞争（</w:t>
      </w:r>
      <w:r>
        <w:rPr>
          <w:rFonts w:hint="eastAsia"/>
        </w:rPr>
        <w:t>data</w:t>
      </w:r>
      <w:r>
        <w:t xml:space="preserve"> </w:t>
      </w:r>
      <w:r>
        <w:rPr>
          <w:rFonts w:hint="eastAsia"/>
        </w:rPr>
        <w:t>racing</w:t>
      </w:r>
      <w:r>
        <w:rPr>
          <w:rFonts w:hint="eastAsia"/>
        </w:rPr>
        <w:t>）。</w:t>
      </w:r>
      <w:r w:rsidR="00485E91">
        <w:rPr>
          <w:rFonts w:hint="eastAsia"/>
        </w:rPr>
        <w:t>实际上，</w:t>
      </w:r>
      <w:r w:rsidR="00485E91">
        <w:rPr>
          <w:rFonts w:hint="eastAsia"/>
        </w:rPr>
        <w:t>SamplerHandle</w:t>
      </w:r>
      <w:r w:rsidR="00485E91">
        <w:rPr>
          <w:rFonts w:hint="eastAsia"/>
        </w:rPr>
        <w:t>就是</w:t>
      </w:r>
      <w:r w:rsidR="00A95321">
        <w:rPr>
          <w:rFonts w:hint="eastAsia"/>
        </w:rPr>
        <w:t>“</w:t>
      </w:r>
      <w:r w:rsidR="004B1024">
        <w:rPr>
          <w:rFonts w:hint="eastAsia"/>
        </w:rPr>
        <w:t>原子化</w:t>
      </w:r>
      <w:r w:rsidR="00A95321">
        <w:rPr>
          <w:rFonts w:hint="eastAsia"/>
        </w:rPr>
        <w:t>”</w:t>
      </w:r>
      <w:r w:rsidR="00AB5629">
        <w:rPr>
          <w:rFonts w:hint="eastAsia"/>
        </w:rPr>
        <w:t xml:space="preserve"> </w:t>
      </w:r>
      <w:r w:rsidR="004B1024">
        <w:rPr>
          <w:rFonts w:hint="eastAsia"/>
        </w:rPr>
        <w:t>的</w:t>
      </w:r>
      <w:r w:rsidR="004B1024">
        <w:rPr>
          <w:rFonts w:hint="eastAsia"/>
        </w:rPr>
        <w:t>SimpleReservoir</w:t>
      </w:r>
      <w:r w:rsidR="007C5BF0">
        <w:rPr>
          <w:rFonts w:hint="eastAsia"/>
        </w:rPr>
        <w:t>，它将</w:t>
      </w:r>
      <w:r w:rsidR="007C5BF0">
        <w:rPr>
          <w:rFonts w:hint="eastAsia"/>
        </w:rPr>
        <w:t>SimpleReservoir</w:t>
      </w:r>
      <w:r w:rsidR="007C5BF0">
        <w:rPr>
          <w:rFonts w:hint="eastAsia"/>
        </w:rPr>
        <w:t>的每一个</w:t>
      </w:r>
      <w:r w:rsidR="003C668B">
        <w:rPr>
          <w:rFonts w:hint="eastAsia"/>
        </w:rPr>
        <w:t>都封装了获取锁与释放锁的过程</w:t>
      </w:r>
      <w:r w:rsidR="004B1024">
        <w:rPr>
          <w:rFonts w:hint="eastAsia"/>
        </w:rPr>
        <w:t>。</w:t>
      </w:r>
    </w:p>
    <w:p w14:paraId="1442A6F2" w14:textId="0B192C0B" w:rsidR="009A123D" w:rsidRDefault="004D79BB" w:rsidP="009A123D">
      <w:pPr>
        <w:pStyle w:val="3"/>
      </w:pPr>
      <w:bookmarkStart w:id="78" w:name="_Toc134283123"/>
      <w:r>
        <w:rPr>
          <w:rFonts w:hint="eastAsia"/>
        </w:rPr>
        <w:t>协调合并线程</w:t>
      </w:r>
      <w:bookmarkEnd w:id="78"/>
    </w:p>
    <w:p w14:paraId="5D2BDF20" w14:textId="1214266A" w:rsidR="00CD3B41" w:rsidRDefault="00CD3B41" w:rsidP="00017BCB">
      <w:pPr>
        <w:pStyle w:val="a0"/>
        <w:ind w:firstLine="480"/>
      </w:pPr>
      <w:r>
        <w:rPr>
          <w:rFonts w:hint="eastAsia"/>
        </w:rPr>
        <w:t>Java</w:t>
      </w:r>
      <w:r>
        <w:rPr>
          <w:rFonts w:hint="eastAsia"/>
        </w:rPr>
        <w:t>支持</w:t>
      </w:r>
      <w:r w:rsidR="009256BF">
        <w:rPr>
          <w:rFonts w:hint="eastAsia"/>
        </w:rPr>
        <w:t>基于</w:t>
      </w:r>
      <w:r w:rsidR="009256BF">
        <w:rPr>
          <w:rFonts w:hint="eastAsia"/>
        </w:rPr>
        <w:t>OS</w:t>
      </w:r>
      <w:r w:rsidR="009256BF">
        <w:rPr>
          <w:rFonts w:hint="eastAsia"/>
        </w:rPr>
        <w:t>线程的多线程</w:t>
      </w:r>
      <w:r w:rsidR="008D5F77">
        <w:rPr>
          <w:rFonts w:hint="eastAsia"/>
        </w:rPr>
        <w:t>编程，可以创建若干线程来执行任务。此外</w:t>
      </w:r>
      <w:r w:rsidR="008D5F77">
        <w:rPr>
          <w:rFonts w:hint="eastAsia"/>
        </w:rPr>
        <w:t>Java</w:t>
      </w:r>
      <w:r w:rsidR="008D5F77">
        <w:rPr>
          <w:rFonts w:hint="eastAsia"/>
        </w:rPr>
        <w:t>标准库中提供了一些线程安全的集合，方便程序员</w:t>
      </w:r>
      <w:r w:rsidR="00A51188">
        <w:rPr>
          <w:rFonts w:hint="eastAsia"/>
        </w:rPr>
        <w:t>安全优雅地</w:t>
      </w:r>
      <w:r w:rsidR="008D5F77">
        <w:rPr>
          <w:rFonts w:hint="eastAsia"/>
        </w:rPr>
        <w:t>管理线程，而不是使用最基础的锁来管理线程。</w:t>
      </w:r>
    </w:p>
    <w:p w14:paraId="282BBCD3" w14:textId="610411D7" w:rsidR="00440A2E" w:rsidRDefault="008D5F77" w:rsidP="00440A2E">
      <w:pPr>
        <w:pStyle w:val="a0"/>
        <w:ind w:firstLine="480"/>
      </w:pPr>
      <w:r>
        <w:rPr>
          <w:rFonts w:hint="eastAsia"/>
        </w:rPr>
        <w:t>这里可以通过</w:t>
      </w:r>
      <w:r w:rsidR="00A51188">
        <w:rPr>
          <w:rFonts w:hint="eastAsia"/>
        </w:rPr>
        <w:t>标准库中提供的</w:t>
      </w:r>
      <w:r w:rsidR="00110E31" w:rsidRPr="00440A2E">
        <w:rPr>
          <w:rFonts w:hint="eastAsia"/>
          <w:b/>
          <w:bCs/>
        </w:rPr>
        <w:t>阻塞队列</w:t>
      </w:r>
      <w:r w:rsidR="00440A2E">
        <w:rPr>
          <w:rFonts w:hint="eastAsia"/>
        </w:rPr>
        <w:t>（</w:t>
      </w:r>
      <w:r w:rsidR="00440A2E">
        <w:rPr>
          <w:rFonts w:hint="eastAsia"/>
        </w:rPr>
        <w:t>blocking</w:t>
      </w:r>
      <w:r w:rsidR="00440A2E">
        <w:t xml:space="preserve"> </w:t>
      </w:r>
      <w:r w:rsidR="00440A2E">
        <w:rPr>
          <w:rFonts w:hint="eastAsia"/>
        </w:rPr>
        <w:t>queue</w:t>
      </w:r>
      <w:r w:rsidR="00440A2E">
        <w:rPr>
          <w:rFonts w:hint="eastAsia"/>
        </w:rPr>
        <w:t>）</w:t>
      </w:r>
      <w:r w:rsidR="00110E31">
        <w:rPr>
          <w:rFonts w:hint="eastAsia"/>
        </w:rPr>
        <w:t>来管理线程。</w:t>
      </w:r>
      <w:r w:rsidR="00440A2E">
        <w:rPr>
          <w:rFonts w:hint="eastAsia"/>
        </w:rPr>
        <w:t>阻塞队列是一种通过提供锁来保护共享的数据结构。他的本质是一个队列（</w:t>
      </w:r>
      <w:r w:rsidR="00440A2E">
        <w:rPr>
          <w:rFonts w:hint="eastAsia"/>
        </w:rPr>
        <w:t>queue</w:t>
      </w:r>
      <w:r w:rsidR="00440A2E">
        <w:rPr>
          <w:rFonts w:hint="eastAsia"/>
        </w:rPr>
        <w:t>），生产者线程向队列中插入元素，消费者线程则获取元素。使用阻塞队列可以安全地从一个线程向另一个线程传递数据。</w:t>
      </w:r>
    </w:p>
    <w:p w14:paraId="608688A1" w14:textId="2B22614E" w:rsidR="00440A2E" w:rsidRDefault="00440A2E" w:rsidP="00017BCB">
      <w:pPr>
        <w:pStyle w:val="a0"/>
        <w:ind w:firstLine="480"/>
      </w:pPr>
      <w:r>
        <w:rPr>
          <w:rFonts w:hint="eastAsia"/>
        </w:rPr>
        <w:lastRenderedPageBreak/>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sdt>
        <w:sdtPr>
          <w:rPr>
            <w:rFonts w:hint="eastAsia"/>
          </w:rPr>
          <w:id w:val="-276868930"/>
          <w:citation/>
        </w:sdtPr>
        <w:sdtContent>
          <w:r w:rsidR="00A13D79">
            <w:fldChar w:fldCharType="begin"/>
          </w:r>
          <w:r w:rsidR="00A13D79">
            <w:instrText xml:space="preserve"> CITATION Cay19 \l 1033 </w:instrText>
          </w:r>
          <w:r w:rsidR="00A13D79">
            <w:fldChar w:fldCharType="separate"/>
          </w:r>
          <w:r w:rsidR="00272969">
            <w:rPr>
              <w:noProof/>
            </w:rPr>
            <w:t xml:space="preserve"> </w:t>
          </w:r>
          <w:r w:rsidR="00272969" w:rsidRPr="00272969">
            <w:rPr>
              <w:noProof/>
            </w:rPr>
            <w:t>[13]</w:t>
          </w:r>
          <w:r w:rsidR="00A13D79">
            <w:fldChar w:fldCharType="end"/>
          </w:r>
        </w:sdtContent>
      </w:sdt>
    </w:p>
    <w:p w14:paraId="4B05BADE" w14:textId="076EA657" w:rsidR="00110E31" w:rsidRDefault="008023B2" w:rsidP="0063427B">
      <w:pPr>
        <w:pStyle w:val="ab"/>
      </w:pPr>
      <w:r w:rsidRPr="008023B2">
        <w:rPr>
          <w:noProof/>
        </w:rPr>
        <w:drawing>
          <wp:inline distT="0" distB="0" distL="0" distR="0" wp14:anchorId="3AF002EA" wp14:editId="65671A9F">
            <wp:extent cx="5274310" cy="40182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18280"/>
                    </a:xfrm>
                    <a:prstGeom prst="rect">
                      <a:avLst/>
                    </a:prstGeom>
                  </pic:spPr>
                </pic:pic>
              </a:graphicData>
            </a:graphic>
          </wp:inline>
        </w:drawing>
      </w:r>
    </w:p>
    <w:p w14:paraId="625B86A8" w14:textId="39442664" w:rsidR="00110E31" w:rsidRDefault="00110E31" w:rsidP="00110E31">
      <w:pPr>
        <w:pStyle w:val="ac"/>
      </w:pPr>
      <w:bookmarkStart w:id="79" w:name="_Ref131753486"/>
      <w:bookmarkStart w:id="80" w:name="_Ref131753207"/>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bookmarkEnd w:id="79"/>
      <w:r>
        <w:rPr>
          <w:rFonts w:hint="eastAsia"/>
        </w:rPr>
        <w:t>利用阻塞队列实现并行蓄水池算法</w:t>
      </w:r>
      <w:bookmarkEnd w:id="80"/>
      <w:r w:rsidR="00320EF5">
        <w:rPr>
          <w:rFonts w:hint="eastAsia"/>
        </w:rPr>
        <w:t>的示意图</w:t>
      </w:r>
    </w:p>
    <w:p w14:paraId="030EF802" w14:textId="4AEF9646" w:rsidR="00110E31" w:rsidRDefault="00110E31" w:rsidP="00110E31">
      <w:pPr>
        <w:pStyle w:val="a0"/>
        <w:ind w:firstLine="480"/>
      </w:pPr>
      <w:r>
        <w:rPr>
          <w:rFonts w:hint="eastAsia"/>
        </w:rPr>
        <w:t>如</w:t>
      </w:r>
      <w:r w:rsidR="00E32519">
        <w:fldChar w:fldCharType="begin"/>
      </w:r>
      <w:r w:rsidR="00E32519">
        <w:instrText xml:space="preserve"> </w:instrText>
      </w:r>
      <w:r w:rsidR="00E32519">
        <w:rPr>
          <w:rFonts w:hint="eastAsia"/>
        </w:rPr>
        <w:instrText>REF _Ref131753486 \h</w:instrText>
      </w:r>
      <w:r w:rsidR="00E32519">
        <w:instrText xml:space="preserve"> </w:instrText>
      </w:r>
      <w:r w:rsidR="00E32519">
        <w:fldChar w:fldCharType="separate"/>
      </w:r>
      <w:r w:rsidR="00ED70A9">
        <w:rPr>
          <w:rFonts w:hint="eastAsia"/>
        </w:rPr>
        <w:t>图片</w:t>
      </w:r>
      <w:r w:rsidR="00ED70A9">
        <w:rPr>
          <w:rFonts w:hint="eastAsia"/>
        </w:rPr>
        <w:t xml:space="preserve"> </w:t>
      </w:r>
      <w:r w:rsidR="00ED70A9">
        <w:rPr>
          <w:noProof/>
        </w:rPr>
        <w:t>4</w:t>
      </w:r>
      <w:r w:rsidR="00ED70A9">
        <w:noBreakHyphen/>
      </w:r>
      <w:r w:rsidR="00ED70A9">
        <w:rPr>
          <w:noProof/>
        </w:rPr>
        <w:t>2</w:t>
      </w:r>
      <w:r w:rsidR="00E32519">
        <w:fldChar w:fldCharType="end"/>
      </w:r>
      <w:r>
        <w:rPr>
          <w:rFonts w:hint="eastAsia"/>
        </w:rPr>
        <w:t>所示</w:t>
      </w:r>
      <w:r w:rsidR="00E32519">
        <w:rPr>
          <w:rFonts w:hint="eastAsia"/>
        </w:rPr>
        <w:t>，现有</w:t>
      </w:r>
      <m:oMath>
        <m:r>
          <w:rPr>
            <w:rFonts w:ascii="Cambria Math" w:hAnsi="Cambria Math" w:hint="eastAsia"/>
          </w:rPr>
          <m:t>X</m:t>
        </m:r>
      </m:oMath>
      <w:r w:rsidR="00E32519">
        <w:rPr>
          <w:rFonts w:hint="eastAsia"/>
        </w:rPr>
        <w:t>个线程并发地执行朴素的蓄水池抽样，并将</w:t>
      </w:r>
      <w:r w:rsidR="00A51188">
        <w:rPr>
          <w:rFonts w:hint="eastAsia"/>
        </w:rPr>
        <w:t>取样</w:t>
      </w:r>
      <w:r w:rsidR="00E32519">
        <w:rPr>
          <w:rFonts w:hint="eastAsia"/>
        </w:rPr>
        <w:t>结果</w:t>
      </w:r>
      <w:r w:rsidR="00BC7F86">
        <w:rPr>
          <w:rFonts w:hint="eastAsia"/>
        </w:rPr>
        <w:t>添加</w:t>
      </w:r>
      <w:r w:rsidR="00E32519">
        <w:rPr>
          <w:rFonts w:hint="eastAsia"/>
        </w:rPr>
        <w:t>至阻塞队列中</w:t>
      </w:r>
      <w:r w:rsidR="00BC7F86">
        <w:rPr>
          <w:rFonts w:hint="eastAsia"/>
        </w:rPr>
        <w:t>（</w:t>
      </w:r>
      <w:r w:rsidR="00BC7F86">
        <w:rPr>
          <w:rFonts w:hint="eastAsia"/>
        </w:rPr>
        <w:t>put</w:t>
      </w:r>
      <w:r w:rsidR="00BC7F86">
        <w:rPr>
          <w:rFonts w:hint="eastAsia"/>
        </w:rPr>
        <w:t>）</w:t>
      </w:r>
      <w:r w:rsidR="00E32519">
        <w:rPr>
          <w:rFonts w:hint="eastAsia"/>
        </w:rPr>
        <w:t>，</w:t>
      </w:r>
      <w:r w:rsidR="0035409F">
        <w:rPr>
          <w:rFonts w:hint="eastAsia"/>
        </w:rPr>
        <w:t>本文</w:t>
      </w:r>
      <w:r w:rsidR="00E32519">
        <w:rPr>
          <w:rFonts w:hint="eastAsia"/>
        </w:rPr>
        <w:t>称这些线程为</w:t>
      </w:r>
      <w:r w:rsidR="00516310">
        <w:rPr>
          <w:rFonts w:hint="eastAsia"/>
          <w:b/>
          <w:bCs/>
        </w:rPr>
        <w:t>取样</w:t>
      </w:r>
      <w:r w:rsidR="00E32519" w:rsidRPr="00E32519">
        <w:rPr>
          <w:rFonts w:hint="eastAsia"/>
          <w:b/>
          <w:bCs/>
        </w:rPr>
        <w:t>线程</w:t>
      </w:r>
      <w:r w:rsidR="00E32519">
        <w:rPr>
          <w:rFonts w:hint="eastAsia"/>
        </w:rPr>
        <w:t>（蓝色），他们均是阻塞队列的生产者。</w:t>
      </w:r>
    </w:p>
    <w:p w14:paraId="7EE6E7AF" w14:textId="0DD21B31" w:rsidR="00890772" w:rsidRDefault="00790B62" w:rsidP="00890772">
      <w:pPr>
        <w:pStyle w:val="a0"/>
        <w:ind w:firstLine="480"/>
      </w:pPr>
      <w:r>
        <w:rPr>
          <w:rFonts w:hint="eastAsia"/>
        </w:rPr>
        <w:t>同时，另有</w:t>
      </w:r>
      <w:r w:rsidR="00890772">
        <w:rPr>
          <w:rFonts w:hint="eastAsia"/>
        </w:rPr>
        <w:t>若干</w:t>
      </w:r>
      <w:r w:rsidRPr="00790B62">
        <w:rPr>
          <w:rFonts w:hint="eastAsia"/>
          <w:b/>
          <w:bCs/>
        </w:rPr>
        <w:t>合并线程</w:t>
      </w:r>
      <w:r>
        <w:rPr>
          <w:rFonts w:hint="eastAsia"/>
        </w:rPr>
        <w:t>（橙色），他们</w:t>
      </w:r>
      <w:r w:rsidR="009E4014">
        <w:rPr>
          <w:rFonts w:hint="eastAsia"/>
        </w:rPr>
        <w:t>总是试着从阻塞队列中</w:t>
      </w:r>
      <w:r w:rsidR="00BC7F86">
        <w:rPr>
          <w:rFonts w:hint="eastAsia"/>
        </w:rPr>
        <w:t>移出（</w:t>
      </w:r>
      <w:r w:rsidR="00BC7F86">
        <w:rPr>
          <w:rFonts w:hint="eastAsia"/>
        </w:rPr>
        <w:t>take</w:t>
      </w:r>
      <w:r w:rsidR="00BC7F86">
        <w:rPr>
          <w:rFonts w:hint="eastAsia"/>
        </w:rPr>
        <w:t>）</w:t>
      </w:r>
      <w:r w:rsidR="009E4014">
        <w:rPr>
          <w:rFonts w:hint="eastAsia"/>
        </w:rPr>
        <w:t>两个</w:t>
      </w:r>
      <w:r w:rsidR="00A51188">
        <w:rPr>
          <w:rFonts w:hint="eastAsia"/>
        </w:rPr>
        <w:t>取样结果</w:t>
      </w:r>
      <w:r w:rsidR="009E4014">
        <w:rPr>
          <w:rFonts w:hint="eastAsia"/>
        </w:rPr>
        <w:t>，并利用前文所述的合并算法将这两个</w:t>
      </w:r>
      <w:r w:rsidR="00A51188">
        <w:rPr>
          <w:rFonts w:hint="eastAsia"/>
        </w:rPr>
        <w:t>取样结果</w:t>
      </w:r>
      <w:r w:rsidR="009E4014">
        <w:rPr>
          <w:rFonts w:hint="eastAsia"/>
        </w:rPr>
        <w:t>合并为一个。合并完成后，将</w:t>
      </w:r>
      <w:r w:rsidR="00A51188">
        <w:rPr>
          <w:rFonts w:hint="eastAsia"/>
        </w:rPr>
        <w:t>取样结果</w:t>
      </w:r>
      <w:r w:rsidR="009E4014">
        <w:rPr>
          <w:rFonts w:hint="eastAsia"/>
        </w:rPr>
        <w:t>放回</w:t>
      </w:r>
      <w:r w:rsidR="00890772">
        <w:rPr>
          <w:rFonts w:hint="eastAsia"/>
        </w:rPr>
        <w:t>合并线程既是阻塞队列的生产者，也是其消费者。</w:t>
      </w:r>
    </w:p>
    <w:p w14:paraId="7589964D" w14:textId="0B312B6C" w:rsidR="008D1FBC" w:rsidRDefault="008D1FBC" w:rsidP="008D1FBC">
      <w:pPr>
        <w:pStyle w:val="a0"/>
        <w:ind w:firstLine="480"/>
      </w:pPr>
      <w:r>
        <w:rPr>
          <w:rFonts w:hint="eastAsia"/>
        </w:rPr>
        <w:t>判断算法结束的标准是：当队列中只剩下一个</w:t>
      </w:r>
      <w:r w:rsidR="00A51188">
        <w:rPr>
          <w:rFonts w:hint="eastAsia"/>
        </w:rPr>
        <w:t>取样结果</w:t>
      </w:r>
      <w:r>
        <w:rPr>
          <w:rFonts w:hint="eastAsia"/>
        </w:rPr>
        <w:t>，且所有的</w:t>
      </w:r>
      <w:r w:rsidR="00516310">
        <w:rPr>
          <w:rFonts w:hint="eastAsia"/>
        </w:rPr>
        <w:t>取样</w:t>
      </w:r>
      <w:r>
        <w:rPr>
          <w:rFonts w:hint="eastAsia"/>
        </w:rPr>
        <w:t>线程、合并线程都结束自己的工作时，并行蓄水池算法结束。这个标准比较难以执行，好在如果每次只将两个</w:t>
      </w:r>
      <w:r w:rsidR="00A51188">
        <w:rPr>
          <w:rFonts w:hint="eastAsia"/>
        </w:rPr>
        <w:t>取样结果</w:t>
      </w:r>
      <w:r>
        <w:rPr>
          <w:rFonts w:hint="eastAsia"/>
        </w:rPr>
        <w:t>合并为一个，就一定只有</w:t>
      </w:r>
      <m:oMath>
        <m:r>
          <w:rPr>
            <w:rFonts w:ascii="Cambria Math" w:hAnsi="Cambria Math"/>
          </w:rPr>
          <m:t>X-1</m:t>
        </m:r>
      </m:oMath>
      <w:r>
        <w:rPr>
          <w:rFonts w:hint="eastAsia"/>
        </w:rPr>
        <w:t>次合并。</w:t>
      </w:r>
      <w:r w:rsidR="00A13D79">
        <w:rPr>
          <w:rFonts w:hint="eastAsia"/>
        </w:rPr>
        <w:t>据此可以简单地判断算法是否结束。</w:t>
      </w:r>
    </w:p>
    <w:p w14:paraId="64B37D3B" w14:textId="7A46C131" w:rsidR="002E0069" w:rsidRDefault="00890772" w:rsidP="0063427B">
      <w:pPr>
        <w:pStyle w:val="a0"/>
        <w:ind w:firstLine="480"/>
      </w:pPr>
      <w:r>
        <w:rPr>
          <w:rFonts w:hint="eastAsia"/>
        </w:rPr>
        <w:t>倘若每个合并线程只进行一次合并</w:t>
      </w:r>
      <w:r w:rsidR="008D1FBC">
        <w:rPr>
          <w:rFonts w:hint="eastAsia"/>
        </w:rPr>
        <w:t>（取出两个</w:t>
      </w:r>
      <w:r w:rsidR="00A51188">
        <w:rPr>
          <w:rFonts w:hint="eastAsia"/>
        </w:rPr>
        <w:t>取样结果</w:t>
      </w:r>
      <w:r w:rsidR="008D1FBC">
        <w:rPr>
          <w:rFonts w:hint="eastAsia"/>
        </w:rPr>
        <w:t>，放回一个，线程销毁）</w:t>
      </w:r>
      <w:r>
        <w:rPr>
          <w:rFonts w:hint="eastAsia"/>
        </w:rPr>
        <w:t>，</w:t>
      </w:r>
      <w:r w:rsidR="0035409F">
        <w:rPr>
          <w:rFonts w:hint="eastAsia"/>
        </w:rPr>
        <w:t>就</w:t>
      </w:r>
      <w:r>
        <w:rPr>
          <w:rFonts w:hint="eastAsia"/>
        </w:rPr>
        <w:t>可以很轻易地判断合并是否完成——只需要判断是否进行了</w:t>
      </w:r>
      <m:oMath>
        <m:r>
          <w:rPr>
            <w:rFonts w:ascii="Cambria Math" w:hAnsi="Cambria Math"/>
          </w:rPr>
          <m:t>X-1</m:t>
        </m:r>
      </m:oMath>
      <w:r>
        <w:rPr>
          <w:rFonts w:hint="eastAsia"/>
        </w:rPr>
        <w:t>次合并</w:t>
      </w:r>
      <w:r>
        <w:rPr>
          <w:rFonts w:hint="eastAsia"/>
        </w:rPr>
        <w:lastRenderedPageBreak/>
        <w:t>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r>
        <w:rPr>
          <w:rFonts w:hint="eastAsia"/>
        </w:rPr>
        <w:t>个合并线程，将他们全部交给阻塞队列管理，然后主线程对于这些合并线程</w:t>
      </w:r>
      <w:r w:rsidR="00A13D79">
        <w:rPr>
          <w:rFonts w:hint="eastAsia"/>
        </w:rPr>
        <w:t>的句柄（</w:t>
      </w:r>
      <w:r w:rsidR="00A13D79">
        <w:rPr>
          <w:rFonts w:hint="eastAsia"/>
        </w:rPr>
        <w:t>handle</w:t>
      </w:r>
      <w:r w:rsidR="00A13D79">
        <w:rPr>
          <w:rFonts w:hint="eastAsia"/>
        </w:rPr>
        <w:t>）调用</w:t>
      </w:r>
      <w:r>
        <w:rPr>
          <w:rFonts w:hint="eastAsia"/>
        </w:rPr>
        <w:t>join</w:t>
      </w:r>
      <w:r>
        <w:t>()</w:t>
      </w:r>
      <w:r>
        <w:rPr>
          <w:rFonts w:hint="eastAsia"/>
        </w:rPr>
        <w:t>函数即可</w:t>
      </w:r>
      <w:r w:rsidR="00440A2E">
        <w:rPr>
          <w:rFonts w:hint="eastAsia"/>
        </w:rPr>
        <w:t>（即让主线程</w:t>
      </w:r>
      <w:r w:rsidR="00A13D79">
        <w:rPr>
          <w:rFonts w:hint="eastAsia"/>
        </w:rPr>
        <w:t>阻塞，</w:t>
      </w:r>
      <w:r w:rsidR="00440A2E">
        <w:rPr>
          <w:rFonts w:hint="eastAsia"/>
        </w:rPr>
        <w:t>等待所有合并线程完成工作</w:t>
      </w:r>
      <w:r w:rsidR="00A13D79">
        <w:rPr>
          <w:rFonts w:hint="eastAsia"/>
        </w:rPr>
        <w:t>后再继续执行</w:t>
      </w:r>
      <w:r w:rsidR="00440A2E">
        <w:rPr>
          <w:rFonts w:hint="eastAsia"/>
        </w:rPr>
        <w:t>）</w:t>
      </w:r>
      <w:r>
        <w:rPr>
          <w:rFonts w:hint="eastAsia"/>
        </w:rPr>
        <w:t>。</w:t>
      </w:r>
    </w:p>
    <w:p w14:paraId="1F4647F5" w14:textId="52E79A97" w:rsidR="00A13D79" w:rsidRPr="00A13D79" w:rsidRDefault="00A13D79" w:rsidP="00242635">
      <w:pPr>
        <w:pStyle w:val="a0"/>
        <w:ind w:firstLine="480"/>
        <w:rPr>
          <w:i/>
        </w:rPr>
      </w:pPr>
      <w:r>
        <w:rPr>
          <w:rFonts w:hint="eastAsia"/>
        </w:rPr>
        <w:t>但是，创建</w:t>
      </w:r>
      <m:oMath>
        <m:r>
          <w:rPr>
            <w:rFonts w:ascii="Cambria Math" w:hAnsi="Cambria Math" w:hint="eastAsia"/>
          </w:rPr>
          <m:t>X</m:t>
        </m:r>
        <m:r>
          <w:rPr>
            <w:rFonts w:ascii="Cambria Math" w:hAnsi="Cambria Math"/>
          </w:rPr>
          <m:t>-1</m:t>
        </m:r>
      </m:oMath>
      <w:r>
        <w:rPr>
          <w:rFonts w:hint="eastAsia"/>
        </w:rPr>
        <w:t>个线程进行合并的开销是比较大的，尤其考虑到合并算法的复杂度仅为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09A60B44" w14:textId="2529B1A6" w:rsidR="00890772" w:rsidRDefault="008D1FBC" w:rsidP="00242635">
      <w:pPr>
        <w:pStyle w:val="a0"/>
        <w:ind w:firstLine="480"/>
      </w:pPr>
      <w:r>
        <w:rPr>
          <w:rFonts w:hint="eastAsia"/>
        </w:rPr>
        <w:t>每一次合并被看作一个任务。一个合并线程可以进行多次合并，即完成多个任务。当一个任务完成后，线程不销毁，而立刻进行下一个任务。</w:t>
      </w:r>
      <w:r w:rsidR="00242635">
        <w:rPr>
          <w:rFonts w:hint="eastAsia"/>
        </w:rPr>
        <w:t>要管理这些合并线程也很简单，</w:t>
      </w:r>
      <w:r w:rsidR="0035409F">
        <w:rPr>
          <w:rFonts w:hint="eastAsia"/>
        </w:rPr>
        <w:t>可以</w:t>
      </w:r>
      <w:r w:rsidR="00242635">
        <w:rPr>
          <w:rFonts w:hint="eastAsia"/>
        </w:rPr>
        <w:t>创建一个以整数为类型的原子量（</w:t>
      </w:r>
      <w:r w:rsidR="00242635">
        <w:t>Atomic Variable</w:t>
      </w:r>
      <w:r w:rsidR="00242635">
        <w:rPr>
          <w:rFonts w:hint="eastAsia"/>
        </w:rPr>
        <w:t>）</w:t>
      </w:r>
      <w:r w:rsidR="00242635">
        <w:rPr>
          <w:rFonts w:hint="eastAsia"/>
        </w:rPr>
        <w:t>a</w:t>
      </w:r>
      <w:r w:rsidR="002E0069">
        <w:rPr>
          <w:rFonts w:hint="eastAsia"/>
        </w:rPr>
        <w:t>，由所有合并线程共享，且</w:t>
      </w:r>
      <w:r w:rsidR="00242635">
        <w:rPr>
          <w:rFonts w:hint="eastAsia"/>
        </w:rPr>
        <w:t>初始化为</w:t>
      </w:r>
      <w:r w:rsidR="00242635">
        <w:rPr>
          <w:rFonts w:hint="eastAsia"/>
        </w:rPr>
        <w:t>0</w:t>
      </w:r>
      <w:r w:rsidR="00242635">
        <w:rPr>
          <w:rFonts w:hint="eastAsia"/>
        </w:rPr>
        <w:t>。</w:t>
      </w:r>
      <w:r w:rsidR="002E0069">
        <w:rPr>
          <w:rFonts w:hint="eastAsia"/>
        </w:rPr>
        <w:t>每个合并线程不断</w:t>
      </w:r>
      <w:r w:rsidR="00242635">
        <w:rPr>
          <w:rFonts w:hint="eastAsia"/>
        </w:rPr>
        <w:t>检查</w:t>
      </w:r>
      <w:r w:rsidR="00242635">
        <w:rPr>
          <w:rFonts w:hint="eastAsia"/>
        </w:rPr>
        <w:t>a</w:t>
      </w:r>
      <w:r w:rsidR="00242635">
        <w:rPr>
          <w:rFonts w:hint="eastAsia"/>
        </w:rPr>
        <w:t>是否小于</w:t>
      </w:r>
      <m:oMath>
        <m:r>
          <w:rPr>
            <w:rFonts w:ascii="Cambria Math" w:hAnsi="Cambria Math"/>
          </w:rPr>
          <m:t>X-1</m:t>
        </m:r>
      </m:oMath>
      <w:r w:rsidR="00242635">
        <w:rPr>
          <w:rFonts w:hint="eastAsia"/>
        </w:rPr>
        <w:t>。若小于，则从队列中取出两个</w:t>
      </w:r>
      <w:r w:rsidR="00A51188">
        <w:rPr>
          <w:rFonts w:hint="eastAsia"/>
        </w:rPr>
        <w:t>取样结果</w:t>
      </w:r>
      <w:r w:rsidR="00242635">
        <w:rPr>
          <w:rFonts w:hint="eastAsia"/>
        </w:rPr>
        <w:t>进行合并；否则线程终止。合并线程每完成</w:t>
      </w:r>
      <w:r w:rsidR="002E0069">
        <w:rPr>
          <w:rFonts w:hint="eastAsia"/>
        </w:rPr>
        <w:t>一次合并</w:t>
      </w:r>
      <w:r w:rsidR="00242635">
        <w:rPr>
          <w:rFonts w:hint="eastAsia"/>
        </w:rPr>
        <w:t>，就将</w:t>
      </w:r>
      <w:r w:rsidR="00242635">
        <w:rPr>
          <w:rFonts w:hint="eastAsia"/>
        </w:rPr>
        <w:t>a</w:t>
      </w:r>
      <w:r w:rsidR="00242635">
        <w:rPr>
          <w:rFonts w:hint="eastAsia"/>
        </w:rPr>
        <w:t>加一。这样即可完成对合并线程的管理。这种方法可以在一定程度上降低创建与销毁</w:t>
      </w:r>
      <w:r w:rsidR="00242635">
        <w:rPr>
          <w:rFonts w:hint="eastAsia"/>
        </w:rPr>
        <w:t>OS</w:t>
      </w:r>
      <w:r w:rsidR="00242635">
        <w:rPr>
          <w:rFonts w:hint="eastAsia"/>
        </w:rPr>
        <w:t>线程的开销对于算法执行速度的影响，但问题在于</w:t>
      </w:r>
      <w:r w:rsidR="00440A2E">
        <w:rPr>
          <w:rFonts w:hint="eastAsia"/>
        </w:rPr>
        <w:t>创建</w:t>
      </w:r>
      <w:r w:rsidR="00242635">
        <w:rPr>
          <w:rFonts w:hint="eastAsia"/>
        </w:rPr>
        <w:t>多少个合并线程</w:t>
      </w:r>
      <w:r w:rsidR="00A13D79">
        <w:rPr>
          <w:rFonts w:hint="eastAsia"/>
        </w:rPr>
        <w:t>比较合适</w:t>
      </w:r>
      <w:r w:rsidR="00242635">
        <w:rPr>
          <w:rFonts w:hint="eastAsia"/>
        </w:rPr>
        <w:t>。</w:t>
      </w:r>
    </w:p>
    <w:p w14:paraId="6B5C4FD2" w14:textId="2719FB41" w:rsidR="00181E72" w:rsidRDefault="002E0069" w:rsidP="001C6ED2">
      <w:pPr>
        <w:pStyle w:val="a0"/>
        <w:ind w:firstLine="480"/>
      </w:pPr>
      <w:r>
        <w:rPr>
          <w:rFonts w:hint="eastAsia"/>
        </w:rPr>
        <w:t>在代码实现中，笔者采用了第一种方法，即“每个合并线程只进行一次合并”。</w:t>
      </w:r>
      <w:r w:rsidR="0063427B">
        <w:rPr>
          <w:rFonts w:hint="eastAsia"/>
        </w:rPr>
        <w:t>在此给出伪代码：</w:t>
      </w:r>
    </w:p>
    <w:p w14:paraId="1BC6FD34" w14:textId="57BC8104" w:rsidR="001C6ED2" w:rsidRDefault="001C6ED2" w:rsidP="001C6ED2">
      <w:pPr>
        <w:pStyle w:val="ac"/>
        <w:keepNext/>
      </w:pPr>
      <w:bookmarkStart w:id="81" w:name="_Ref133414998"/>
      <w:r>
        <w:t xml:space="preserve">Algorithm </w:t>
      </w:r>
      <w:fldSimple w:instr=" STYLEREF 1 \s ">
        <w:r w:rsidR="00ED70A9">
          <w:rPr>
            <w:noProof/>
          </w:rPr>
          <w:t>4</w:t>
        </w:r>
      </w:fldSimple>
      <w:r w:rsidR="0050273E">
        <w:noBreakHyphen/>
      </w:r>
      <w:fldSimple w:instr=" SEQ Algorithm \* ARABIC \s 1 ">
        <w:r w:rsidR="00ED70A9">
          <w:rPr>
            <w:noProof/>
          </w:rPr>
          <w:t>1</w:t>
        </w:r>
      </w:fldSimple>
      <w:r w:rsidRPr="00B37314">
        <w:rPr>
          <w:rFonts w:hint="eastAsia"/>
        </w:rPr>
        <w:t>使用阻塞队列实现的并行蓄水池算法</w:t>
      </w:r>
      <w:bookmarkEnd w:id="81"/>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1C6ED2" w14:paraId="61E10509" w14:textId="77777777" w:rsidTr="003D3232">
        <w:tc>
          <w:tcPr>
            <w:tcW w:w="8296" w:type="dxa"/>
            <w:gridSpan w:val="2"/>
            <w:tcBorders>
              <w:top w:val="single" w:sz="12" w:space="0" w:color="auto"/>
              <w:left w:val="nil"/>
              <w:bottom w:val="single" w:sz="4" w:space="0" w:color="auto"/>
              <w:right w:val="nil"/>
            </w:tcBorders>
          </w:tcPr>
          <w:p w14:paraId="573D332C" w14:textId="48902B01" w:rsidR="001C6ED2" w:rsidRDefault="001C6ED2" w:rsidP="003D3232">
            <w:pPr>
              <w:pStyle w:val="a0"/>
              <w:ind w:firstLineChars="0" w:firstLine="0"/>
            </w:pPr>
            <w:r>
              <w:rPr>
                <w:rFonts w:hint="eastAsia"/>
              </w:rPr>
              <w:t>A</w:t>
            </w:r>
            <w:r>
              <w:t xml:space="preserve">lgorithm </w:t>
            </w:r>
            <w:r>
              <w:rPr>
                <w:rFonts w:hint="eastAsia"/>
              </w:rPr>
              <w:t>使用阻塞队列实现的并行蓄水池算法</w:t>
            </w:r>
          </w:p>
        </w:tc>
      </w:tr>
      <w:tr w:rsidR="001C6ED2" w14:paraId="157700C6" w14:textId="77777777" w:rsidTr="003D3232">
        <w:trPr>
          <w:trHeight w:val="61"/>
        </w:trPr>
        <w:tc>
          <w:tcPr>
            <w:tcW w:w="426" w:type="dxa"/>
            <w:tcBorders>
              <w:top w:val="single" w:sz="12" w:space="0" w:color="auto"/>
              <w:left w:val="nil"/>
              <w:bottom w:val="nil"/>
              <w:right w:val="nil"/>
            </w:tcBorders>
          </w:tcPr>
          <w:p w14:paraId="108B133F" w14:textId="77777777" w:rsidR="001C6ED2" w:rsidRDefault="001C6ED2" w:rsidP="001C6ED2">
            <w:pPr>
              <w:pStyle w:val="a0"/>
              <w:numPr>
                <w:ilvl w:val="0"/>
                <w:numId w:val="26"/>
              </w:numPr>
              <w:ind w:firstLineChars="0"/>
            </w:pPr>
          </w:p>
        </w:tc>
        <w:tc>
          <w:tcPr>
            <w:tcW w:w="7870" w:type="dxa"/>
            <w:tcBorders>
              <w:top w:val="single" w:sz="12" w:space="0" w:color="auto"/>
              <w:left w:val="nil"/>
              <w:bottom w:val="nil"/>
              <w:right w:val="nil"/>
            </w:tcBorders>
          </w:tcPr>
          <w:p w14:paraId="426E1DB8" w14:textId="06B77B3C" w:rsidR="001C6ED2" w:rsidRDefault="001C6ED2" w:rsidP="003D3232">
            <w:pPr>
              <w:pStyle w:val="a0"/>
              <w:ind w:firstLineChars="0" w:firstLine="0"/>
            </w:pPr>
            <w:proofErr w:type="spellStart"/>
            <w:r>
              <w:rPr>
                <w:rFonts w:hint="eastAsia"/>
              </w:rPr>
              <w:t>Blocking</w:t>
            </w:r>
            <w:r>
              <w:t>Queue</w:t>
            </w:r>
            <w:proofErr w:type="spellEnd"/>
            <w:r>
              <w:t>&lt;</w:t>
            </w:r>
            <w:proofErr w:type="spellStart"/>
            <w:r>
              <w:t>SampleResult</w:t>
            </w:r>
            <w:proofErr w:type="spellEnd"/>
            <w:r>
              <w:t>&gt; queue;</w:t>
            </w:r>
          </w:p>
        </w:tc>
      </w:tr>
      <w:tr w:rsidR="001C6ED2" w14:paraId="4CCC1E07" w14:textId="77777777" w:rsidTr="003D3232">
        <w:trPr>
          <w:trHeight w:val="54"/>
        </w:trPr>
        <w:tc>
          <w:tcPr>
            <w:tcW w:w="426" w:type="dxa"/>
          </w:tcPr>
          <w:p w14:paraId="1165791C" w14:textId="77777777" w:rsidR="001C6ED2" w:rsidRDefault="001C6ED2" w:rsidP="001C6ED2">
            <w:pPr>
              <w:pStyle w:val="a0"/>
              <w:numPr>
                <w:ilvl w:val="0"/>
                <w:numId w:val="26"/>
              </w:numPr>
              <w:ind w:firstLineChars="0"/>
            </w:pPr>
          </w:p>
        </w:tc>
        <w:tc>
          <w:tcPr>
            <w:tcW w:w="7870" w:type="dxa"/>
          </w:tcPr>
          <w:p w14:paraId="7CE3DE17" w14:textId="31F20AB0" w:rsidR="001C6ED2" w:rsidRDefault="001C6ED2" w:rsidP="003D3232">
            <w:pPr>
              <w:pStyle w:val="a0"/>
              <w:ind w:firstLineChars="0" w:firstLine="0"/>
            </w:pPr>
            <w:r>
              <w:rPr>
                <w:rFonts w:hint="eastAsia"/>
              </w:rPr>
              <w:t>f</w:t>
            </w:r>
            <w:r>
              <w:t>or (</w:t>
            </w:r>
            <w:proofErr w:type="spellStart"/>
            <w:r>
              <w:t>sub_stream</w:t>
            </w:r>
            <w:proofErr w:type="spellEnd"/>
            <w:r>
              <w:t xml:space="preserve"> s: </w:t>
            </w:r>
            <w:proofErr w:type="spellStart"/>
            <w:r>
              <w:t>sub_streams</w:t>
            </w:r>
            <w:proofErr w:type="spellEnd"/>
            <w:r>
              <w:t>) do in PARALLEL {</w:t>
            </w:r>
          </w:p>
        </w:tc>
      </w:tr>
      <w:tr w:rsidR="001C6ED2" w14:paraId="2BF94D32" w14:textId="77777777" w:rsidTr="003D3232">
        <w:trPr>
          <w:trHeight w:val="54"/>
        </w:trPr>
        <w:tc>
          <w:tcPr>
            <w:tcW w:w="426" w:type="dxa"/>
          </w:tcPr>
          <w:p w14:paraId="4DA8CE2E" w14:textId="77777777" w:rsidR="001C6ED2" w:rsidRDefault="001C6ED2" w:rsidP="001C6ED2">
            <w:pPr>
              <w:pStyle w:val="a0"/>
              <w:numPr>
                <w:ilvl w:val="0"/>
                <w:numId w:val="26"/>
              </w:numPr>
              <w:ind w:firstLineChars="0"/>
            </w:pPr>
          </w:p>
        </w:tc>
        <w:tc>
          <w:tcPr>
            <w:tcW w:w="7870" w:type="dxa"/>
          </w:tcPr>
          <w:p w14:paraId="5FFA9A2B" w14:textId="18143135" w:rsidR="001C6ED2" w:rsidRDefault="001C6ED2" w:rsidP="003D3232">
            <w:pPr>
              <w:pStyle w:val="a0"/>
              <w:ind w:firstLineChars="0" w:firstLine="0"/>
            </w:pPr>
            <w:r>
              <w:rPr>
                <w:rFonts w:hint="eastAsia"/>
              </w:rPr>
              <w:t xml:space="preserve"> </w:t>
            </w:r>
            <w:r>
              <w:t xml:space="preserve">   sequential reservoir sampling;</w:t>
            </w:r>
          </w:p>
        </w:tc>
      </w:tr>
      <w:tr w:rsidR="001C6ED2" w14:paraId="14F30107" w14:textId="77777777" w:rsidTr="003D3232">
        <w:trPr>
          <w:trHeight w:val="54"/>
        </w:trPr>
        <w:tc>
          <w:tcPr>
            <w:tcW w:w="426" w:type="dxa"/>
          </w:tcPr>
          <w:p w14:paraId="0EE1A8A2" w14:textId="77777777" w:rsidR="001C6ED2" w:rsidRDefault="001C6ED2" w:rsidP="001C6ED2">
            <w:pPr>
              <w:pStyle w:val="a0"/>
              <w:numPr>
                <w:ilvl w:val="0"/>
                <w:numId w:val="26"/>
              </w:numPr>
              <w:ind w:firstLineChars="0"/>
            </w:pPr>
          </w:p>
        </w:tc>
        <w:tc>
          <w:tcPr>
            <w:tcW w:w="7870" w:type="dxa"/>
          </w:tcPr>
          <w:p w14:paraId="020F0301" w14:textId="4974B459" w:rsidR="001C6ED2" w:rsidRDefault="001C6ED2" w:rsidP="003D3232">
            <w:pPr>
              <w:pStyle w:val="a0"/>
              <w:ind w:firstLineChars="0" w:firstLine="0"/>
            </w:pPr>
            <w:r>
              <w:rPr>
                <w:rFonts w:hint="eastAsia"/>
              </w:rPr>
              <w:t xml:space="preserve"> </w:t>
            </w:r>
            <w:r>
              <w:t xml:space="preserve">   put one SampleResult into queue;</w:t>
            </w:r>
          </w:p>
        </w:tc>
      </w:tr>
      <w:tr w:rsidR="001C6ED2" w14:paraId="4EEB697C" w14:textId="77777777" w:rsidTr="003D3232">
        <w:trPr>
          <w:trHeight w:val="54"/>
        </w:trPr>
        <w:tc>
          <w:tcPr>
            <w:tcW w:w="426" w:type="dxa"/>
          </w:tcPr>
          <w:p w14:paraId="16134E62" w14:textId="77777777" w:rsidR="001C6ED2" w:rsidRDefault="001C6ED2" w:rsidP="001C6ED2">
            <w:pPr>
              <w:pStyle w:val="a0"/>
              <w:numPr>
                <w:ilvl w:val="0"/>
                <w:numId w:val="26"/>
              </w:numPr>
              <w:ind w:firstLineChars="0"/>
            </w:pPr>
          </w:p>
        </w:tc>
        <w:tc>
          <w:tcPr>
            <w:tcW w:w="7870" w:type="dxa"/>
          </w:tcPr>
          <w:p w14:paraId="7DB2C98F" w14:textId="77777777" w:rsidR="001C6ED2" w:rsidRDefault="001C6ED2" w:rsidP="003D3232">
            <w:pPr>
              <w:pStyle w:val="a0"/>
              <w:ind w:firstLineChars="0" w:firstLine="0"/>
            </w:pPr>
            <w:r>
              <w:rPr>
                <w:rFonts w:hint="eastAsia"/>
              </w:rPr>
              <w:t>}</w:t>
            </w:r>
          </w:p>
        </w:tc>
      </w:tr>
      <w:tr w:rsidR="001C6ED2" w14:paraId="42FA5CFD" w14:textId="77777777" w:rsidTr="003D3232">
        <w:trPr>
          <w:trHeight w:val="54"/>
        </w:trPr>
        <w:tc>
          <w:tcPr>
            <w:tcW w:w="426" w:type="dxa"/>
          </w:tcPr>
          <w:p w14:paraId="383AA1AC" w14:textId="77777777" w:rsidR="001C6ED2" w:rsidRDefault="001C6ED2" w:rsidP="001C6ED2">
            <w:pPr>
              <w:pStyle w:val="a0"/>
              <w:numPr>
                <w:ilvl w:val="0"/>
                <w:numId w:val="26"/>
              </w:numPr>
              <w:ind w:firstLineChars="0"/>
            </w:pPr>
          </w:p>
        </w:tc>
        <w:tc>
          <w:tcPr>
            <w:tcW w:w="7870" w:type="dxa"/>
          </w:tcPr>
          <w:p w14:paraId="3C592557" w14:textId="328EC529" w:rsidR="001C6ED2" w:rsidRDefault="001C6ED2" w:rsidP="003D3232">
            <w:pPr>
              <w:pStyle w:val="a0"/>
              <w:ind w:firstLineChars="0" w:firstLine="0"/>
            </w:pPr>
            <w:r>
              <w:t xml:space="preserve">for (int j = 1; j &lt;= </w:t>
            </w:r>
            <w:proofErr w:type="spellStart"/>
            <w:r>
              <w:t>sub_</w:t>
            </w:r>
            <w:proofErr w:type="gramStart"/>
            <w:r>
              <w:t>streams.size</w:t>
            </w:r>
            <w:proofErr w:type="spellEnd"/>
            <w:proofErr w:type="gramEnd"/>
            <w:r>
              <w:t xml:space="preserve">() – 1; </w:t>
            </w:r>
            <w:proofErr w:type="spellStart"/>
            <w:r>
              <w:t>j++</w:t>
            </w:r>
            <w:proofErr w:type="spellEnd"/>
            <w:r>
              <w:t>)</w:t>
            </w:r>
          </w:p>
        </w:tc>
      </w:tr>
      <w:tr w:rsidR="001C6ED2" w14:paraId="20FBA8F2" w14:textId="77777777" w:rsidTr="003D3232">
        <w:trPr>
          <w:trHeight w:val="54"/>
        </w:trPr>
        <w:tc>
          <w:tcPr>
            <w:tcW w:w="426" w:type="dxa"/>
          </w:tcPr>
          <w:p w14:paraId="19CE1C58" w14:textId="77777777" w:rsidR="001C6ED2" w:rsidRDefault="001C6ED2" w:rsidP="001C6ED2">
            <w:pPr>
              <w:pStyle w:val="a0"/>
              <w:numPr>
                <w:ilvl w:val="0"/>
                <w:numId w:val="26"/>
              </w:numPr>
              <w:ind w:firstLineChars="0"/>
            </w:pPr>
          </w:p>
        </w:tc>
        <w:tc>
          <w:tcPr>
            <w:tcW w:w="7870" w:type="dxa"/>
          </w:tcPr>
          <w:p w14:paraId="13222BEC" w14:textId="24F98D7F" w:rsidR="001C6ED2" w:rsidRDefault="001C6ED2" w:rsidP="003D3232">
            <w:pPr>
              <w:pStyle w:val="a0"/>
              <w:ind w:firstLineChars="0" w:firstLine="0"/>
            </w:pPr>
            <w:r>
              <w:rPr>
                <w:rFonts w:hint="eastAsia"/>
              </w:rPr>
              <w:t xml:space="preserve"> </w:t>
            </w:r>
            <w:r>
              <w:t xml:space="preserve">   create merging thread with </w:t>
            </w:r>
            <w:proofErr w:type="gramStart"/>
            <w:r>
              <w:t>behavior{</w:t>
            </w:r>
            <w:proofErr w:type="gramEnd"/>
          </w:p>
        </w:tc>
      </w:tr>
      <w:tr w:rsidR="001C6ED2" w14:paraId="215978FD" w14:textId="77777777" w:rsidTr="003D3232">
        <w:trPr>
          <w:trHeight w:val="54"/>
        </w:trPr>
        <w:tc>
          <w:tcPr>
            <w:tcW w:w="426" w:type="dxa"/>
          </w:tcPr>
          <w:p w14:paraId="718D05D5" w14:textId="77777777" w:rsidR="001C6ED2" w:rsidRDefault="001C6ED2" w:rsidP="001C6ED2">
            <w:pPr>
              <w:pStyle w:val="a0"/>
              <w:numPr>
                <w:ilvl w:val="0"/>
                <w:numId w:val="26"/>
              </w:numPr>
              <w:ind w:firstLineChars="0"/>
            </w:pPr>
          </w:p>
        </w:tc>
        <w:tc>
          <w:tcPr>
            <w:tcW w:w="7870" w:type="dxa"/>
          </w:tcPr>
          <w:p w14:paraId="4A25A5E1" w14:textId="1856021B" w:rsidR="001C6ED2" w:rsidRDefault="001C6ED2" w:rsidP="003D3232">
            <w:pPr>
              <w:pStyle w:val="a0"/>
              <w:ind w:firstLineChars="0" w:firstLine="0"/>
            </w:pPr>
            <w:r>
              <w:rPr>
                <w:rFonts w:hint="eastAsia"/>
              </w:rPr>
              <w:t xml:space="preserve"> </w:t>
            </w:r>
            <w:r>
              <w:t xml:space="preserve">       SampleResult r1 = take one SampleResult from queue;</w:t>
            </w:r>
          </w:p>
        </w:tc>
      </w:tr>
      <w:tr w:rsidR="001C6ED2" w14:paraId="54C44E89" w14:textId="77777777" w:rsidTr="003D3232">
        <w:trPr>
          <w:trHeight w:val="54"/>
        </w:trPr>
        <w:tc>
          <w:tcPr>
            <w:tcW w:w="426" w:type="dxa"/>
          </w:tcPr>
          <w:p w14:paraId="008349FF" w14:textId="77777777" w:rsidR="001C6ED2" w:rsidRDefault="001C6ED2" w:rsidP="001C6ED2">
            <w:pPr>
              <w:pStyle w:val="a0"/>
              <w:numPr>
                <w:ilvl w:val="0"/>
                <w:numId w:val="26"/>
              </w:numPr>
              <w:ind w:firstLineChars="0"/>
            </w:pPr>
          </w:p>
        </w:tc>
        <w:tc>
          <w:tcPr>
            <w:tcW w:w="7870" w:type="dxa"/>
          </w:tcPr>
          <w:p w14:paraId="47BA6512" w14:textId="317BF805" w:rsidR="001C6ED2" w:rsidRDefault="001C6ED2" w:rsidP="003D3232">
            <w:pPr>
              <w:pStyle w:val="a0"/>
              <w:ind w:firstLineChars="0" w:firstLine="0"/>
            </w:pPr>
            <w:r>
              <w:rPr>
                <w:rFonts w:hint="eastAsia"/>
              </w:rPr>
              <w:t xml:space="preserve"> </w:t>
            </w:r>
            <w:r>
              <w:t xml:space="preserve">       SampleResult r2 = take one SampleResult from queue;</w:t>
            </w:r>
          </w:p>
        </w:tc>
      </w:tr>
      <w:tr w:rsidR="001C6ED2" w14:paraId="4C423E33" w14:textId="77777777" w:rsidTr="003D3232">
        <w:trPr>
          <w:trHeight w:val="54"/>
        </w:trPr>
        <w:tc>
          <w:tcPr>
            <w:tcW w:w="426" w:type="dxa"/>
          </w:tcPr>
          <w:p w14:paraId="0A05D1C3" w14:textId="77777777" w:rsidR="001C6ED2" w:rsidRDefault="001C6ED2" w:rsidP="001C6ED2">
            <w:pPr>
              <w:pStyle w:val="a0"/>
              <w:numPr>
                <w:ilvl w:val="0"/>
                <w:numId w:val="26"/>
              </w:numPr>
              <w:ind w:firstLineChars="0"/>
            </w:pPr>
          </w:p>
        </w:tc>
        <w:tc>
          <w:tcPr>
            <w:tcW w:w="7870" w:type="dxa"/>
          </w:tcPr>
          <w:p w14:paraId="1C4CE036" w14:textId="712B5FCD" w:rsidR="001C6ED2" w:rsidRDefault="001C6ED2" w:rsidP="003D3232">
            <w:pPr>
              <w:pStyle w:val="a0"/>
              <w:ind w:firstLineChars="0" w:firstLine="0"/>
            </w:pPr>
            <w:r>
              <w:rPr>
                <w:rFonts w:hint="eastAsia"/>
              </w:rPr>
              <w:t xml:space="preserve"> </w:t>
            </w:r>
            <w:r>
              <w:t xml:space="preserve">       </w:t>
            </w:r>
            <w:proofErr w:type="spellStart"/>
            <w:r>
              <w:t>SampleResult</w:t>
            </w:r>
            <w:proofErr w:type="spellEnd"/>
            <w:r>
              <w:t xml:space="preserve"> </w:t>
            </w:r>
            <w:proofErr w:type="spellStart"/>
            <w:r>
              <w:t>mergeResult</w:t>
            </w:r>
            <w:proofErr w:type="spellEnd"/>
            <w:r>
              <w:t xml:space="preserve"> = </w:t>
            </w:r>
            <w:proofErr w:type="gramStart"/>
            <w:r>
              <w:t>merge(</w:t>
            </w:r>
            <w:proofErr w:type="gramEnd"/>
            <w:r>
              <w:t>r1, r2);</w:t>
            </w:r>
          </w:p>
        </w:tc>
      </w:tr>
      <w:tr w:rsidR="001C6ED2" w14:paraId="72EEB6C6" w14:textId="77777777" w:rsidTr="003D3232">
        <w:trPr>
          <w:trHeight w:val="54"/>
        </w:trPr>
        <w:tc>
          <w:tcPr>
            <w:tcW w:w="426" w:type="dxa"/>
          </w:tcPr>
          <w:p w14:paraId="2459086A" w14:textId="77777777" w:rsidR="001C6ED2" w:rsidRDefault="001C6ED2" w:rsidP="001C6ED2">
            <w:pPr>
              <w:pStyle w:val="a0"/>
              <w:numPr>
                <w:ilvl w:val="0"/>
                <w:numId w:val="26"/>
              </w:numPr>
              <w:ind w:firstLineChars="0"/>
            </w:pPr>
          </w:p>
        </w:tc>
        <w:tc>
          <w:tcPr>
            <w:tcW w:w="7870" w:type="dxa"/>
          </w:tcPr>
          <w:p w14:paraId="06A494D7" w14:textId="75FBB03D" w:rsidR="001C6ED2" w:rsidRDefault="001C6ED2" w:rsidP="003D3232">
            <w:pPr>
              <w:pStyle w:val="a0"/>
              <w:ind w:firstLineChars="0" w:firstLine="0"/>
            </w:pPr>
            <w:r>
              <w:rPr>
                <w:rFonts w:hint="eastAsia"/>
              </w:rPr>
              <w:t xml:space="preserve"> </w:t>
            </w:r>
            <w:r>
              <w:t xml:space="preserve">       put </w:t>
            </w:r>
            <w:proofErr w:type="spellStart"/>
            <w:r>
              <w:t>mergeResult</w:t>
            </w:r>
            <w:proofErr w:type="spellEnd"/>
            <w:r>
              <w:t xml:space="preserve"> back to queue;</w:t>
            </w:r>
          </w:p>
        </w:tc>
      </w:tr>
      <w:tr w:rsidR="001C6ED2" w14:paraId="7E75E4B7" w14:textId="77777777" w:rsidTr="003D3232">
        <w:trPr>
          <w:trHeight w:val="54"/>
        </w:trPr>
        <w:tc>
          <w:tcPr>
            <w:tcW w:w="426" w:type="dxa"/>
          </w:tcPr>
          <w:p w14:paraId="4AE6AC63" w14:textId="77777777" w:rsidR="001C6ED2" w:rsidRDefault="001C6ED2" w:rsidP="001C6ED2">
            <w:pPr>
              <w:pStyle w:val="a0"/>
              <w:numPr>
                <w:ilvl w:val="0"/>
                <w:numId w:val="26"/>
              </w:numPr>
              <w:ind w:firstLineChars="0"/>
            </w:pPr>
          </w:p>
        </w:tc>
        <w:tc>
          <w:tcPr>
            <w:tcW w:w="7870" w:type="dxa"/>
          </w:tcPr>
          <w:p w14:paraId="0E701F85" w14:textId="7B1A12D9" w:rsidR="001C6ED2" w:rsidRDefault="001C6ED2" w:rsidP="003D3232">
            <w:pPr>
              <w:pStyle w:val="a0"/>
              <w:ind w:firstLineChars="0" w:firstLine="0"/>
            </w:pPr>
            <w:r>
              <w:rPr>
                <w:rFonts w:hint="eastAsia"/>
              </w:rPr>
              <w:t xml:space="preserve"> </w:t>
            </w:r>
            <w:r>
              <w:t xml:space="preserve">   }</w:t>
            </w:r>
          </w:p>
        </w:tc>
      </w:tr>
      <w:tr w:rsidR="001C6ED2" w14:paraId="7D40DB3B" w14:textId="77777777" w:rsidTr="003D3232">
        <w:trPr>
          <w:trHeight w:val="54"/>
        </w:trPr>
        <w:tc>
          <w:tcPr>
            <w:tcW w:w="426" w:type="dxa"/>
          </w:tcPr>
          <w:p w14:paraId="0BD4318D" w14:textId="77777777" w:rsidR="001C6ED2" w:rsidRDefault="001C6ED2" w:rsidP="001C6ED2">
            <w:pPr>
              <w:pStyle w:val="a0"/>
              <w:numPr>
                <w:ilvl w:val="0"/>
                <w:numId w:val="26"/>
              </w:numPr>
              <w:ind w:firstLineChars="0"/>
            </w:pPr>
          </w:p>
        </w:tc>
        <w:tc>
          <w:tcPr>
            <w:tcW w:w="7870" w:type="dxa"/>
          </w:tcPr>
          <w:p w14:paraId="667DA571" w14:textId="67112874" w:rsidR="001C6ED2" w:rsidRDefault="001C6ED2" w:rsidP="003D3232">
            <w:pPr>
              <w:pStyle w:val="a0"/>
              <w:ind w:firstLineChars="0" w:firstLine="0"/>
            </w:pPr>
            <w:r>
              <w:rPr>
                <w:rFonts w:hint="eastAsia"/>
              </w:rPr>
              <w:t>}</w:t>
            </w:r>
          </w:p>
        </w:tc>
      </w:tr>
      <w:tr w:rsidR="001C6ED2" w14:paraId="7C414727" w14:textId="77777777" w:rsidTr="003D3232">
        <w:trPr>
          <w:trHeight w:val="54"/>
        </w:trPr>
        <w:tc>
          <w:tcPr>
            <w:tcW w:w="426" w:type="dxa"/>
          </w:tcPr>
          <w:p w14:paraId="3C2757F3" w14:textId="77777777" w:rsidR="001C6ED2" w:rsidRDefault="001C6ED2" w:rsidP="001C6ED2">
            <w:pPr>
              <w:pStyle w:val="a0"/>
              <w:numPr>
                <w:ilvl w:val="0"/>
                <w:numId w:val="26"/>
              </w:numPr>
              <w:ind w:firstLineChars="0"/>
            </w:pPr>
          </w:p>
        </w:tc>
        <w:tc>
          <w:tcPr>
            <w:tcW w:w="7870" w:type="dxa"/>
          </w:tcPr>
          <w:p w14:paraId="4C65E64F" w14:textId="3690E4DF" w:rsidR="001C6ED2" w:rsidRDefault="001C6ED2" w:rsidP="003D3232">
            <w:pPr>
              <w:pStyle w:val="a0"/>
              <w:ind w:firstLineChars="0" w:firstLine="0"/>
            </w:pPr>
            <w:r>
              <w:rPr>
                <w:rFonts w:hint="eastAsia"/>
              </w:rPr>
              <w:t>f</w:t>
            </w:r>
            <w:r>
              <w:t xml:space="preserve">or (int j = 1; j = </w:t>
            </w:r>
            <w:proofErr w:type="spellStart"/>
            <w:r>
              <w:t>sub_</w:t>
            </w:r>
            <w:proofErr w:type="gramStart"/>
            <w:r>
              <w:t>streams.size</w:t>
            </w:r>
            <w:proofErr w:type="spellEnd"/>
            <w:proofErr w:type="gramEnd"/>
            <w:r>
              <w:t xml:space="preserve">() – 1; </w:t>
            </w:r>
            <w:proofErr w:type="spellStart"/>
            <w:r>
              <w:t>j++</w:t>
            </w:r>
            <w:proofErr w:type="spellEnd"/>
            <w:r>
              <w:t>)</w:t>
            </w:r>
          </w:p>
        </w:tc>
      </w:tr>
      <w:tr w:rsidR="001C6ED2" w14:paraId="3B582B8F" w14:textId="77777777" w:rsidTr="003D3232">
        <w:trPr>
          <w:trHeight w:val="54"/>
        </w:trPr>
        <w:tc>
          <w:tcPr>
            <w:tcW w:w="426" w:type="dxa"/>
          </w:tcPr>
          <w:p w14:paraId="6F5396EE" w14:textId="77777777" w:rsidR="001C6ED2" w:rsidRDefault="001C6ED2" w:rsidP="001C6ED2">
            <w:pPr>
              <w:pStyle w:val="a0"/>
              <w:numPr>
                <w:ilvl w:val="0"/>
                <w:numId w:val="26"/>
              </w:numPr>
              <w:ind w:firstLineChars="0"/>
            </w:pPr>
          </w:p>
        </w:tc>
        <w:tc>
          <w:tcPr>
            <w:tcW w:w="7870" w:type="dxa"/>
          </w:tcPr>
          <w:p w14:paraId="74D21AB9" w14:textId="35A66C24" w:rsidR="001C6ED2" w:rsidRDefault="001C6ED2" w:rsidP="003D3232">
            <w:pPr>
              <w:pStyle w:val="a0"/>
              <w:ind w:firstLineChars="0" w:firstLine="0"/>
            </w:pPr>
            <w:r>
              <w:rPr>
                <w:rFonts w:hint="eastAsia"/>
              </w:rPr>
              <w:t xml:space="preserve"> </w:t>
            </w:r>
            <w:r>
              <w:t xml:space="preserve">   join merging thread[j]</w:t>
            </w:r>
          </w:p>
        </w:tc>
      </w:tr>
      <w:tr w:rsidR="001C6ED2" w14:paraId="093A26F3" w14:textId="77777777" w:rsidTr="003D3232">
        <w:trPr>
          <w:trHeight w:val="54"/>
        </w:trPr>
        <w:tc>
          <w:tcPr>
            <w:tcW w:w="426" w:type="dxa"/>
          </w:tcPr>
          <w:p w14:paraId="408BECA2" w14:textId="77777777" w:rsidR="001C6ED2" w:rsidRDefault="001C6ED2" w:rsidP="001C6ED2">
            <w:pPr>
              <w:pStyle w:val="a0"/>
              <w:numPr>
                <w:ilvl w:val="0"/>
                <w:numId w:val="26"/>
              </w:numPr>
              <w:ind w:firstLineChars="0"/>
            </w:pPr>
          </w:p>
        </w:tc>
        <w:tc>
          <w:tcPr>
            <w:tcW w:w="7870" w:type="dxa"/>
          </w:tcPr>
          <w:p w14:paraId="5301DAF7" w14:textId="22F4C348" w:rsidR="001C6ED2" w:rsidRDefault="001C6ED2" w:rsidP="003D3232">
            <w:pPr>
              <w:pStyle w:val="a0"/>
              <w:ind w:firstLineChars="0" w:firstLine="0"/>
            </w:pPr>
            <w:proofErr w:type="spellStart"/>
            <w:r>
              <w:rPr>
                <w:rFonts w:hint="eastAsia"/>
              </w:rPr>
              <w:t>S</w:t>
            </w:r>
            <w:r>
              <w:t>ampleResult</w:t>
            </w:r>
            <w:proofErr w:type="spellEnd"/>
            <w:r>
              <w:t xml:space="preserve"> </w:t>
            </w:r>
            <w:proofErr w:type="spellStart"/>
            <w:r>
              <w:t>finalResult</w:t>
            </w:r>
            <w:proofErr w:type="spellEnd"/>
            <w:r>
              <w:t xml:space="preserve"> = take one SampleResult from queue;</w:t>
            </w:r>
          </w:p>
        </w:tc>
      </w:tr>
      <w:tr w:rsidR="001C6ED2" w14:paraId="12D158B8" w14:textId="77777777" w:rsidTr="00FD0086">
        <w:trPr>
          <w:trHeight w:val="54"/>
        </w:trPr>
        <w:tc>
          <w:tcPr>
            <w:tcW w:w="426" w:type="dxa"/>
            <w:tcBorders>
              <w:bottom w:val="single" w:sz="12" w:space="0" w:color="auto"/>
            </w:tcBorders>
          </w:tcPr>
          <w:p w14:paraId="16F4FD5D" w14:textId="77777777" w:rsidR="001C6ED2" w:rsidRDefault="001C6ED2" w:rsidP="001C6ED2">
            <w:pPr>
              <w:pStyle w:val="a0"/>
              <w:numPr>
                <w:ilvl w:val="0"/>
                <w:numId w:val="26"/>
              </w:numPr>
              <w:ind w:firstLineChars="0"/>
            </w:pPr>
          </w:p>
        </w:tc>
        <w:tc>
          <w:tcPr>
            <w:tcW w:w="7870" w:type="dxa"/>
            <w:tcBorders>
              <w:bottom w:val="single" w:sz="12" w:space="0" w:color="auto"/>
            </w:tcBorders>
          </w:tcPr>
          <w:p w14:paraId="4FA89E65" w14:textId="372EAE37" w:rsidR="001C6ED2" w:rsidRDefault="001C6ED2" w:rsidP="003D3232">
            <w:pPr>
              <w:pStyle w:val="a0"/>
              <w:ind w:firstLineChars="0" w:firstLine="0"/>
            </w:pPr>
            <w:r>
              <w:t xml:space="preserve">return </w:t>
            </w:r>
            <w:proofErr w:type="spellStart"/>
            <w:r>
              <w:t>finalResult</w:t>
            </w:r>
            <w:proofErr w:type="spellEnd"/>
          </w:p>
        </w:tc>
      </w:tr>
    </w:tbl>
    <w:p w14:paraId="4D539DDB" w14:textId="595C117D" w:rsidR="0063427B" w:rsidRDefault="0063427B" w:rsidP="00FE0FBE">
      <w:pPr>
        <w:pStyle w:val="20"/>
      </w:pPr>
      <w:bookmarkStart w:id="82" w:name="_Toc134283124"/>
      <w:r>
        <w:rPr>
          <w:rFonts w:hint="eastAsia"/>
        </w:rPr>
        <w:t>代码组织</w:t>
      </w:r>
      <w:bookmarkEnd w:id="82"/>
    </w:p>
    <w:p w14:paraId="3C17CD44" w14:textId="33AA1368" w:rsidR="00D26C69" w:rsidRDefault="00D26C69" w:rsidP="00D26C69">
      <w:pPr>
        <w:pStyle w:val="a0"/>
        <w:ind w:firstLine="480"/>
      </w:pPr>
      <w:r>
        <w:rPr>
          <w:rFonts w:hint="eastAsia"/>
        </w:rPr>
        <w:t>Java</w:t>
      </w:r>
      <w:r>
        <w:rPr>
          <w:rFonts w:hint="eastAsia"/>
        </w:rPr>
        <w:t>代码的</w:t>
      </w:r>
      <w:r>
        <w:rPr>
          <w:rFonts w:hint="eastAsia"/>
        </w:rPr>
        <w:t>UML</w:t>
      </w:r>
      <w:r w:rsidR="00B34D7B">
        <w:rPr>
          <w:rFonts w:hint="eastAsia"/>
        </w:rPr>
        <w:t>类</w:t>
      </w:r>
      <w:r>
        <w:rPr>
          <w:rFonts w:hint="eastAsia"/>
        </w:rPr>
        <w:t>图如下图所示。</w:t>
      </w:r>
    </w:p>
    <w:p w14:paraId="46119D17" w14:textId="63369C70" w:rsidR="00D26C69" w:rsidRDefault="004060B8" w:rsidP="007C1C69">
      <w:pPr>
        <w:pStyle w:val="ab"/>
        <w:keepNext/>
        <w:rPr>
          <w:noProof/>
        </w:rPr>
      </w:pPr>
      <w:r w:rsidRPr="00CB05CC">
        <w:rPr>
          <w:noProof/>
        </w:rPr>
        <w:drawing>
          <wp:anchor distT="0" distB="0" distL="114300" distR="114300" simplePos="0" relativeHeight="251660288" behindDoc="0" locked="0" layoutInCell="1" allowOverlap="1" wp14:anchorId="086AD0F1" wp14:editId="11DB018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6E8240E3" w14:textId="4D2C775C" w:rsidR="00551E68" w:rsidRPr="00551E68" w:rsidRDefault="00D26C69" w:rsidP="00551E68">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3</w:t>
      </w:r>
      <w:r w:rsidR="0050273E">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4BA83ADF" w14:textId="1FF48275" w:rsidR="00D26C69" w:rsidRPr="00D26C69" w:rsidRDefault="00561AB8" w:rsidP="00FE0FBE">
      <w:pPr>
        <w:pStyle w:val="3"/>
      </w:pPr>
      <w:bookmarkStart w:id="83" w:name="_Toc134283125"/>
      <w:r>
        <w:t>SimpleReservoir&lt;T&gt;</w:t>
      </w:r>
      <w:r>
        <w:rPr>
          <w:rFonts w:hint="eastAsia"/>
        </w:rPr>
        <w:t>类</w:t>
      </w:r>
      <w:bookmarkEnd w:id="83"/>
    </w:p>
    <w:p w14:paraId="6C843A9F" w14:textId="03D9A39B" w:rsidR="00561AB8" w:rsidRDefault="00210679" w:rsidP="00561AB8">
      <w:pPr>
        <w:pStyle w:val="a0"/>
        <w:ind w:firstLine="480"/>
      </w:pPr>
      <w:r>
        <w:rPr>
          <w:rFonts w:hint="eastAsia"/>
        </w:rPr>
        <w:t>代码中，</w:t>
      </w:r>
      <w:r>
        <w:rPr>
          <w:rFonts w:hint="eastAsia"/>
        </w:rPr>
        <w:t>SimpleReservoir</w:t>
      </w:r>
      <w:r w:rsidR="00181E72">
        <w:t>&lt;T&gt;</w:t>
      </w:r>
      <w:r w:rsidR="00181E72">
        <w:rPr>
          <w:rFonts w:hint="eastAsia"/>
        </w:rPr>
        <w:t>类实现了朴素蓄水池算法，它有两个主要方法。第一个是</w:t>
      </w:r>
      <w:r w:rsidR="00181E72">
        <w:rPr>
          <w:rFonts w:hint="eastAsia"/>
        </w:rPr>
        <w:t>b</w:t>
      </w:r>
      <w:r w:rsidR="00181E72">
        <w:t>oolean trySample(T element)</w:t>
      </w:r>
      <w:r w:rsidR="00181E72">
        <w:rPr>
          <w:rFonts w:hint="eastAsia"/>
        </w:rPr>
        <w:t>，负责取样传递给类的元素，并将是否</w:t>
      </w:r>
      <w:r w:rsidR="00516310">
        <w:rPr>
          <w:rFonts w:hint="eastAsia"/>
        </w:rPr>
        <w:t>取</w:t>
      </w:r>
      <w:r w:rsidR="00516310">
        <w:rPr>
          <w:rFonts w:hint="eastAsia"/>
        </w:rPr>
        <w:lastRenderedPageBreak/>
        <w:t>样</w:t>
      </w:r>
      <w:r w:rsidR="00181E72">
        <w:rPr>
          <w:rFonts w:hint="eastAsia"/>
        </w:rPr>
        <w:t>以布尔值的方式返回。第二个重要方法是</w:t>
      </w:r>
      <w:r w:rsidR="00181E72">
        <w:t xml:space="preserve">SampleResult&lt;T&gt; </w:t>
      </w:r>
      <w:r w:rsidR="00181E72">
        <w:rPr>
          <w:rFonts w:hint="eastAsia"/>
        </w:rPr>
        <w:t>g</w:t>
      </w:r>
      <w:r w:rsidR="00181E72">
        <w:t>et</w:t>
      </w:r>
      <w:r w:rsidR="00181E72">
        <w:rPr>
          <w:rFonts w:hint="eastAsia"/>
        </w:rPr>
        <w:t>S</w:t>
      </w:r>
      <w:r w:rsidR="00181E72">
        <w:t>ampleResult()</w:t>
      </w:r>
      <w:r w:rsidR="00181E72">
        <w:rPr>
          <w:rFonts w:hint="eastAsia"/>
        </w:rPr>
        <w:t>，他负责返回取样结果。</w:t>
      </w:r>
    </w:p>
    <w:p w14:paraId="5729151D" w14:textId="7D37CF9D" w:rsidR="00FE0FBE" w:rsidRDefault="00FE0FBE" w:rsidP="00FE0FB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1</w:t>
      </w:r>
      <w:r w:rsidR="005D2359">
        <w:fldChar w:fldCharType="end"/>
      </w:r>
      <w:r>
        <w:t>SimpleReservoir</w:t>
      </w:r>
      <w:r w:rsidR="00B100E8">
        <w:rPr>
          <w:rFonts w:hint="eastAsia"/>
        </w:rPr>
        <w:t>重要的</w:t>
      </w:r>
      <w:r>
        <w:rPr>
          <w:rFonts w:hint="eastAsia"/>
        </w:rPr>
        <w:t>成员函数</w:t>
      </w:r>
      <w:r w:rsidR="00874BC5">
        <w:rPr>
          <w:rFonts w:hint="eastAsia"/>
        </w:rPr>
        <w:t>与成员变量</w:t>
      </w:r>
    </w:p>
    <w:tbl>
      <w:tblPr>
        <w:tblStyle w:val="a4"/>
        <w:tblW w:w="9067" w:type="dxa"/>
        <w:tblLook w:val="04A0" w:firstRow="1" w:lastRow="0" w:firstColumn="1" w:lastColumn="0" w:noHBand="0" w:noVBand="1"/>
      </w:tblPr>
      <w:tblGrid>
        <w:gridCol w:w="3823"/>
        <w:gridCol w:w="5244"/>
      </w:tblGrid>
      <w:tr w:rsidR="00561AB8" w14:paraId="4BE714DC" w14:textId="77777777" w:rsidTr="00FE0FBE">
        <w:tc>
          <w:tcPr>
            <w:tcW w:w="3823" w:type="dxa"/>
          </w:tcPr>
          <w:p w14:paraId="0C19ECD4" w14:textId="7050EC76" w:rsidR="00561AB8" w:rsidRDefault="00561AB8" w:rsidP="00505BEF">
            <w:pPr>
              <w:pStyle w:val="afe"/>
            </w:pPr>
            <w:r>
              <w:rPr>
                <w:rFonts w:hint="eastAsia"/>
              </w:rPr>
              <w:t>b</w:t>
            </w:r>
            <w:r>
              <w:t xml:space="preserve">oolean </w:t>
            </w:r>
            <w:proofErr w:type="gramStart"/>
            <w:r>
              <w:t>trySample(</w:t>
            </w:r>
            <w:proofErr w:type="gramEnd"/>
            <w:r>
              <w:t>T element)</w:t>
            </w:r>
          </w:p>
        </w:tc>
        <w:tc>
          <w:tcPr>
            <w:tcW w:w="5244" w:type="dxa"/>
          </w:tcPr>
          <w:p w14:paraId="599F35FD" w14:textId="3AFAD41C" w:rsidR="00561AB8" w:rsidRDefault="00FE0FBE" w:rsidP="00505BEF">
            <w:pPr>
              <w:pStyle w:val="afe"/>
            </w:pPr>
            <w:r>
              <w:rPr>
                <w:rFonts w:hint="eastAsia"/>
              </w:rPr>
              <w:t>取样传递给</w:t>
            </w:r>
            <w:r w:rsidR="008E74CE">
              <w:rPr>
                <w:rFonts w:hint="eastAsia"/>
              </w:rPr>
              <w:t>方法</w:t>
            </w:r>
            <w:r>
              <w:rPr>
                <w:rFonts w:hint="eastAsia"/>
              </w:rPr>
              <w:t>元素，并将</w:t>
            </w:r>
            <w:r w:rsidR="008E74CE">
              <w:rPr>
                <w:rFonts w:hint="eastAsia"/>
              </w:rPr>
              <w:t>是否</w:t>
            </w:r>
            <w:r w:rsidR="00516310">
              <w:rPr>
                <w:rFonts w:hint="eastAsia"/>
              </w:rPr>
              <w:t>取样</w:t>
            </w:r>
            <w:r>
              <w:rPr>
                <w:rFonts w:hint="eastAsia"/>
              </w:rPr>
              <w:t>以布尔值返回。算法伪代码见</w:t>
            </w:r>
            <w:r w:rsidR="000A3F2E">
              <w:fldChar w:fldCharType="begin"/>
            </w:r>
            <w:r w:rsidR="000A3F2E">
              <w:instrText xml:space="preserve"> </w:instrText>
            </w:r>
            <w:r w:rsidR="000A3F2E">
              <w:rPr>
                <w:rFonts w:hint="eastAsia"/>
              </w:rPr>
              <w:instrText>REF _Ref131845315 \r \h</w:instrText>
            </w:r>
            <w:r w:rsidR="000A3F2E">
              <w:instrText xml:space="preserve"> </w:instrText>
            </w:r>
            <w:r w:rsidR="000A3F2E">
              <w:fldChar w:fldCharType="separate"/>
            </w:r>
            <w:r w:rsidR="00ED70A9">
              <w:t>3.1</w:t>
            </w:r>
            <w:r w:rsidR="000A3F2E">
              <w:fldChar w:fldCharType="end"/>
            </w:r>
            <w:r w:rsidR="000A3F2E">
              <w:fldChar w:fldCharType="begin"/>
            </w:r>
            <w:r w:rsidR="000A3F2E">
              <w:instrText xml:space="preserve"> REF _Ref131845319 \h </w:instrText>
            </w:r>
            <w:r w:rsidR="000A3F2E">
              <w:fldChar w:fldCharType="separate"/>
            </w:r>
            <w:r w:rsidR="00ED70A9">
              <w:rPr>
                <w:rFonts w:hint="eastAsia"/>
              </w:rPr>
              <w:t>朴素蓄水池算法</w:t>
            </w:r>
            <w:r w:rsidR="000A3F2E">
              <w:fldChar w:fldCharType="end"/>
            </w:r>
          </w:p>
        </w:tc>
      </w:tr>
      <w:tr w:rsidR="00561AB8" w14:paraId="7CBDAEF1" w14:textId="77777777" w:rsidTr="00FE0FBE">
        <w:tc>
          <w:tcPr>
            <w:tcW w:w="3823" w:type="dxa"/>
          </w:tcPr>
          <w:p w14:paraId="7B180F9D" w14:textId="22EA355B" w:rsidR="00561AB8" w:rsidRDefault="00561AB8" w:rsidP="00505BEF">
            <w:pPr>
              <w:pStyle w:val="afe"/>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651BF61D" w14:textId="4DD6895C" w:rsidR="00561AB8" w:rsidRDefault="00FE0FBE" w:rsidP="00505BEF">
            <w:pPr>
              <w:pStyle w:val="afe"/>
            </w:pPr>
            <w:r>
              <w:rPr>
                <w:rFonts w:hint="eastAsia"/>
              </w:rPr>
              <w:t>返回取样结果</w:t>
            </w:r>
          </w:p>
        </w:tc>
      </w:tr>
      <w:tr w:rsidR="00561AB8" w14:paraId="1F719FF3" w14:textId="77777777" w:rsidTr="00FE0FBE">
        <w:tc>
          <w:tcPr>
            <w:tcW w:w="3823" w:type="dxa"/>
          </w:tcPr>
          <w:p w14:paraId="13ED4FC9" w14:textId="56406A22" w:rsidR="00561AB8" w:rsidRDefault="00B100E8" w:rsidP="00505BEF">
            <w:pPr>
              <w:pStyle w:val="afe"/>
            </w:pPr>
            <w:r>
              <w:rPr>
                <w:rFonts w:hint="eastAsia"/>
              </w:rPr>
              <w:t>int</w:t>
            </w:r>
            <w:r>
              <w:t xml:space="preserve"> total</w:t>
            </w:r>
          </w:p>
        </w:tc>
        <w:tc>
          <w:tcPr>
            <w:tcW w:w="5244" w:type="dxa"/>
          </w:tcPr>
          <w:p w14:paraId="121A8BCB" w14:textId="451B4B32" w:rsidR="00561AB8" w:rsidRDefault="00B100E8" w:rsidP="00505BEF">
            <w:pPr>
              <w:pStyle w:val="afe"/>
            </w:pPr>
            <w:r>
              <w:rPr>
                <w:rFonts w:hint="eastAsia"/>
              </w:rPr>
              <w:t>计数器，统计数据流中元素的总数</w:t>
            </w:r>
          </w:p>
        </w:tc>
      </w:tr>
      <w:tr w:rsidR="00561AB8" w14:paraId="17D80F61" w14:textId="77777777" w:rsidTr="00FE0FBE">
        <w:tc>
          <w:tcPr>
            <w:tcW w:w="3823" w:type="dxa"/>
          </w:tcPr>
          <w:p w14:paraId="6511DF67" w14:textId="1D1BFC60" w:rsidR="00561AB8" w:rsidRDefault="00B100E8" w:rsidP="00505BEF">
            <w:pPr>
              <w:pStyle w:val="afe"/>
            </w:pPr>
            <w:r>
              <w:t xml:space="preserve">ArrayList&lt;T&gt; </w:t>
            </w:r>
            <w:r>
              <w:rPr>
                <w:rFonts w:hint="eastAsia"/>
              </w:rPr>
              <w:t>samples</w:t>
            </w:r>
          </w:p>
        </w:tc>
        <w:tc>
          <w:tcPr>
            <w:tcW w:w="5244" w:type="dxa"/>
          </w:tcPr>
          <w:p w14:paraId="79B4601C" w14:textId="53180E74" w:rsidR="00561AB8" w:rsidRDefault="00B100E8" w:rsidP="00505BEF">
            <w:pPr>
              <w:pStyle w:val="afe"/>
            </w:pPr>
            <w:r>
              <w:rPr>
                <w:rFonts w:hint="eastAsia"/>
              </w:rPr>
              <w:t>数组，表示目前为止</w:t>
            </w:r>
            <w:r w:rsidR="000A3F2E">
              <w:rPr>
                <w:rFonts w:hint="eastAsia"/>
              </w:rPr>
              <w:t>算法得到的样本</w:t>
            </w:r>
          </w:p>
        </w:tc>
      </w:tr>
    </w:tbl>
    <w:p w14:paraId="0E0F154C" w14:textId="0DF9C478" w:rsidR="00180833" w:rsidRDefault="00180833" w:rsidP="00180833">
      <w:pPr>
        <w:pStyle w:val="a0"/>
        <w:ind w:firstLine="480"/>
      </w:pPr>
      <w:bookmarkStart w:id="84" w:name="_Toc134283126"/>
      <w:r>
        <w:rPr>
          <w:rFonts w:hint="eastAsia"/>
        </w:rPr>
        <w:t>当然，</w:t>
      </w:r>
      <w:r>
        <w:rPr>
          <w:rFonts w:hint="eastAsia"/>
        </w:rPr>
        <w:t>SimpleReservoir</w:t>
      </w:r>
      <w:r>
        <w:rPr>
          <w:rFonts w:hint="eastAsia"/>
        </w:rPr>
        <w:t>类也有构造方法，构造方法的参数只有样本个数（）。</w:t>
      </w:r>
    </w:p>
    <w:p w14:paraId="2F491BB6" w14:textId="6BF41679" w:rsidR="00561AB8" w:rsidRDefault="00561AB8" w:rsidP="00FE0FBE">
      <w:pPr>
        <w:pStyle w:val="3"/>
      </w:pPr>
      <w:r>
        <w:rPr>
          <w:rFonts w:hint="eastAsia"/>
        </w:rPr>
        <w:t>S</w:t>
      </w:r>
      <w:r>
        <w:t>ampleResult&lt;T&gt;</w:t>
      </w:r>
      <w:r>
        <w:rPr>
          <w:rFonts w:hint="eastAsia"/>
        </w:rPr>
        <w:t>类</w:t>
      </w:r>
      <w:bookmarkEnd w:id="84"/>
    </w:p>
    <w:p w14:paraId="1C0488D2" w14:textId="3E683C81" w:rsidR="00385258" w:rsidRDefault="00181E72" w:rsidP="000A3F2E">
      <w:pPr>
        <w:pStyle w:val="a0"/>
        <w:ind w:firstLine="480"/>
      </w:pPr>
      <w:r>
        <w:rPr>
          <w:rFonts w:hint="eastAsia"/>
        </w:rPr>
        <w:t>S</w:t>
      </w:r>
      <w:r>
        <w:t>ampleResult&lt;T&gt;</w:t>
      </w:r>
      <w:r>
        <w:rPr>
          <w:rFonts w:hint="eastAsia"/>
        </w:rPr>
        <w:t>类是一个数据类，也就是</w:t>
      </w:r>
      <w:r w:rsidR="0035409F">
        <w:rPr>
          <w:rFonts w:hint="eastAsia"/>
        </w:rPr>
        <w:t>本文</w:t>
      </w:r>
      <w:r>
        <w:rPr>
          <w:rFonts w:hint="eastAsia"/>
        </w:rPr>
        <w:t>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；第二个域是一个整形，负责存储</w:t>
      </w:r>
      <w:r w:rsidR="00385258">
        <w:rPr>
          <w:rFonts w:hint="eastAsia"/>
        </w:rPr>
        <w:t>目前为止数据流中元素的总数。</w:t>
      </w:r>
      <w:r w:rsidR="00411159">
        <w:rPr>
          <w:rFonts w:hint="eastAsia"/>
        </w:rPr>
        <w:t>这个类只有一个构造方法。</w:t>
      </w:r>
    </w:p>
    <w:p w14:paraId="2E82BF3F" w14:textId="09E6AD05" w:rsidR="000A3F2E" w:rsidRDefault="000A3F2E" w:rsidP="000A3F2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2</w:t>
      </w:r>
      <w:r w:rsidR="005D2359">
        <w:fldChar w:fldCharType="end"/>
      </w:r>
      <w:r>
        <w:rPr>
          <w:rFonts w:hint="eastAsia"/>
        </w:rPr>
        <w:t>Sample</w:t>
      </w:r>
      <w:r>
        <w:t>Result&lt;T&gt;</w:t>
      </w:r>
      <w:r>
        <w:rPr>
          <w:rFonts w:hint="eastAsia"/>
        </w:rPr>
        <w:t>类的成员变量</w:t>
      </w:r>
    </w:p>
    <w:tbl>
      <w:tblPr>
        <w:tblStyle w:val="a4"/>
        <w:tblW w:w="0" w:type="auto"/>
        <w:tblLook w:val="04A0" w:firstRow="1" w:lastRow="0" w:firstColumn="1" w:lastColumn="0" w:noHBand="0" w:noVBand="1"/>
      </w:tblPr>
      <w:tblGrid>
        <w:gridCol w:w="2689"/>
        <w:gridCol w:w="5607"/>
      </w:tblGrid>
      <w:tr w:rsidR="000A3F2E" w14:paraId="14E43E47" w14:textId="77777777" w:rsidTr="008023B2">
        <w:tc>
          <w:tcPr>
            <w:tcW w:w="2689" w:type="dxa"/>
          </w:tcPr>
          <w:p w14:paraId="3596F13F" w14:textId="495B1E57" w:rsidR="000A3F2E" w:rsidRDefault="000A3F2E" w:rsidP="000A3F2E">
            <w:pPr>
              <w:pStyle w:val="afe"/>
            </w:pPr>
            <w:r>
              <w:rPr>
                <w:rFonts w:hint="eastAsia"/>
              </w:rPr>
              <w:t>int</w:t>
            </w:r>
            <w:r>
              <w:t xml:space="preserve"> total</w:t>
            </w:r>
          </w:p>
        </w:tc>
        <w:tc>
          <w:tcPr>
            <w:tcW w:w="5607" w:type="dxa"/>
          </w:tcPr>
          <w:p w14:paraId="7AB1DFD1" w14:textId="47A7BC55" w:rsidR="000A3F2E" w:rsidRDefault="000A3F2E" w:rsidP="000A3F2E">
            <w:pPr>
              <w:pStyle w:val="afe"/>
            </w:pPr>
            <w:r>
              <w:rPr>
                <w:rFonts w:hint="eastAsia"/>
              </w:rPr>
              <w:t>计数器，统计数据流中元素的总数</w:t>
            </w:r>
          </w:p>
        </w:tc>
      </w:tr>
      <w:tr w:rsidR="000A3F2E" w14:paraId="45F8F32F" w14:textId="77777777" w:rsidTr="008023B2">
        <w:tc>
          <w:tcPr>
            <w:tcW w:w="2689" w:type="dxa"/>
          </w:tcPr>
          <w:p w14:paraId="1335EC42" w14:textId="08F0E2B9" w:rsidR="000A3F2E" w:rsidRDefault="000A3F2E" w:rsidP="000A3F2E">
            <w:pPr>
              <w:pStyle w:val="afe"/>
            </w:pPr>
            <w:r>
              <w:t xml:space="preserve">ArrayList&lt;T&gt; </w:t>
            </w:r>
            <w:r>
              <w:rPr>
                <w:rFonts w:hint="eastAsia"/>
              </w:rPr>
              <w:t>samples</w:t>
            </w:r>
          </w:p>
        </w:tc>
        <w:tc>
          <w:tcPr>
            <w:tcW w:w="5607" w:type="dxa"/>
          </w:tcPr>
          <w:p w14:paraId="16B557E0" w14:textId="1C367E85" w:rsidR="000A3F2E" w:rsidRDefault="000A3F2E" w:rsidP="000A3F2E">
            <w:pPr>
              <w:pStyle w:val="afe"/>
            </w:pPr>
            <w:r>
              <w:rPr>
                <w:rFonts w:hint="eastAsia"/>
              </w:rPr>
              <w:t>数组，表示目前为止算法得到的样本</w:t>
            </w:r>
          </w:p>
        </w:tc>
      </w:tr>
    </w:tbl>
    <w:p w14:paraId="0A27D671" w14:textId="33EC7461" w:rsidR="00591C6A" w:rsidRDefault="00591C6A" w:rsidP="000A3F2E">
      <w:pPr>
        <w:pStyle w:val="3"/>
      </w:pPr>
      <w:bookmarkStart w:id="85" w:name="_Toc134283127"/>
      <w:r>
        <w:rPr>
          <w:rFonts w:hint="eastAsia"/>
        </w:rPr>
        <w:t>SamplerHandle</w:t>
      </w:r>
      <w:r>
        <w:t>&lt;T&gt;</w:t>
      </w:r>
      <w:r>
        <w:rPr>
          <w:rFonts w:hint="eastAsia"/>
        </w:rPr>
        <w:t>类</w:t>
      </w:r>
      <w:bookmarkEnd w:id="85"/>
    </w:p>
    <w:p w14:paraId="4982C53B" w14:textId="46011B87" w:rsidR="00EF3CBE" w:rsidRDefault="00EF3CBE" w:rsidP="00591C6A">
      <w:pPr>
        <w:pStyle w:val="a0"/>
        <w:ind w:firstLine="480"/>
      </w:pPr>
      <w:r>
        <w:rPr>
          <w:rFonts w:hint="eastAsia"/>
        </w:rPr>
        <w:t>SamplerHandle</w:t>
      </w:r>
      <w:r>
        <w:t>&lt;T&gt;</w:t>
      </w:r>
      <w:r>
        <w:rPr>
          <w:rFonts w:hint="eastAsia"/>
        </w:rPr>
        <w:t>类</w:t>
      </w:r>
      <w:r w:rsidR="00B34D7B">
        <w:rPr>
          <w:rFonts w:hint="eastAsia"/>
        </w:rPr>
        <w:t>继承了</w:t>
      </w:r>
      <w:r>
        <w:rPr>
          <w:rFonts w:hint="eastAsia"/>
        </w:rPr>
        <w:t>SimpleReservoir</w:t>
      </w:r>
      <w:r w:rsidR="00B34D7B">
        <w:t>&lt;T&gt;</w:t>
      </w:r>
      <w:r>
        <w:rPr>
          <w:rFonts w:hint="eastAsia"/>
        </w:rPr>
        <w:t>。它只有一个新</w:t>
      </w:r>
      <w:r w:rsidR="00B34D7B">
        <w:rPr>
          <w:rFonts w:hint="eastAsia"/>
        </w:rPr>
        <w:t>的</w:t>
      </w:r>
      <w:r>
        <w:rPr>
          <w:rFonts w:hint="eastAsia"/>
        </w:rPr>
        <w:t>成员</w:t>
      </w:r>
      <w:r w:rsidR="00B34D7B">
        <w:rPr>
          <w:rFonts w:hint="eastAsia"/>
        </w:rPr>
        <w:t>变量</w:t>
      </w:r>
      <w:r>
        <w:rPr>
          <w:rFonts w:hint="eastAsia"/>
        </w:rPr>
        <w:t>：一个重入锁（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的几乎每一个方法，使得对父类的方法进行访问时，需要先调用锁的</w:t>
      </w:r>
      <w:r>
        <w:rPr>
          <w:rFonts w:hint="eastAsia"/>
        </w:rPr>
        <w:t>lock</w:t>
      </w:r>
      <w:r>
        <w:t>()</w:t>
      </w:r>
      <w:r>
        <w:rPr>
          <w:rFonts w:hint="eastAsia"/>
        </w:rPr>
        <w:t>方法。</w:t>
      </w:r>
      <w:r w:rsidR="00347F8A">
        <w:rPr>
          <w:rFonts w:hint="eastAsia"/>
        </w:rPr>
        <w:t>代码如下图所示：</w:t>
      </w:r>
    </w:p>
    <w:p w14:paraId="174CF3B9" w14:textId="77777777" w:rsidR="00347F8A" w:rsidRDefault="00347F8A" w:rsidP="00347F8A">
      <w:pPr>
        <w:pStyle w:val="ab"/>
        <w:keepNext/>
      </w:pPr>
      <w:r w:rsidRPr="00347F8A">
        <w:rPr>
          <w:noProof/>
        </w:rPr>
        <w:drawing>
          <wp:inline distT="0" distB="0" distL="0" distR="0" wp14:anchorId="7E080A31" wp14:editId="157BFE6D">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269" cy="1867161"/>
                    </a:xfrm>
                    <a:prstGeom prst="rect">
                      <a:avLst/>
                    </a:prstGeom>
                  </pic:spPr>
                </pic:pic>
              </a:graphicData>
            </a:graphic>
          </wp:inline>
        </w:drawing>
      </w:r>
    </w:p>
    <w:p w14:paraId="324A42FD" w14:textId="77478D06" w:rsidR="00643FCD" w:rsidRPr="00643FCD" w:rsidRDefault="00347F8A" w:rsidP="00643FCD">
      <w:pPr>
        <w:pStyle w:val="ac"/>
        <w:rPr>
          <w:noProof/>
        </w:rPr>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4</w:t>
      </w:r>
      <w:r w:rsidR="0050273E">
        <w:fldChar w:fldCharType="end"/>
      </w:r>
      <w:r>
        <w:t>SamplerHandle</w:t>
      </w:r>
      <w:r>
        <w:rPr>
          <w:rFonts w:hint="eastAsia"/>
        </w:rPr>
        <w:t>覆写</w:t>
      </w:r>
      <w:r>
        <w:t>SimpleReservoir</w:t>
      </w:r>
      <w:r>
        <w:rPr>
          <w:rFonts w:hint="eastAsia"/>
          <w:noProof/>
        </w:rPr>
        <w:t>的成员函数的示例</w:t>
      </w:r>
    </w:p>
    <w:p w14:paraId="06F67C2B" w14:textId="50B6A6BF" w:rsidR="000A3F2E" w:rsidRDefault="000A3F2E" w:rsidP="000A3F2E">
      <w:pPr>
        <w:pStyle w:val="3"/>
      </w:pPr>
      <w:bookmarkStart w:id="86" w:name="_Toc134283128"/>
      <w:r>
        <w:rPr>
          <w:rFonts w:hint="eastAsia"/>
        </w:rPr>
        <w:lastRenderedPageBreak/>
        <w:t>ParallelReservoir</w:t>
      </w:r>
      <w:r>
        <w:t>&lt;T&gt;</w:t>
      </w:r>
      <w:r>
        <w:rPr>
          <w:rFonts w:hint="eastAsia"/>
        </w:rPr>
        <w:t>类</w:t>
      </w:r>
      <w:bookmarkEnd w:id="86"/>
    </w:p>
    <w:p w14:paraId="045413FB" w14:textId="347BC299" w:rsidR="000A3F2E" w:rsidRDefault="00643FCD" w:rsidP="000A3F2E">
      <w:pPr>
        <w:pStyle w:val="a0"/>
        <w:ind w:firstLine="480"/>
      </w:pPr>
      <w:r>
        <w:rPr>
          <w:rFonts w:hint="eastAsia"/>
        </w:rPr>
        <w:t>Parallel</w:t>
      </w:r>
      <w:r>
        <w:t>Reservoir</w:t>
      </w:r>
      <w:r w:rsidR="009A4F5D">
        <w:rPr>
          <w:rFonts w:hint="eastAsia"/>
        </w:rPr>
        <w:t>实现了并行蓄水池算法</w:t>
      </w:r>
      <w:r w:rsidR="00815450">
        <w:rPr>
          <w:rFonts w:hint="eastAsia"/>
        </w:rPr>
        <w:t>，其重要成员见下表。</w:t>
      </w:r>
    </w:p>
    <w:p w14:paraId="28D13D4B" w14:textId="24125D17" w:rsidR="00B34D7B" w:rsidRDefault="00B34D7B" w:rsidP="00B34D7B">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3</w:t>
      </w:r>
      <w:r w:rsidR="005D2359">
        <w:fldChar w:fldCharType="end"/>
      </w:r>
      <w:r>
        <w:t xml:space="preserve"> </w:t>
      </w:r>
      <w:r>
        <w:rPr>
          <w:rFonts w:hint="eastAsia"/>
        </w:rPr>
        <w:t>Parallel</w:t>
      </w:r>
      <w:r>
        <w:t>Reservoir</w:t>
      </w:r>
      <w:r>
        <w:rPr>
          <w:rFonts w:hint="eastAsia"/>
        </w:rPr>
        <w:t>类的成员方法和成员变量</w:t>
      </w:r>
    </w:p>
    <w:tbl>
      <w:tblPr>
        <w:tblStyle w:val="a4"/>
        <w:tblW w:w="0" w:type="auto"/>
        <w:tblLook w:val="04A0" w:firstRow="1" w:lastRow="0" w:firstColumn="1" w:lastColumn="0" w:noHBand="0" w:noVBand="1"/>
      </w:tblPr>
      <w:tblGrid>
        <w:gridCol w:w="3397"/>
        <w:gridCol w:w="4899"/>
      </w:tblGrid>
      <w:tr w:rsidR="009A4F5D" w14:paraId="7ABDEED5" w14:textId="77777777" w:rsidTr="00B34D7B">
        <w:tc>
          <w:tcPr>
            <w:tcW w:w="3397" w:type="dxa"/>
          </w:tcPr>
          <w:p w14:paraId="7DC582CB" w14:textId="30A6D5D4" w:rsidR="009A4F5D" w:rsidRDefault="009A4F5D" w:rsidP="00B34D7B">
            <w:pPr>
              <w:pStyle w:val="afe"/>
            </w:pPr>
            <w:r>
              <w:t xml:space="preserve">SamplerHandle </w:t>
            </w:r>
            <w:proofErr w:type="gramStart"/>
            <w:r>
              <w:rPr>
                <w:rFonts w:hint="eastAsia"/>
              </w:rPr>
              <w:t>get</w:t>
            </w:r>
            <w:r>
              <w:t>SamplerHandle(</w:t>
            </w:r>
            <w:proofErr w:type="gramEnd"/>
            <w:r>
              <w:t>)</w:t>
            </w:r>
          </w:p>
        </w:tc>
        <w:tc>
          <w:tcPr>
            <w:tcW w:w="4899" w:type="dxa"/>
          </w:tcPr>
          <w:p w14:paraId="1D37A4E7" w14:textId="7DE846A3" w:rsidR="009A4F5D" w:rsidRDefault="009A4F5D" w:rsidP="00B34D7B">
            <w:pPr>
              <w:pStyle w:val="afe"/>
            </w:pPr>
            <w:r>
              <w:rPr>
                <w:rFonts w:hint="eastAsia"/>
              </w:rPr>
              <w:t>生成一个</w:t>
            </w:r>
            <w:r>
              <w:rPr>
                <w:rFonts w:hint="eastAsia"/>
              </w:rPr>
              <w:t>SamplerHandle</w:t>
            </w:r>
            <w:r>
              <w:rPr>
                <w:rFonts w:hint="eastAsia"/>
              </w:rPr>
              <w:t>类，交由主线程传递给</w:t>
            </w:r>
            <w:r w:rsidR="00516310">
              <w:rPr>
                <w:rFonts w:hint="eastAsia"/>
              </w:rPr>
              <w:t>取样</w:t>
            </w:r>
            <w:r>
              <w:rPr>
                <w:rFonts w:hint="eastAsia"/>
              </w:rPr>
              <w:t>线程</w:t>
            </w:r>
          </w:p>
        </w:tc>
      </w:tr>
      <w:tr w:rsidR="009A4F5D" w14:paraId="04E81820" w14:textId="77777777" w:rsidTr="00B34D7B">
        <w:tc>
          <w:tcPr>
            <w:tcW w:w="3397" w:type="dxa"/>
          </w:tcPr>
          <w:p w14:paraId="63805511" w14:textId="60CE4A7B" w:rsidR="009A4F5D" w:rsidRDefault="009A4F5D" w:rsidP="00B34D7B">
            <w:pPr>
              <w:pStyle w:val="afe"/>
            </w:pPr>
            <w:r>
              <w:rPr>
                <w:rFonts w:hint="eastAsia"/>
              </w:rPr>
              <w:t>SampleResult</w:t>
            </w:r>
            <w:r>
              <w:t xml:space="preserve"> </w:t>
            </w:r>
            <w:proofErr w:type="gramStart"/>
            <w:r>
              <w:t>getSampleResult(</w:t>
            </w:r>
            <w:proofErr w:type="gramEnd"/>
            <w:r>
              <w:t>)</w:t>
            </w:r>
          </w:p>
        </w:tc>
        <w:tc>
          <w:tcPr>
            <w:tcW w:w="4899" w:type="dxa"/>
          </w:tcPr>
          <w:p w14:paraId="4D4C5866" w14:textId="13E86378" w:rsidR="009A4F5D" w:rsidRDefault="009A4F5D" w:rsidP="00B34D7B">
            <w:pPr>
              <w:pStyle w:val="afe"/>
            </w:pPr>
            <w:r>
              <w:rPr>
                <w:rFonts w:hint="eastAsia"/>
              </w:rPr>
              <w:t>向</w:t>
            </w:r>
            <w:r w:rsidR="00516310">
              <w:rPr>
                <w:rFonts w:hint="eastAsia"/>
              </w:rPr>
              <w:t>取样</w:t>
            </w:r>
            <w:r>
              <w:rPr>
                <w:rFonts w:hint="eastAsia"/>
              </w:rPr>
              <w:t>线程收集</w:t>
            </w:r>
            <w:r w:rsidR="00B34D7B">
              <w:rPr>
                <w:rFonts w:hint="eastAsia"/>
              </w:rPr>
              <w:t>取样结果</w:t>
            </w:r>
            <w:r>
              <w:rPr>
                <w:rFonts w:hint="eastAsia"/>
              </w:rPr>
              <w:t>，将他们并行地合并后返回</w:t>
            </w:r>
          </w:p>
        </w:tc>
      </w:tr>
      <w:tr w:rsidR="009A4F5D" w14:paraId="30701292" w14:textId="77777777" w:rsidTr="00B34D7B">
        <w:tc>
          <w:tcPr>
            <w:tcW w:w="3397" w:type="dxa"/>
          </w:tcPr>
          <w:p w14:paraId="56F239A6" w14:textId="7A9CAC4D" w:rsidR="009A4F5D" w:rsidRDefault="00B34D7B" w:rsidP="00B34D7B">
            <w:pPr>
              <w:pStyle w:val="afe"/>
            </w:pPr>
            <w:r>
              <w:t xml:space="preserve">SampleResult </w:t>
            </w:r>
            <w:proofErr w:type="gramStart"/>
            <w:r w:rsidR="009A4F5D">
              <w:rPr>
                <w:rFonts w:hint="eastAsia"/>
              </w:rPr>
              <w:t>merge</w:t>
            </w:r>
            <w:r>
              <w:t>(</w:t>
            </w:r>
            <w:proofErr w:type="gramEnd"/>
            <w:r>
              <w:t>SampleResult a, SampleResult b)</w:t>
            </w:r>
          </w:p>
        </w:tc>
        <w:tc>
          <w:tcPr>
            <w:tcW w:w="4899" w:type="dxa"/>
          </w:tcPr>
          <w:p w14:paraId="259A6DB9" w14:textId="06AB7BD4" w:rsidR="009A4F5D" w:rsidRPr="00B34D7B" w:rsidRDefault="00B34D7B" w:rsidP="00B34D7B">
            <w:pPr>
              <w:pStyle w:val="afe"/>
            </w:pPr>
            <w:r>
              <w:rPr>
                <w:rFonts w:hint="eastAsia"/>
              </w:rPr>
              <w:t>这是一个私有方法供合并线程调用，可以将两个取样结果合并为一个</w:t>
            </w:r>
          </w:p>
        </w:tc>
      </w:tr>
      <w:tr w:rsidR="00B34D7B" w14:paraId="1AA8820D" w14:textId="77777777" w:rsidTr="00B34D7B">
        <w:tc>
          <w:tcPr>
            <w:tcW w:w="3397" w:type="dxa"/>
          </w:tcPr>
          <w:p w14:paraId="7A807CD1" w14:textId="309E2A26" w:rsidR="00B34D7B" w:rsidRDefault="00B34D7B" w:rsidP="00B34D7B">
            <w:pPr>
              <w:pStyle w:val="afe"/>
            </w:pPr>
            <w:r>
              <w:t>ArrayList&lt;SamplerHandle&gt; s</w:t>
            </w:r>
            <w:r>
              <w:rPr>
                <w:rFonts w:hint="eastAsia"/>
              </w:rPr>
              <w:t>amplers</w:t>
            </w:r>
          </w:p>
        </w:tc>
        <w:tc>
          <w:tcPr>
            <w:tcW w:w="4899" w:type="dxa"/>
          </w:tcPr>
          <w:p w14:paraId="2E41500B" w14:textId="278BFBDF" w:rsidR="00B34D7B" w:rsidRDefault="00815450" w:rsidP="00B34D7B">
            <w:pPr>
              <w:pStyle w:val="afe"/>
            </w:pPr>
            <w:r>
              <w:rPr>
                <w:rFonts w:hint="eastAsia"/>
              </w:rPr>
              <w:t>存储指向各线程持有的</w:t>
            </w:r>
            <w:r>
              <w:rPr>
                <w:rFonts w:hint="eastAsia"/>
              </w:rPr>
              <w:t>SamplerHandle</w:t>
            </w:r>
            <w:r>
              <w:rPr>
                <w:rFonts w:hint="eastAsia"/>
              </w:rPr>
              <w:t>的引用，以便收集取样结果</w:t>
            </w:r>
          </w:p>
        </w:tc>
      </w:tr>
    </w:tbl>
    <w:p w14:paraId="19113224" w14:textId="306D8033" w:rsidR="00815450" w:rsidRDefault="00815450" w:rsidP="000A3F2E">
      <w:pPr>
        <w:pStyle w:val="a0"/>
        <w:ind w:firstLine="480"/>
      </w:pPr>
      <w:r>
        <w:rPr>
          <w:rFonts w:hint="eastAsia"/>
        </w:rPr>
        <w:t>ParallelReservoir</w:t>
      </w:r>
      <w:r>
        <w:rPr>
          <w:rFonts w:hint="eastAsia"/>
        </w:rPr>
        <w:t>类不会创建</w:t>
      </w:r>
      <w:r w:rsidR="00516310">
        <w:rPr>
          <w:rFonts w:hint="eastAsia"/>
        </w:rPr>
        <w:t>取样</w:t>
      </w:r>
      <w:r>
        <w:rPr>
          <w:rFonts w:hint="eastAsia"/>
        </w:rPr>
        <w:t>线程，它们需要由数据结构的使用者创建。</w:t>
      </w:r>
      <w:proofErr w:type="spellStart"/>
      <w:r>
        <w:rPr>
          <w:rFonts w:hint="eastAsia"/>
        </w:rPr>
        <w:t>getSampleResult</w:t>
      </w:r>
      <w:proofErr w:type="spellEnd"/>
      <w:r>
        <w:t>()</w:t>
      </w:r>
      <w:r>
        <w:rPr>
          <w:rFonts w:hint="eastAsia"/>
        </w:rPr>
        <w:t>方法向</w:t>
      </w:r>
      <w:r w:rsidR="00516310">
        <w:rPr>
          <w:rFonts w:hint="eastAsia"/>
        </w:rPr>
        <w:t>取样</w:t>
      </w:r>
      <w:r>
        <w:rPr>
          <w:rFonts w:hint="eastAsia"/>
        </w:rPr>
        <w:t>线程收集取样结果，将结果放入阻塞队列中，并创建</w:t>
      </w:r>
      <m:oMath>
        <m:r>
          <w:rPr>
            <w:rFonts w:ascii="Cambria Math" w:hAnsi="Cambria Math" w:hint="eastAsia"/>
          </w:rPr>
          <m:t>X</m:t>
        </m:r>
        <m:r>
          <w:rPr>
            <w:rFonts w:ascii="Cambria Math" w:hAnsi="Cambria Math"/>
          </w:rPr>
          <m:t>-1</m:t>
        </m:r>
      </m:oMath>
      <w:r>
        <w:rPr>
          <w:rFonts w:hint="eastAsia"/>
        </w:rPr>
        <w:t>个合并线程将他们合并（其中</w:t>
      </w:r>
      <m:oMath>
        <m:r>
          <w:rPr>
            <w:rFonts w:ascii="Cambria Math" w:hAnsi="Cambria Math" w:hint="eastAsia"/>
          </w:rPr>
          <m:t>X</m:t>
        </m:r>
      </m:oMath>
      <w:r>
        <w:rPr>
          <w:rFonts w:hint="eastAsia"/>
        </w:rPr>
        <w:t>为</w:t>
      </w:r>
      <w:r w:rsidR="00516310">
        <w:rPr>
          <w:rFonts w:hint="eastAsia"/>
        </w:rPr>
        <w:t>取样</w:t>
      </w:r>
      <w:r>
        <w:rPr>
          <w:rFonts w:hint="eastAsia"/>
        </w:rPr>
        <w:t>线程的个数，即</w:t>
      </w:r>
      <w:proofErr w:type="spellStart"/>
      <w:r>
        <w:rPr>
          <w:rFonts w:hint="eastAsia"/>
        </w:rPr>
        <w:t>s</w:t>
      </w:r>
      <w:r>
        <w:t>amplers.size</w:t>
      </w:r>
      <w:proofErr w:type="spellEnd"/>
      <w:r>
        <w:t>()</w:t>
      </w:r>
      <w:r>
        <w:rPr>
          <w:rFonts w:hint="eastAsia"/>
        </w:rPr>
        <w:t>），在等待所有合并线程结束后，将</w:t>
      </w:r>
      <w:r w:rsidR="00993458">
        <w:rPr>
          <w:rFonts w:hint="eastAsia"/>
        </w:rPr>
        <w:t>阻塞队列中最后的</w:t>
      </w:r>
      <w:proofErr w:type="spellStart"/>
      <w:r w:rsidR="00993458">
        <w:rPr>
          <w:rFonts w:hint="eastAsia"/>
        </w:rPr>
        <w:t>SampleResult</w:t>
      </w:r>
      <w:proofErr w:type="spellEnd"/>
      <w:r w:rsidR="00993458">
        <w:rPr>
          <w:rFonts w:hint="eastAsia"/>
        </w:rPr>
        <w:t>返回。</w:t>
      </w:r>
    </w:p>
    <w:p w14:paraId="2584317C" w14:textId="294F29AF" w:rsidR="00643FCD" w:rsidRDefault="00643FCD" w:rsidP="000A3F2E">
      <w:pPr>
        <w:pStyle w:val="a0"/>
        <w:ind w:firstLine="480"/>
      </w:pPr>
      <w:r>
        <w:rPr>
          <w:rFonts w:hint="eastAsia"/>
        </w:rPr>
        <w:t>为了让读者更好地理解</w:t>
      </w:r>
      <w:r w:rsidR="00815450">
        <w:rPr>
          <w:rFonts w:hint="eastAsia"/>
        </w:rPr>
        <w:t>ParallelReservoir</w:t>
      </w:r>
      <w:r w:rsidR="00815450">
        <w:rPr>
          <w:rFonts w:hint="eastAsia"/>
        </w:rPr>
        <w:t>类与</w:t>
      </w:r>
      <w:r w:rsidR="00815450">
        <w:rPr>
          <w:rFonts w:hint="eastAsia"/>
        </w:rPr>
        <w:t>SamplerHandle</w:t>
      </w:r>
      <w:r w:rsidR="00815450">
        <w:rPr>
          <w:rFonts w:hint="eastAsia"/>
        </w:rPr>
        <w:t>类</w:t>
      </w:r>
      <w:r>
        <w:rPr>
          <w:rFonts w:hint="eastAsia"/>
        </w:rPr>
        <w:t>的合作关系，笔者绘制了</w:t>
      </w:r>
      <w:r>
        <w:rPr>
          <w:rFonts w:hint="eastAsia"/>
        </w:rPr>
        <w:t>UML</w:t>
      </w:r>
      <w:r>
        <w:rPr>
          <w:rFonts w:hint="eastAsia"/>
        </w:rPr>
        <w:t>时序图，以供参考：</w:t>
      </w:r>
    </w:p>
    <w:p w14:paraId="29D54A04" w14:textId="21121852" w:rsidR="00643FCD" w:rsidRDefault="00D710B9" w:rsidP="00F14A64">
      <w:pPr>
        <w:pStyle w:val="ab"/>
      </w:pPr>
      <w:r w:rsidRPr="00D710B9">
        <w:rPr>
          <w:noProof/>
        </w:rPr>
        <w:lastRenderedPageBreak/>
        <w:drawing>
          <wp:inline distT="0" distB="0" distL="0" distR="0" wp14:anchorId="4E3BC201" wp14:editId="66208A34">
            <wp:extent cx="6394842" cy="765825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8481" cy="7674588"/>
                    </a:xfrm>
                    <a:prstGeom prst="rect">
                      <a:avLst/>
                    </a:prstGeom>
                  </pic:spPr>
                </pic:pic>
              </a:graphicData>
            </a:graphic>
          </wp:inline>
        </w:drawing>
      </w:r>
    </w:p>
    <w:p w14:paraId="790D2287" w14:textId="59E03722" w:rsidR="00643FCD" w:rsidRDefault="00643FCD" w:rsidP="00643FCD">
      <w:pPr>
        <w:pStyle w:val="ac"/>
        <w:rPr>
          <w:noProof/>
        </w:rPr>
      </w:pPr>
      <w:bookmarkStart w:id="87" w:name="_Ref131863072"/>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5</w:t>
      </w:r>
      <w:r w:rsidR="0050273E">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87"/>
    </w:p>
    <w:p w14:paraId="03A143D3" w14:textId="77777777" w:rsidR="00320EF5" w:rsidRPr="00554CD7" w:rsidRDefault="00320EF5" w:rsidP="00554CD7">
      <w:pPr>
        <w:pStyle w:val="a0"/>
        <w:ind w:firstLine="480"/>
      </w:pPr>
    </w:p>
    <w:p w14:paraId="77B6DDCC" w14:textId="77777777" w:rsidR="00554CD7" w:rsidRPr="00242635" w:rsidRDefault="00554CD7" w:rsidP="00554CD7">
      <w:pPr>
        <w:pStyle w:val="a0"/>
        <w:ind w:firstLine="480"/>
        <w:sectPr w:rsidR="00554CD7" w:rsidRPr="00242635" w:rsidSect="009734C7">
          <w:pgSz w:w="11906" w:h="16838"/>
          <w:pgMar w:top="1440" w:right="1800" w:bottom="1440" w:left="1800" w:header="851" w:footer="992" w:gutter="0"/>
          <w:cols w:space="425"/>
          <w:docGrid w:type="lines" w:linePitch="312"/>
        </w:sectPr>
      </w:pPr>
    </w:p>
    <w:p w14:paraId="5F0AD1BA" w14:textId="68BD9404" w:rsidR="00BC6617" w:rsidRDefault="00BC6617" w:rsidP="00FE0FBE">
      <w:pPr>
        <w:pStyle w:val="10"/>
        <w:spacing w:before="249" w:after="156"/>
      </w:pPr>
      <w:bookmarkStart w:id="88" w:name="_Toc131253748"/>
      <w:bookmarkStart w:id="89" w:name="_Ref131367888"/>
      <w:bookmarkStart w:id="90" w:name="_Ref133400998"/>
      <w:bookmarkStart w:id="91" w:name="_Toc134283129"/>
      <w:r>
        <w:rPr>
          <w:rFonts w:hint="eastAsia"/>
        </w:rPr>
        <w:lastRenderedPageBreak/>
        <w:t>基于</w:t>
      </w:r>
      <w:r>
        <w:rPr>
          <w:rFonts w:hint="eastAsia"/>
        </w:rPr>
        <w:t>Rust</w:t>
      </w:r>
      <w:r>
        <w:rPr>
          <w:rFonts w:hint="eastAsia"/>
        </w:rPr>
        <w:t>的蓄水池算法实现</w:t>
      </w:r>
      <w:bookmarkEnd w:id="88"/>
      <w:bookmarkEnd w:id="89"/>
      <w:bookmarkEnd w:id="90"/>
      <w:bookmarkEnd w:id="91"/>
    </w:p>
    <w:p w14:paraId="64FC6B44" w14:textId="1B75EAB5" w:rsidR="004060B8" w:rsidRDefault="00993458" w:rsidP="004060B8">
      <w:pPr>
        <w:pStyle w:val="a0"/>
        <w:ind w:firstLine="480"/>
      </w:pPr>
      <w:r>
        <w:rPr>
          <w:rFonts w:hint="eastAsia"/>
        </w:rPr>
        <w:t>笔者</w:t>
      </w:r>
      <w:r w:rsidR="007C1D0D">
        <w:rPr>
          <w:rFonts w:hint="eastAsia"/>
        </w:rPr>
        <w:t>在前一章</w:t>
      </w:r>
      <w:r>
        <w:rPr>
          <w:rFonts w:hint="eastAsia"/>
        </w:rPr>
        <w:t>使用</w:t>
      </w:r>
      <w:r>
        <w:rPr>
          <w:rFonts w:hint="eastAsia"/>
        </w:rPr>
        <w:t>Java</w:t>
      </w:r>
      <w:r>
        <w:rPr>
          <w:rFonts w:hint="eastAsia"/>
        </w:rPr>
        <w:t>实现了蓄水池算法</w:t>
      </w:r>
      <w:r w:rsidR="007C1D0D">
        <w:rPr>
          <w:rFonts w:hint="eastAsia"/>
        </w:rPr>
        <w:t>。现将</w:t>
      </w:r>
      <w:r>
        <w:rPr>
          <w:rFonts w:hint="eastAsia"/>
        </w:rPr>
        <w:t>根据之前的经验，通过</w:t>
      </w:r>
      <w:r>
        <w:rPr>
          <w:rFonts w:hint="eastAsia"/>
        </w:rPr>
        <w:t>Rust</w:t>
      </w:r>
      <w:r>
        <w:rPr>
          <w:rFonts w:hint="eastAsia"/>
        </w:rPr>
        <w:t>实现了蓄水池算法。</w:t>
      </w:r>
      <w:r w:rsidR="004060B8">
        <w:rPr>
          <w:rFonts w:hint="eastAsia"/>
        </w:rPr>
        <w:t>Rust</w:t>
      </w:r>
      <w:r w:rsidR="004060B8">
        <w:rPr>
          <w:rFonts w:hint="eastAsia"/>
        </w:rPr>
        <w:t>的语言特性导致其对于算法的实现与</w:t>
      </w:r>
      <w:r w:rsidR="004060B8">
        <w:rPr>
          <w:rFonts w:hint="eastAsia"/>
        </w:rPr>
        <w:t>Java</w:t>
      </w:r>
      <w:r w:rsidR="004060B8">
        <w:rPr>
          <w:rFonts w:hint="eastAsia"/>
        </w:rPr>
        <w:t>有很多区别，这些区别将在本章一一讨论</w:t>
      </w:r>
      <w:r w:rsidR="001F442F">
        <w:rPr>
          <w:rFonts w:hint="eastAsia"/>
        </w:rPr>
        <w:t>。</w:t>
      </w:r>
    </w:p>
    <w:p w14:paraId="5BDBE36F" w14:textId="6F183962" w:rsidR="00E8232A" w:rsidRDefault="001F442F" w:rsidP="00E8232A">
      <w:pPr>
        <w:pStyle w:val="a0"/>
        <w:ind w:firstLine="480"/>
      </w:pPr>
      <w:r>
        <w:rPr>
          <w:rFonts w:hint="eastAsia"/>
        </w:rPr>
        <w:t>此外，</w:t>
      </w:r>
      <w:r w:rsidR="00E7074E">
        <w:rPr>
          <w:rFonts w:hint="eastAsia"/>
        </w:rPr>
        <w:t>本章对比了</w:t>
      </w:r>
      <w:r w:rsidR="00E7074E">
        <w:rPr>
          <w:rFonts w:hint="eastAsia"/>
        </w:rPr>
        <w:t>Java</w:t>
      </w:r>
      <w:r w:rsidR="00E7074E">
        <w:rPr>
          <w:rFonts w:hint="eastAsia"/>
        </w:rPr>
        <w:t>和</w:t>
      </w:r>
      <w:r w:rsidR="00E7074E">
        <w:rPr>
          <w:rFonts w:hint="eastAsia"/>
        </w:rPr>
        <w:t>Rust</w:t>
      </w:r>
      <w:r w:rsidR="00E7074E">
        <w:rPr>
          <w:rFonts w:hint="eastAsia"/>
        </w:rPr>
        <w:t>代码的执行性能</w:t>
      </w:r>
      <w:r>
        <w:rPr>
          <w:rFonts w:hint="eastAsia"/>
        </w:rPr>
        <w:t>；并为代码进行了正确性验证。</w:t>
      </w:r>
    </w:p>
    <w:p w14:paraId="2F16EFA5" w14:textId="5FF758B9" w:rsidR="00346E70" w:rsidRDefault="00346E70" w:rsidP="00346E70">
      <w:pPr>
        <w:pStyle w:val="20"/>
      </w:pPr>
      <w:bookmarkStart w:id="92" w:name="_Toc134283130"/>
      <w:r>
        <w:rPr>
          <w:rFonts w:hint="eastAsia"/>
        </w:rPr>
        <w:t>数据结构</w:t>
      </w:r>
      <w:bookmarkEnd w:id="92"/>
    </w:p>
    <w:p w14:paraId="52A4D295" w14:textId="77777777" w:rsidR="00610501" w:rsidRDefault="00346E70" w:rsidP="00346E70">
      <w:pPr>
        <w:pStyle w:val="a0"/>
        <w:ind w:firstLine="480"/>
      </w:pPr>
      <w:r>
        <w:rPr>
          <w:rFonts w:hint="eastAsia"/>
        </w:rPr>
        <w:t>Rust</w:t>
      </w:r>
      <w:r>
        <w:rPr>
          <w:rFonts w:hint="eastAsia"/>
        </w:rPr>
        <w:t>和</w:t>
      </w:r>
      <w:r>
        <w:rPr>
          <w:rFonts w:hint="eastAsia"/>
        </w:rPr>
        <w:t>Java</w:t>
      </w:r>
      <w:r>
        <w:rPr>
          <w:rFonts w:hint="eastAsia"/>
        </w:rPr>
        <w:t>采用了类似的数据结构，包括用于实现朴素蓄水池算法的</w:t>
      </w:r>
      <w:r>
        <w:rPr>
          <w:rFonts w:hint="eastAsia"/>
        </w:rPr>
        <w:t>SimpleReservoir</w:t>
      </w:r>
      <w:r>
        <w:rPr>
          <w:rFonts w:hint="eastAsia"/>
        </w:rPr>
        <w:t>，实现了并行蓄水池算法的</w:t>
      </w:r>
      <w:r>
        <w:rPr>
          <w:rFonts w:hint="eastAsia"/>
        </w:rPr>
        <w:t>ParallelReservoir</w:t>
      </w:r>
      <w:r w:rsidR="00610501">
        <w:rPr>
          <w:rFonts w:hint="eastAsia"/>
        </w:rPr>
        <w:t>以及数据类</w:t>
      </w:r>
      <w:r w:rsidR="00610501">
        <w:rPr>
          <w:rFonts w:hint="eastAsia"/>
        </w:rPr>
        <w:t>SampleResult</w:t>
      </w:r>
      <w:r>
        <w:rPr>
          <w:rFonts w:hint="eastAsia"/>
        </w:rPr>
        <w:t>。</w:t>
      </w:r>
    </w:p>
    <w:p w14:paraId="2F1391F1" w14:textId="63A0A5A8" w:rsidR="00346E70" w:rsidRDefault="003A03CE" w:rsidP="00346E70">
      <w:pPr>
        <w:pStyle w:val="a0"/>
        <w:ind w:firstLine="480"/>
      </w:pPr>
      <w:r>
        <w:rPr>
          <w:rFonts w:hint="eastAsia"/>
        </w:rPr>
        <w:t>不同</w:t>
      </w:r>
      <w:r w:rsidR="006F7C7B">
        <w:rPr>
          <w:rFonts w:hint="eastAsia"/>
        </w:rPr>
        <w:t>之处</w:t>
      </w:r>
      <w:r>
        <w:rPr>
          <w:rFonts w:hint="eastAsia"/>
        </w:rPr>
        <w:t>在于，</w:t>
      </w:r>
      <w:r>
        <w:rPr>
          <w:rFonts w:hint="eastAsia"/>
        </w:rPr>
        <w:t>Rust</w:t>
      </w:r>
      <w:r>
        <w:rPr>
          <w:rFonts w:hint="eastAsia"/>
        </w:rPr>
        <w:t>的</w:t>
      </w:r>
      <w:r>
        <w:rPr>
          <w:rFonts w:hint="eastAsia"/>
        </w:rPr>
        <w:t>Mutex</w:t>
      </w:r>
      <w:r>
        <w:rPr>
          <w:rFonts w:hint="eastAsia"/>
        </w:rPr>
        <w:t>可</w:t>
      </w:r>
      <w:r w:rsidR="006F7C7B">
        <w:rPr>
          <w:rFonts w:hint="eastAsia"/>
        </w:rPr>
        <w:t>以帮助</w:t>
      </w:r>
      <w:r w:rsidR="0035409F">
        <w:rPr>
          <w:rFonts w:hint="eastAsia"/>
        </w:rPr>
        <w:t>笔者</w:t>
      </w:r>
      <w:r w:rsidR="006F7C7B">
        <w:rPr>
          <w:rFonts w:hint="eastAsia"/>
        </w:rPr>
        <w:t>完成</w:t>
      </w:r>
      <w:r w:rsidR="006F7C7B">
        <w:rPr>
          <w:rFonts w:hint="eastAsia"/>
        </w:rPr>
        <w:t>SamplerHandle</w:t>
      </w:r>
      <w:r w:rsidR="006F7C7B">
        <w:rPr>
          <w:rFonts w:hint="eastAsia"/>
        </w:rPr>
        <w:t>的任务，直接对</w:t>
      </w:r>
      <w:r w:rsidR="006F7C7B">
        <w:rPr>
          <w:rFonts w:hint="eastAsia"/>
        </w:rPr>
        <w:t>SimpleReservoir</w:t>
      </w:r>
      <w:r w:rsidR="006F7C7B">
        <w:rPr>
          <w:rFonts w:hint="eastAsia"/>
        </w:rPr>
        <w:t>进行封装，保证不会发生数据竞争的问题。因此，在</w:t>
      </w:r>
      <w:r w:rsidR="006F7C7B">
        <w:rPr>
          <w:rFonts w:hint="eastAsia"/>
        </w:rPr>
        <w:t>Rust</w:t>
      </w:r>
      <w:r w:rsidR="006F7C7B">
        <w:rPr>
          <w:rFonts w:hint="eastAsia"/>
        </w:rPr>
        <w:t>中，</w:t>
      </w:r>
      <w:r w:rsidR="006F7C7B">
        <w:rPr>
          <w:rFonts w:hint="eastAsia"/>
        </w:rPr>
        <w:t>Mutex</w:t>
      </w:r>
      <w:r w:rsidR="006F7C7B">
        <w:t>&lt;SimpleReservoir&gt;</w:t>
      </w:r>
      <w:r w:rsidR="006F7C7B">
        <w:rPr>
          <w:rFonts w:hint="eastAsia"/>
        </w:rPr>
        <w:t>替代了</w:t>
      </w:r>
      <w:r w:rsidR="006F7C7B">
        <w:rPr>
          <w:rFonts w:hint="eastAsia"/>
        </w:rPr>
        <w:t>S</w:t>
      </w:r>
      <w:r w:rsidR="006F7C7B">
        <w:t>amplerHandle</w:t>
      </w:r>
      <w:r w:rsidR="006F7C7B">
        <w:rPr>
          <w:rFonts w:hint="eastAsia"/>
        </w:rPr>
        <w:t>。</w:t>
      </w:r>
      <w:r w:rsidR="00610501">
        <w:rPr>
          <w:rFonts w:hint="eastAsia"/>
        </w:rPr>
        <w:t>主线程和取样线程同时拥有</w:t>
      </w:r>
      <w:r w:rsidR="00610501">
        <w:rPr>
          <w:rFonts w:hint="eastAsia"/>
        </w:rPr>
        <w:t>Mutex</w:t>
      </w:r>
      <w:r w:rsidR="00610501">
        <w:t>&lt;SimpleReservoir&gt;</w:t>
      </w:r>
      <w:r w:rsidR="00610501">
        <w:rPr>
          <w:rFonts w:hint="eastAsia"/>
        </w:rPr>
        <w:t>，分别调用其</w:t>
      </w:r>
      <w:r w:rsidR="00610501">
        <w:t>get_sample_result()</w:t>
      </w:r>
      <w:r w:rsidR="00610501">
        <w:rPr>
          <w:rFonts w:hint="eastAsia"/>
        </w:rPr>
        <w:t>和</w:t>
      </w:r>
      <w:r w:rsidR="00610501">
        <w:rPr>
          <w:rFonts w:hint="eastAsia"/>
        </w:rPr>
        <w:t>try</w:t>
      </w:r>
      <w:r w:rsidR="00610501">
        <w:t>_sample()</w:t>
      </w:r>
      <w:r w:rsidR="00610501">
        <w:rPr>
          <w:rFonts w:hint="eastAsia"/>
        </w:rPr>
        <w:t>两个方法。因此还需要使用</w:t>
      </w:r>
      <w:r w:rsidR="00610501">
        <w:rPr>
          <w:rFonts w:hint="eastAsia"/>
        </w:rPr>
        <w:t>Arc</w:t>
      </w:r>
      <w:r w:rsidR="00610501">
        <w:rPr>
          <w:rFonts w:hint="eastAsia"/>
        </w:rPr>
        <w:t>进行封装。</w:t>
      </w:r>
    </w:p>
    <w:p w14:paraId="2976DF35" w14:textId="577221D2" w:rsidR="006F7C7B" w:rsidRDefault="006F7C7B" w:rsidP="00346E70">
      <w:pPr>
        <w:pStyle w:val="a0"/>
        <w:ind w:firstLine="480"/>
      </w:pPr>
      <w:r>
        <w:rPr>
          <w:rFonts w:hint="eastAsia"/>
        </w:rPr>
        <w:t>关于</w:t>
      </w:r>
      <w:r w:rsidR="00A95321">
        <w:rPr>
          <w:rFonts w:hint="eastAsia"/>
        </w:rPr>
        <w:t>怎么</w:t>
      </w:r>
      <w:r>
        <w:rPr>
          <w:rFonts w:hint="eastAsia"/>
        </w:rPr>
        <w:t>省去</w:t>
      </w:r>
      <w:r>
        <w:rPr>
          <w:rFonts w:hint="eastAsia"/>
        </w:rPr>
        <w:t>SamplerHandle</w:t>
      </w:r>
      <w:r>
        <w:rPr>
          <w:rFonts w:hint="eastAsia"/>
        </w:rPr>
        <w:t>类，本文会在</w:t>
      </w:r>
      <w:r>
        <w:fldChar w:fldCharType="begin"/>
      </w:r>
      <w:r>
        <w:instrText xml:space="preserve"> </w:instrText>
      </w:r>
      <w:r>
        <w:rPr>
          <w:rFonts w:hint="eastAsia"/>
        </w:rPr>
        <w:instrText>REF _Ref133921036 \r \h</w:instrText>
      </w:r>
      <w:r>
        <w:instrText xml:space="preserve"> </w:instrText>
      </w:r>
      <w:r>
        <w:fldChar w:fldCharType="separate"/>
      </w:r>
      <w:r w:rsidR="00ED70A9">
        <w:t>5.3.2</w:t>
      </w:r>
      <w:r>
        <w:fldChar w:fldCharType="end"/>
      </w:r>
      <w:r>
        <w:fldChar w:fldCharType="begin"/>
      </w:r>
      <w:r>
        <w:instrText xml:space="preserve"> </w:instrText>
      </w:r>
      <w:r>
        <w:rPr>
          <w:rFonts w:hint="eastAsia"/>
        </w:rPr>
        <w:instrText>REF _Ref133921024 \h</w:instrText>
      </w:r>
      <w:r>
        <w:instrText xml:space="preserve"> </w:instrText>
      </w:r>
      <w:r>
        <w:fldChar w:fldCharType="separate"/>
      </w:r>
      <w:r w:rsidR="00ED70A9">
        <w:rPr>
          <w:rFonts w:hint="eastAsia"/>
        </w:rPr>
        <w:t>代码复用</w:t>
      </w:r>
      <w:r>
        <w:fldChar w:fldCharType="end"/>
      </w:r>
      <w:r>
        <w:rPr>
          <w:rFonts w:hint="eastAsia"/>
        </w:rPr>
        <w:t>一节进行讨论。</w:t>
      </w:r>
    </w:p>
    <w:p w14:paraId="20F0F029" w14:textId="0DC4B686" w:rsidR="006F7C7B" w:rsidRPr="00346E70" w:rsidRDefault="006F7C7B" w:rsidP="00346E70">
      <w:pPr>
        <w:pStyle w:val="a0"/>
        <w:ind w:firstLine="480"/>
      </w:pPr>
      <w:r>
        <w:rPr>
          <w:rFonts w:hint="eastAsia"/>
        </w:rPr>
        <w:t>此外，由于</w:t>
      </w:r>
      <w:r w:rsidR="0094196E">
        <w:rPr>
          <w:rFonts w:hint="eastAsia"/>
        </w:rPr>
        <w:t>Rust</w:t>
      </w:r>
      <w:r w:rsidR="0094196E">
        <w:rPr>
          <w:rFonts w:hint="eastAsia"/>
        </w:rPr>
        <w:t>的命名规则与</w:t>
      </w:r>
      <w:r w:rsidR="0094196E">
        <w:rPr>
          <w:rFonts w:hint="eastAsia"/>
        </w:rPr>
        <w:t>Java</w:t>
      </w:r>
      <w:r w:rsidR="0094196E">
        <w:rPr>
          <w:rFonts w:hint="eastAsia"/>
        </w:rPr>
        <w:t>不同，所有的方法</w:t>
      </w:r>
      <w:r w:rsidR="003B17ED">
        <w:rPr>
          <w:rFonts w:hint="eastAsia"/>
        </w:rPr>
        <w:t>和变量</w:t>
      </w:r>
      <w:r w:rsidR="0094196E">
        <w:rPr>
          <w:rFonts w:hint="eastAsia"/>
        </w:rPr>
        <w:t>由驼峰命名改为下划线命名。</w:t>
      </w:r>
    </w:p>
    <w:p w14:paraId="5E2DFEE8" w14:textId="2A4A8E77" w:rsidR="009A123D" w:rsidRDefault="009A123D" w:rsidP="009A123D">
      <w:pPr>
        <w:pStyle w:val="20"/>
      </w:pPr>
      <w:bookmarkStart w:id="93" w:name="_Ref133967161"/>
      <w:bookmarkStart w:id="94" w:name="_Toc134283131"/>
      <w:r>
        <w:rPr>
          <w:rFonts w:hint="eastAsia"/>
        </w:rPr>
        <w:t>算法实现</w:t>
      </w:r>
      <w:bookmarkEnd w:id="93"/>
      <w:bookmarkEnd w:id="94"/>
    </w:p>
    <w:p w14:paraId="094824B4" w14:textId="37FD84B0" w:rsidR="00E8232A" w:rsidRPr="00E8232A" w:rsidRDefault="00E8232A" w:rsidP="00E8232A">
      <w:pPr>
        <w:pStyle w:val="a0"/>
        <w:ind w:firstLine="480"/>
      </w:pPr>
      <w:r>
        <w:rPr>
          <w:rFonts w:hint="eastAsia"/>
        </w:rPr>
        <w:t>Rust</w:t>
      </w:r>
      <w:r>
        <w:rPr>
          <w:rFonts w:hint="eastAsia"/>
        </w:rPr>
        <w:t>同样面临</w:t>
      </w:r>
      <w:r>
        <w:fldChar w:fldCharType="begin"/>
      </w:r>
      <w:r>
        <w:instrText xml:space="preserve"> </w:instrText>
      </w:r>
      <w:r>
        <w:rPr>
          <w:rFonts w:hint="eastAsia"/>
        </w:rPr>
        <w:instrText>REF _Ref133915678 \r \h</w:instrText>
      </w:r>
      <w:r>
        <w:instrText xml:space="preserve"> </w:instrText>
      </w:r>
      <w:r>
        <w:fldChar w:fldCharType="separate"/>
      </w:r>
      <w:r w:rsidR="00ED70A9">
        <w:t>3.2.3</w:t>
      </w:r>
      <w:r>
        <w:fldChar w:fldCharType="end"/>
      </w:r>
      <w:r>
        <w:rPr>
          <w:rFonts w:hint="eastAsia"/>
        </w:rPr>
        <w:t>节所提到的两个问题</w:t>
      </w:r>
      <w:r w:rsidR="007C5BF0">
        <w:rPr>
          <w:rFonts w:hint="eastAsia"/>
        </w:rPr>
        <w:t>：传递取样结果和协调合并线程。但</w:t>
      </w:r>
      <w:r w:rsidR="007C5BF0">
        <w:rPr>
          <w:rFonts w:hint="eastAsia"/>
        </w:rPr>
        <w:t>Rust</w:t>
      </w:r>
      <w:r w:rsidR="007C5BF0">
        <w:rPr>
          <w:rFonts w:hint="eastAsia"/>
        </w:rPr>
        <w:t>给出了不同的解决方式：基于</w:t>
      </w:r>
      <w:r w:rsidR="00346E70">
        <w:rPr>
          <w:rFonts w:hint="eastAsia"/>
        </w:rPr>
        <w:t>Rust</w:t>
      </w:r>
      <w:r w:rsidR="00346E70">
        <w:rPr>
          <w:rFonts w:hint="eastAsia"/>
        </w:rPr>
        <w:t>类型系统</w:t>
      </w:r>
      <w:r w:rsidR="007C5BF0">
        <w:rPr>
          <w:rFonts w:hint="eastAsia"/>
        </w:rPr>
        <w:t>的</w:t>
      </w:r>
      <w:r w:rsidR="007C5BF0">
        <w:rPr>
          <w:rFonts w:hint="eastAsia"/>
        </w:rPr>
        <w:t>Mutex</w:t>
      </w:r>
      <w:r w:rsidR="00346E70">
        <w:rPr>
          <w:rFonts w:hint="eastAsia"/>
        </w:rPr>
        <w:t>和</w:t>
      </w:r>
      <w:r w:rsidR="007C5BF0">
        <w:rPr>
          <w:rFonts w:hint="eastAsia"/>
        </w:rPr>
        <w:t>消息传递。</w:t>
      </w:r>
    </w:p>
    <w:p w14:paraId="716DF81C" w14:textId="393131E2" w:rsidR="00E14E02" w:rsidRDefault="0035409F" w:rsidP="00E14E02">
      <w:pPr>
        <w:pStyle w:val="3"/>
      </w:pPr>
      <w:bookmarkStart w:id="95" w:name="_Ref133967188"/>
      <w:bookmarkStart w:id="96" w:name="_Toc134283132"/>
      <w:r>
        <w:rPr>
          <w:rFonts w:hint="eastAsia"/>
        </w:rPr>
        <w:t>交付</w:t>
      </w:r>
      <w:r w:rsidR="00E14E02">
        <w:rPr>
          <w:rFonts w:hint="eastAsia"/>
        </w:rPr>
        <w:t>取样结果</w:t>
      </w:r>
      <w:bookmarkEnd w:id="95"/>
      <w:bookmarkEnd w:id="96"/>
    </w:p>
    <w:p w14:paraId="22D44056" w14:textId="453E626B" w:rsidR="00E14E02" w:rsidRDefault="009817B5" w:rsidP="00E14E02">
      <w:pPr>
        <w:pStyle w:val="a0"/>
        <w:ind w:firstLine="480"/>
      </w:pPr>
      <w:r>
        <w:rPr>
          <w:rFonts w:hint="eastAsia"/>
        </w:rPr>
        <w:t>由于一些原因（见</w:t>
      </w:r>
      <w:r>
        <w:fldChar w:fldCharType="begin"/>
      </w:r>
      <w:r>
        <w:instrText xml:space="preserve"> </w:instrText>
      </w:r>
      <w:r>
        <w:rPr>
          <w:rFonts w:hint="eastAsia"/>
        </w:rPr>
        <w:instrText>REF _Ref133921024 \r \h</w:instrText>
      </w:r>
      <w:r>
        <w:instrText xml:space="preserve"> </w:instrText>
      </w:r>
      <w:r>
        <w:fldChar w:fldCharType="separate"/>
      </w:r>
      <w:r w:rsidR="00ED70A9">
        <w:t>5.3.2</w:t>
      </w:r>
      <w:r>
        <w:fldChar w:fldCharType="end"/>
      </w:r>
      <w:r>
        <w:rPr>
          <w:rFonts w:hint="eastAsia"/>
        </w:rPr>
        <w:t>节），在</w:t>
      </w:r>
      <w:r>
        <w:rPr>
          <w:rFonts w:hint="eastAsia"/>
        </w:rPr>
        <w:t>Rust</w:t>
      </w:r>
      <w:r>
        <w:rPr>
          <w:rFonts w:hint="eastAsia"/>
        </w:rPr>
        <w:t>中不再像</w:t>
      </w:r>
      <w:r>
        <w:rPr>
          <w:rFonts w:hint="eastAsia"/>
        </w:rPr>
        <w:t>Java</w:t>
      </w:r>
      <w:r>
        <w:rPr>
          <w:rFonts w:hint="eastAsia"/>
        </w:rPr>
        <w:t>代码一样使用</w:t>
      </w:r>
      <w:r>
        <w:rPr>
          <w:rFonts w:hint="eastAsia"/>
        </w:rPr>
        <w:t>SamplerHandle</w:t>
      </w:r>
      <w:r>
        <w:rPr>
          <w:rFonts w:hint="eastAsia"/>
        </w:rPr>
        <w:t>封装</w:t>
      </w:r>
      <w:r>
        <w:rPr>
          <w:rFonts w:hint="eastAsia"/>
        </w:rPr>
        <w:t>SimpleReservoir</w:t>
      </w:r>
      <w:r>
        <w:rPr>
          <w:rFonts w:hint="eastAsia"/>
        </w:rPr>
        <w:t>。</w:t>
      </w:r>
      <w:r w:rsidR="00E14E02">
        <w:rPr>
          <w:rFonts w:hint="eastAsia"/>
        </w:rPr>
        <w:t>在代码实现中，</w:t>
      </w:r>
      <w:r w:rsidR="0035409F">
        <w:rPr>
          <w:rFonts w:hint="eastAsia"/>
        </w:rPr>
        <w:t>笔者使</w:t>
      </w:r>
      <w:r w:rsidR="00E14E02">
        <w:rPr>
          <w:rFonts w:hint="eastAsia"/>
        </w:rPr>
        <w:t>主线程、取样线程</w:t>
      </w:r>
      <w:r w:rsidR="00E14E02">
        <w:rPr>
          <w:rFonts w:hint="eastAsia"/>
        </w:rPr>
        <w:lastRenderedPageBreak/>
        <w:t>共享</w:t>
      </w:r>
      <w:r w:rsidR="006F7C7B">
        <w:rPr>
          <w:rFonts w:hint="eastAsia"/>
        </w:rPr>
        <w:t>SimpleReservoir</w:t>
      </w:r>
      <w:r w:rsidR="0035409F">
        <w:rPr>
          <w:rFonts w:hint="eastAsia"/>
        </w:rPr>
        <w:t>。主线程和取样线程都会调用</w:t>
      </w:r>
      <w:r w:rsidR="0035409F">
        <w:rPr>
          <w:rFonts w:hint="eastAsia"/>
        </w:rPr>
        <w:t>SimpleReservoir</w:t>
      </w:r>
      <w:r w:rsidR="0035409F">
        <w:rPr>
          <w:rFonts w:hint="eastAsia"/>
        </w:rPr>
        <w:t>的方法。</w:t>
      </w:r>
      <w:r w:rsidR="00E14E02">
        <w:rPr>
          <w:rFonts w:hint="eastAsia"/>
        </w:rPr>
        <w:t>这是一种通过共享内存进行协作方式。为了保证多个线程访问</w:t>
      </w:r>
      <w:r w:rsidR="0094196E">
        <w:rPr>
          <w:rFonts w:hint="eastAsia"/>
        </w:rPr>
        <w:t>SimpleReservoir</w:t>
      </w:r>
      <w:r w:rsidR="00E14E02">
        <w:rPr>
          <w:rFonts w:hint="eastAsia"/>
        </w:rPr>
        <w:t>时不会影响数据一致性，笔者使用了</w:t>
      </w:r>
      <w:r w:rsidR="00E14E02">
        <w:rPr>
          <w:rFonts w:hint="eastAsia"/>
        </w:rPr>
        <w:t>Mutex</w:t>
      </w:r>
      <w:r w:rsidR="00E14E02">
        <w:rPr>
          <w:rFonts w:hint="eastAsia"/>
        </w:rPr>
        <w:t>封装了</w:t>
      </w:r>
      <w:r w:rsidR="0094196E">
        <w:rPr>
          <w:rFonts w:hint="eastAsia"/>
        </w:rPr>
        <w:t>SimpleReservoir</w:t>
      </w:r>
      <w:r w:rsidR="0094196E">
        <w:rPr>
          <w:rFonts w:hint="eastAsia"/>
        </w:rPr>
        <w:t>，即使用</w:t>
      </w:r>
      <w:r w:rsidR="0094196E">
        <w:rPr>
          <w:rFonts w:hint="eastAsia"/>
        </w:rPr>
        <w:t>Mutex</w:t>
      </w:r>
      <w:r w:rsidR="0094196E">
        <w:t>&lt;</w:t>
      </w:r>
      <w:r w:rsidR="0094196E">
        <w:rPr>
          <w:rFonts w:hint="eastAsia"/>
        </w:rPr>
        <w:t>SimpleReservoir</w:t>
      </w:r>
      <w:r w:rsidR="0094196E">
        <w:t>&gt;</w:t>
      </w:r>
      <w:r w:rsidR="00E14E02">
        <w:rPr>
          <w:rFonts w:hint="eastAsia"/>
        </w:rPr>
        <w:t>，这和</w:t>
      </w:r>
      <w:r w:rsidR="00E14E02">
        <w:rPr>
          <w:rFonts w:hint="eastAsia"/>
        </w:rPr>
        <w:t>Java</w:t>
      </w:r>
      <w:r w:rsidR="00E14E02">
        <w:rPr>
          <w:rFonts w:hint="eastAsia"/>
        </w:rPr>
        <w:t>代码中使用</w:t>
      </w:r>
      <w:r w:rsidR="0094196E">
        <w:rPr>
          <w:rFonts w:hint="eastAsia"/>
        </w:rPr>
        <w:t>SamplerHandle</w:t>
      </w:r>
      <w:r w:rsidR="0094196E">
        <w:rPr>
          <w:rFonts w:hint="eastAsia"/>
        </w:rPr>
        <w:t>，借助</w:t>
      </w:r>
      <w:r w:rsidR="00E14E02">
        <w:t>Reentrant Lock</w:t>
      </w:r>
      <w:r w:rsidR="00E14E02">
        <w:rPr>
          <w:rFonts w:hint="eastAsia"/>
        </w:rPr>
        <w:t>封装</w:t>
      </w:r>
      <w:r w:rsidR="0094196E">
        <w:rPr>
          <w:rFonts w:hint="eastAsia"/>
        </w:rPr>
        <w:t>SimpleReservoir</w:t>
      </w:r>
      <w:r w:rsidR="00E14E02">
        <w:rPr>
          <w:rFonts w:hint="eastAsia"/>
        </w:rPr>
        <w:t>是类似的。</w:t>
      </w:r>
    </w:p>
    <w:p w14:paraId="611DEC8E" w14:textId="43DFED74" w:rsidR="002E5137" w:rsidRPr="00C6094F" w:rsidRDefault="001E27E5" w:rsidP="00E14E02">
      <w:pPr>
        <w:pStyle w:val="a0"/>
        <w:ind w:firstLine="480"/>
      </w:pPr>
      <w:r>
        <w:rPr>
          <w:rFonts w:hint="eastAsia"/>
        </w:rPr>
        <w:t>Rust</w:t>
      </w:r>
      <w:r>
        <w:rPr>
          <w:rFonts w:hint="eastAsia"/>
        </w:rPr>
        <w:t>的优越之处在于</w:t>
      </w:r>
      <w:r w:rsidR="002E5137">
        <w:rPr>
          <w:rFonts w:hint="eastAsia"/>
        </w:rPr>
        <w:t>，如果没有为</w:t>
      </w:r>
      <w:r w:rsidR="002E5137">
        <w:rPr>
          <w:rFonts w:hint="eastAsia"/>
        </w:rPr>
        <w:t>SimpleReservoir</w:t>
      </w:r>
      <w:r w:rsidR="002E5137">
        <w:rPr>
          <w:rFonts w:hint="eastAsia"/>
        </w:rPr>
        <w:t>添加</w:t>
      </w:r>
      <w:r w:rsidR="002E5137">
        <w:rPr>
          <w:rFonts w:hint="eastAsia"/>
        </w:rPr>
        <w:t>Mutex</w:t>
      </w:r>
      <w:r w:rsidR="002E5137">
        <w:rPr>
          <w:rFonts w:hint="eastAsia"/>
        </w:rPr>
        <w:t>封装，而直接在线程间</w:t>
      </w:r>
      <w:r>
        <w:rPr>
          <w:rFonts w:hint="eastAsia"/>
        </w:rPr>
        <w:t>共享</w:t>
      </w:r>
      <w:r>
        <w:rPr>
          <w:rFonts w:hint="eastAsia"/>
        </w:rPr>
        <w:t>SimpleReservoir</w:t>
      </w:r>
      <w:r>
        <w:rPr>
          <w:rFonts w:hint="eastAsia"/>
        </w:rPr>
        <w:t>，</w:t>
      </w:r>
      <w:r>
        <w:rPr>
          <w:rFonts w:hint="eastAsia"/>
        </w:rPr>
        <w:t>Rust</w:t>
      </w:r>
      <w:r>
        <w:rPr>
          <w:rFonts w:hint="eastAsia"/>
        </w:rPr>
        <w:t>的编译器会立刻发现其中的问题，并在编译期就组织代码运行，警告</w:t>
      </w:r>
      <w:r w:rsidR="0035409F">
        <w:rPr>
          <w:rFonts w:hint="eastAsia"/>
        </w:rPr>
        <w:t>程序员</w:t>
      </w:r>
      <w:r>
        <w:rPr>
          <w:rFonts w:hint="eastAsia"/>
        </w:rPr>
        <w:t>存在数据竞争、所有权等问题，并可能提供一些好用的解决方案。</w:t>
      </w:r>
      <w:r w:rsidR="006D6EF5">
        <w:rPr>
          <w:rFonts w:hint="eastAsia"/>
        </w:rPr>
        <w:t>并且，由于</w:t>
      </w:r>
      <w:r w:rsidR="006D6EF5">
        <w:rPr>
          <w:rFonts w:hint="eastAsia"/>
        </w:rPr>
        <w:t>Rust</w:t>
      </w:r>
      <w:r w:rsidR="006D6EF5">
        <w:rPr>
          <w:rFonts w:hint="eastAsia"/>
        </w:rPr>
        <w:t>强制程序员使用</w:t>
      </w:r>
      <w:r w:rsidR="006D6EF5">
        <w:rPr>
          <w:rFonts w:hint="eastAsia"/>
        </w:rPr>
        <w:t>RAII</w:t>
      </w:r>
      <w:r w:rsidR="006D6EF5">
        <w:rPr>
          <w:rFonts w:hint="eastAsia"/>
        </w:rPr>
        <w:t>范式，所以</w:t>
      </w:r>
      <w:r w:rsidR="006D6EF5">
        <w:rPr>
          <w:rFonts w:hint="eastAsia"/>
        </w:rPr>
        <w:t>Mutex</w:t>
      </w:r>
      <w:r w:rsidR="006D6EF5">
        <w:rPr>
          <w:rFonts w:hint="eastAsia"/>
        </w:rPr>
        <w:t>锁会在锁离开作用域时自动释放，避免了很多时候</w:t>
      </w:r>
      <w:r w:rsidR="009817B5">
        <w:rPr>
          <w:rFonts w:hint="eastAsia"/>
        </w:rPr>
        <w:t>程序员会忘记释放锁的情况。</w:t>
      </w:r>
    </w:p>
    <w:p w14:paraId="43B4E7F4" w14:textId="6F19E26C" w:rsidR="00E14E02" w:rsidRDefault="00E14E02" w:rsidP="00E14E02">
      <w:pPr>
        <w:pStyle w:val="a0"/>
        <w:ind w:firstLine="480"/>
      </w:pPr>
      <w:r>
        <w:rPr>
          <w:rFonts w:hint="eastAsia"/>
        </w:rPr>
        <w:t>Go</w:t>
      </w:r>
      <w:r>
        <w:rPr>
          <w:rFonts w:hint="eastAsia"/>
        </w:rPr>
        <w:t>语言中有一句经典名言：“</w:t>
      </w:r>
      <w:r w:rsidRPr="00102344">
        <w:t>Do not communicate by sharing memory; instead, share memory by communicating</w:t>
      </w:r>
      <w:r>
        <w:rPr>
          <w:rFonts w:hint="eastAsia"/>
        </w:rPr>
        <w:t>”。</w:t>
      </w:r>
      <w:r>
        <w:rPr>
          <w:rFonts w:hint="eastAsia"/>
        </w:rPr>
        <w:t>Rust</w:t>
      </w:r>
      <w:r>
        <w:rPr>
          <w:rFonts w:hint="eastAsia"/>
        </w:rPr>
        <w:t>的开发者除了可以通过共享内存实现线程间的协作，还可以在通过通道（</w:t>
      </w:r>
      <w:r>
        <w:rPr>
          <w:rFonts w:hint="eastAsia"/>
        </w:rPr>
        <w:t>channel</w:t>
      </w:r>
      <w:r>
        <w:rPr>
          <w:rFonts w:hint="eastAsia"/>
        </w:rPr>
        <w:t>）线程之间传递消息，帮助线程协作。</w:t>
      </w:r>
    </w:p>
    <w:p w14:paraId="5DBD3C71" w14:textId="3FC49F61" w:rsidR="00740310" w:rsidRDefault="0094196E" w:rsidP="00740310">
      <w:pPr>
        <w:pStyle w:val="a0"/>
        <w:ind w:firstLine="480"/>
      </w:pPr>
      <w:r>
        <w:rPr>
          <w:rFonts w:hint="eastAsia"/>
        </w:rPr>
        <w:t>此时</w:t>
      </w:r>
      <w:r>
        <w:rPr>
          <w:rFonts w:hint="eastAsia"/>
        </w:rPr>
        <w:t>Rust</w:t>
      </w:r>
      <w:r>
        <w:rPr>
          <w:rFonts w:hint="eastAsia"/>
        </w:rPr>
        <w:t>也需要</w:t>
      </w:r>
      <w:r>
        <w:rPr>
          <w:rFonts w:hint="eastAsia"/>
        </w:rPr>
        <w:t>SamplerHandle</w:t>
      </w:r>
      <w:r>
        <w:rPr>
          <w:rFonts w:hint="eastAsia"/>
        </w:rPr>
        <w:t>对</w:t>
      </w:r>
      <w:r>
        <w:rPr>
          <w:rFonts w:hint="eastAsia"/>
        </w:rPr>
        <w:t>SimpleReservoir</w:t>
      </w:r>
      <w:r>
        <w:rPr>
          <w:rFonts w:hint="eastAsia"/>
        </w:rPr>
        <w:t>进行封装和扩展，以便使其获得消息传递所需要的函数</w:t>
      </w:r>
    </w:p>
    <w:p w14:paraId="0E3344C6" w14:textId="17D1806F" w:rsidR="00E14E02" w:rsidRDefault="0035409F" w:rsidP="00E14E02">
      <w:pPr>
        <w:pStyle w:val="a0"/>
        <w:ind w:firstLine="480"/>
      </w:pPr>
      <w:r>
        <w:rPr>
          <w:rFonts w:hint="eastAsia"/>
        </w:rPr>
        <w:t>比如说，</w:t>
      </w:r>
      <w:r w:rsidR="00E14E02">
        <w:rPr>
          <w:rFonts w:hint="eastAsia"/>
        </w:rPr>
        <w:t>可以不再令主线程和同时拥有</w:t>
      </w:r>
      <w:r w:rsidR="00E14E02">
        <w:rPr>
          <w:rFonts w:hint="eastAsia"/>
        </w:rPr>
        <w:t>SamplerHandle</w:t>
      </w:r>
      <w:r w:rsidR="00E14E02">
        <w:rPr>
          <w:rFonts w:hint="eastAsia"/>
        </w:rPr>
        <w:t>的所有权。让取样线程拥有</w:t>
      </w:r>
      <w:r w:rsidR="00E14E02">
        <w:rPr>
          <w:rFonts w:hint="eastAsia"/>
        </w:rPr>
        <w:t>SamplerHandle</w:t>
      </w:r>
      <w:r w:rsidR="00E14E02">
        <w:rPr>
          <w:rFonts w:hint="eastAsia"/>
        </w:rPr>
        <w:t>。在主线程需要取样线程的取样结果时，向取样线程发送请求，取样线程通过通道向主线程返回取样结果。或者为</w:t>
      </w:r>
      <w:r w:rsidR="00E14E02">
        <w:rPr>
          <w:rFonts w:hint="eastAsia"/>
        </w:rPr>
        <w:t>SamplerHandle</w:t>
      </w:r>
      <w:r w:rsidR="00E14E02">
        <w:rPr>
          <w:rFonts w:hint="eastAsia"/>
        </w:rPr>
        <w:t>添加</w:t>
      </w:r>
      <w:r w:rsidR="00E14E02">
        <w:rPr>
          <w:rFonts w:hint="eastAsia"/>
        </w:rPr>
        <w:t>finish</w:t>
      </w:r>
      <w:r w:rsidR="00E14E02">
        <w:t>()</w:t>
      </w:r>
      <w:r w:rsidR="00E14E02">
        <w:rPr>
          <w:rFonts w:hint="eastAsia"/>
        </w:rPr>
        <w:t>方法。取样线程在数据流结束时调用此方法，</w:t>
      </w:r>
      <w:r w:rsidR="00740310">
        <w:rPr>
          <w:rFonts w:hint="eastAsia"/>
        </w:rPr>
        <w:t>通过</w:t>
      </w:r>
      <w:r w:rsidR="00E14E02">
        <w:rPr>
          <w:rFonts w:hint="eastAsia"/>
        </w:rPr>
        <w:t>该方法实现通过通道将取样结果传递给主线程。</w:t>
      </w:r>
    </w:p>
    <w:p w14:paraId="47FFB2CC" w14:textId="69E9BE82" w:rsidR="00740310" w:rsidRDefault="00740310" w:rsidP="00E14E02">
      <w:pPr>
        <w:pStyle w:val="a0"/>
        <w:ind w:firstLine="480"/>
      </w:pPr>
      <w:r>
        <w:rPr>
          <w:rFonts w:hint="eastAsia"/>
        </w:rPr>
        <w:t>如果使用消息传递，还需要解决一些问题</w:t>
      </w:r>
      <w:r w:rsidR="003657B1">
        <w:rPr>
          <w:rFonts w:hint="eastAsia"/>
        </w:rPr>
        <w:t>。在收集取样结果时，取样线程可能已经结束，也可能没有结束</w:t>
      </w:r>
      <w:r w:rsidR="00327843">
        <w:rPr>
          <w:rFonts w:hint="eastAsia"/>
        </w:rPr>
        <w:t>。</w:t>
      </w:r>
      <w:r w:rsidR="006F472B">
        <w:rPr>
          <w:rFonts w:hint="eastAsia"/>
        </w:rPr>
        <w:t>如何（多次）收集这些已经结束了的</w:t>
      </w:r>
      <w:r w:rsidR="00610501">
        <w:rPr>
          <w:rFonts w:hint="eastAsia"/>
        </w:rPr>
        <w:t>取样线程</w:t>
      </w:r>
      <w:r w:rsidR="006F472B">
        <w:rPr>
          <w:rFonts w:hint="eastAsia"/>
        </w:rPr>
        <w:t>的采样结果是一个问题。</w:t>
      </w:r>
    </w:p>
    <w:p w14:paraId="72A7E28C" w14:textId="799EB8F4" w:rsidR="009A123D" w:rsidRDefault="004D79BB" w:rsidP="009A123D">
      <w:pPr>
        <w:pStyle w:val="3"/>
      </w:pPr>
      <w:bookmarkStart w:id="97" w:name="_Ref133967190"/>
      <w:bookmarkStart w:id="98" w:name="_Toc134283133"/>
      <w:r>
        <w:rPr>
          <w:rFonts w:hint="eastAsia"/>
        </w:rPr>
        <w:t>协调合并线程</w:t>
      </w:r>
      <w:bookmarkEnd w:id="97"/>
      <w:bookmarkEnd w:id="98"/>
    </w:p>
    <w:p w14:paraId="2DAB1AD5" w14:textId="5FD8AB3D" w:rsidR="009A123D" w:rsidRDefault="009A123D" w:rsidP="009A123D">
      <w:pPr>
        <w:pStyle w:val="a0"/>
        <w:ind w:firstLine="480"/>
      </w:pPr>
      <w:r>
        <w:rPr>
          <w:rFonts w:hint="eastAsia"/>
        </w:rPr>
        <w:t>在</w:t>
      </w:r>
      <w:r>
        <w:rPr>
          <w:rFonts w:hint="eastAsia"/>
        </w:rPr>
        <w:t>Java</w:t>
      </w:r>
      <w:r>
        <w:rPr>
          <w:rFonts w:hint="eastAsia"/>
        </w:rPr>
        <w:t>代码的合并过程中，</w:t>
      </w:r>
      <w:r w:rsidR="0035409F">
        <w:rPr>
          <w:rFonts w:hint="eastAsia"/>
        </w:rPr>
        <w:t>笔者</w:t>
      </w:r>
      <w:r>
        <w:rPr>
          <w:rFonts w:hint="eastAsia"/>
        </w:rPr>
        <w:t>使用阻塞队列协调主线程、合并线程之间的合作。</w:t>
      </w:r>
    </w:p>
    <w:p w14:paraId="18312E87" w14:textId="174D3D80" w:rsidR="009A123D" w:rsidRDefault="009A123D" w:rsidP="009A123D">
      <w:pPr>
        <w:pStyle w:val="a0"/>
        <w:ind w:firstLine="480"/>
      </w:pPr>
      <w:r>
        <w:rPr>
          <w:rFonts w:hint="eastAsia"/>
        </w:rPr>
        <w:t>但是，</w:t>
      </w:r>
      <w:r>
        <w:rPr>
          <w:rFonts w:hint="eastAsia"/>
        </w:rPr>
        <w:t>Rust</w:t>
      </w:r>
      <w:r>
        <w:rPr>
          <w:rFonts w:hint="eastAsia"/>
        </w:rPr>
        <w:t>标准库并没有提供阻塞队列（</w:t>
      </w:r>
      <w:r>
        <w:rPr>
          <w:rFonts w:hint="eastAsia"/>
        </w:rPr>
        <w:t>blocking</w:t>
      </w:r>
      <w:r>
        <w:t xml:space="preserve"> </w:t>
      </w:r>
      <w:r>
        <w:rPr>
          <w:rFonts w:hint="eastAsia"/>
        </w:rPr>
        <w:t>queue</w:t>
      </w:r>
      <w:r>
        <w:rPr>
          <w:rFonts w:hint="eastAsia"/>
        </w:rPr>
        <w:t>）这一并发数据结构，第三方库中有基于异步通道实现的阻塞队列的包。但这里可以直接使用异步</w:t>
      </w:r>
      <w:r>
        <w:rPr>
          <w:rFonts w:hint="eastAsia"/>
        </w:rPr>
        <w:lastRenderedPageBreak/>
        <w:t>通道代替阻塞队列。由于</w:t>
      </w:r>
      <w:r>
        <w:rPr>
          <w:rFonts w:hint="eastAsia"/>
        </w:rPr>
        <w:t>mpsc</w:t>
      </w:r>
      <w:r>
        <w:rPr>
          <w:rFonts w:hint="eastAsia"/>
        </w:rPr>
        <w:t>通道只有一个接收者（即接收者没有</w:t>
      </w:r>
      <w:r>
        <w:rPr>
          <w:rFonts w:hint="eastAsia"/>
        </w:rPr>
        <w:t>Clone</w:t>
      </w:r>
      <w:r>
        <w:rPr>
          <w:rFonts w:hint="eastAsia"/>
        </w:rPr>
        <w:t>特征，无法调用</w:t>
      </w:r>
      <w:r>
        <w:rPr>
          <w:rFonts w:hint="eastAsia"/>
        </w:rPr>
        <w:t>clone</w:t>
      </w:r>
      <w:r>
        <w:t>()</w:t>
      </w:r>
      <w:r>
        <w:rPr>
          <w:rFonts w:hint="eastAsia"/>
        </w:rPr>
        <w:t>），所以需要在创建合并线程之前，由主线程从通道中取出两个取样结果，再由合并线程拿走这两个取样结果的所有权。（见</w:t>
      </w:r>
      <w:r>
        <w:fldChar w:fldCharType="begin"/>
      </w:r>
      <w:r>
        <w:instrText xml:space="preserve"> </w:instrText>
      </w:r>
      <w:r>
        <w:rPr>
          <w:rFonts w:hint="eastAsia"/>
        </w:rPr>
        <w:instrText>REF _Ref132050480 \h</w:instrText>
      </w:r>
      <w:r>
        <w:instrText xml:space="preserve"> </w:instrText>
      </w:r>
      <w:r>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1</w:t>
      </w:r>
      <w:r w:rsidR="00ED70A9">
        <w:rPr>
          <w:rFonts w:hint="eastAsia"/>
        </w:rPr>
        <w:t>在主线程中取出通道中的取样结果，再传递给合并线程</w:t>
      </w:r>
      <w:r>
        <w:fldChar w:fldCharType="end"/>
      </w:r>
      <w:r>
        <w:rPr>
          <w:rFonts w:hint="eastAsia"/>
        </w:rPr>
        <w:t>）</w:t>
      </w:r>
    </w:p>
    <w:p w14:paraId="31D2C005" w14:textId="77777777" w:rsidR="009A123D" w:rsidRDefault="009A123D" w:rsidP="009A123D">
      <w:pPr>
        <w:pStyle w:val="ab"/>
        <w:keepNext/>
      </w:pPr>
      <w:r w:rsidRPr="00A16BE3">
        <w:rPr>
          <w:noProof/>
        </w:rPr>
        <w:drawing>
          <wp:inline distT="0" distB="0" distL="0" distR="0" wp14:anchorId="1B7A72D5" wp14:editId="43942374">
            <wp:extent cx="4420217" cy="2400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217" cy="2400635"/>
                    </a:xfrm>
                    <a:prstGeom prst="rect">
                      <a:avLst/>
                    </a:prstGeom>
                  </pic:spPr>
                </pic:pic>
              </a:graphicData>
            </a:graphic>
          </wp:inline>
        </w:drawing>
      </w:r>
    </w:p>
    <w:p w14:paraId="66DAB82C" w14:textId="43181FBB" w:rsidR="009A123D" w:rsidRDefault="009A123D" w:rsidP="008E092E">
      <w:pPr>
        <w:pStyle w:val="ac"/>
      </w:pPr>
      <w:bookmarkStart w:id="99" w:name="_Ref132050480"/>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1</w:t>
      </w:r>
      <w:r w:rsidR="0050273E">
        <w:fldChar w:fldCharType="end"/>
      </w:r>
      <w:r>
        <w:rPr>
          <w:rFonts w:hint="eastAsia"/>
        </w:rPr>
        <w:t>在主线程中取出通道中的取样结果，再传递给合并线程</w:t>
      </w:r>
      <w:bookmarkStart w:id="100" w:name="_Ref131968962"/>
      <w:bookmarkEnd w:id="99"/>
    </w:p>
    <w:p w14:paraId="5AD754B3" w14:textId="7E11886C" w:rsidR="008E092E" w:rsidRPr="008E092E" w:rsidRDefault="008E092E" w:rsidP="008E092E">
      <w:pPr>
        <w:pStyle w:val="a0"/>
        <w:ind w:firstLine="480"/>
      </w:pPr>
      <w:r>
        <w:rPr>
          <w:rFonts w:hint="eastAsia"/>
        </w:rPr>
        <w:t>通道可以有多个发送者，所以合并线程在完成合并后，可以通过</w:t>
      </w:r>
      <w:proofErr w:type="spellStart"/>
      <w:r>
        <w:rPr>
          <w:rFonts w:hint="eastAsia"/>
        </w:rPr>
        <w:t>t</w:t>
      </w:r>
      <w:r>
        <w:t>x_for_merger</w:t>
      </w:r>
      <w:proofErr w:type="spellEnd"/>
      <w:r>
        <w:rPr>
          <w:rFonts w:hint="eastAsia"/>
        </w:rPr>
        <w:t>将合并结果放入通道。</w:t>
      </w:r>
    </w:p>
    <w:p w14:paraId="4464D2A1" w14:textId="3B6F5DED" w:rsidR="003B17ED" w:rsidRDefault="00990167" w:rsidP="003B17ED">
      <w:pPr>
        <w:pStyle w:val="20"/>
      </w:pPr>
      <w:bookmarkStart w:id="101" w:name="_Toc134283134"/>
      <w:bookmarkEnd w:id="100"/>
      <w:r>
        <w:rPr>
          <w:rFonts w:hint="eastAsia"/>
        </w:rPr>
        <w:t>R</w:t>
      </w:r>
      <w:r>
        <w:t>ust</w:t>
      </w:r>
      <w:r>
        <w:rPr>
          <w:rFonts w:hint="eastAsia"/>
        </w:rPr>
        <w:t>的编程范式</w:t>
      </w:r>
      <w:bookmarkEnd w:id="101"/>
    </w:p>
    <w:p w14:paraId="3A7322D1" w14:textId="6428B0B6" w:rsidR="00272969" w:rsidRPr="00272969" w:rsidRDefault="00272969" w:rsidP="00272969">
      <w:pPr>
        <w:pStyle w:val="a0"/>
        <w:ind w:firstLine="480"/>
      </w:pPr>
      <w:r>
        <w:rPr>
          <w:rFonts w:hint="eastAsia"/>
        </w:rPr>
        <w:t>Rust</w:t>
      </w:r>
      <w:r>
        <w:rPr>
          <w:rFonts w:hint="eastAsia"/>
        </w:rPr>
        <w:t>提供了</w:t>
      </w:r>
      <w:r w:rsidR="009509A2">
        <w:rPr>
          <w:rFonts w:hint="eastAsia"/>
        </w:rPr>
        <w:t>与</w:t>
      </w:r>
      <w:r w:rsidR="009509A2">
        <w:rPr>
          <w:rFonts w:hint="eastAsia"/>
        </w:rPr>
        <w:t>Java</w:t>
      </w:r>
      <w:r w:rsidR="009509A2">
        <w:rPr>
          <w:rFonts w:hint="eastAsia"/>
        </w:rPr>
        <w:t>相比</w:t>
      </w:r>
      <w:r>
        <w:rPr>
          <w:rFonts w:hint="eastAsia"/>
        </w:rPr>
        <w:t>不一样的编程范式</w:t>
      </w:r>
      <w:r w:rsidR="009509A2">
        <w:rPr>
          <w:rFonts w:hint="eastAsia"/>
        </w:rPr>
        <w:t>，这正是</w:t>
      </w:r>
      <w:r w:rsidR="009509A2">
        <w:rPr>
          <w:rFonts w:hint="eastAsia"/>
        </w:rPr>
        <w:t>Rust</w:t>
      </w:r>
      <w:r w:rsidR="009509A2">
        <w:rPr>
          <w:rFonts w:hint="eastAsia"/>
        </w:rPr>
        <w:t>代码与</w:t>
      </w:r>
      <w:r w:rsidR="009509A2">
        <w:rPr>
          <w:rFonts w:hint="eastAsia"/>
        </w:rPr>
        <w:t>Java</w:t>
      </w:r>
      <w:r w:rsidR="009509A2">
        <w:rPr>
          <w:rFonts w:hint="eastAsia"/>
        </w:rPr>
        <w:t>代码区别的来源。本节将根据编程范式，详细对比两者代码的区别。</w:t>
      </w:r>
    </w:p>
    <w:p w14:paraId="03839613" w14:textId="23AA13AA" w:rsidR="00136C3A" w:rsidRDefault="00136C3A" w:rsidP="00136C3A">
      <w:pPr>
        <w:pStyle w:val="3"/>
      </w:pPr>
      <w:bookmarkStart w:id="102" w:name="_Toc134283135"/>
      <w:r>
        <w:rPr>
          <w:rFonts w:hint="eastAsia"/>
        </w:rPr>
        <w:t>并发编程范式</w:t>
      </w:r>
      <w:bookmarkEnd w:id="102"/>
    </w:p>
    <w:p w14:paraId="5C4EC508" w14:textId="22C0F2B5" w:rsidR="003B17ED" w:rsidRDefault="009509A2" w:rsidP="00136C3A">
      <w:pPr>
        <w:pStyle w:val="a0"/>
        <w:ind w:firstLine="480"/>
      </w:pPr>
      <w:r>
        <w:rPr>
          <w:rFonts w:hint="eastAsia"/>
        </w:rPr>
        <w:t>Java</w:t>
      </w:r>
      <w:r>
        <w:rPr>
          <w:rFonts w:hint="eastAsia"/>
        </w:rPr>
        <w:t>和</w:t>
      </w:r>
      <w:r w:rsidR="003B17ED">
        <w:rPr>
          <w:rFonts w:hint="eastAsia"/>
        </w:rPr>
        <w:t>Rust</w:t>
      </w:r>
      <w:r>
        <w:rPr>
          <w:rFonts w:hint="eastAsia"/>
        </w:rPr>
        <w:t>均</w:t>
      </w:r>
      <w:r w:rsidR="003B17ED">
        <w:rPr>
          <w:rFonts w:hint="eastAsia"/>
        </w:rPr>
        <w:t>提供了基于</w:t>
      </w:r>
      <w:r w:rsidR="003B17ED">
        <w:rPr>
          <w:rFonts w:hint="eastAsia"/>
        </w:rPr>
        <w:t>OS</w:t>
      </w:r>
      <w:r w:rsidR="003B17ED">
        <w:rPr>
          <w:rFonts w:hint="eastAsia"/>
        </w:rPr>
        <w:t>线程的多线程编程</w:t>
      </w:r>
      <w:r>
        <w:rPr>
          <w:rFonts w:hint="eastAsia"/>
        </w:rPr>
        <w:t>。但除此以外，</w:t>
      </w:r>
      <w:r>
        <w:rPr>
          <w:rFonts w:hint="eastAsia"/>
        </w:rPr>
        <w:t>Rust</w:t>
      </w:r>
      <w:r>
        <w:rPr>
          <w:rFonts w:hint="eastAsia"/>
        </w:rPr>
        <w:t>还提供了</w:t>
      </w:r>
      <w:r w:rsidR="003B17ED">
        <w:rPr>
          <w:rFonts w:hint="eastAsia"/>
        </w:rPr>
        <w:t>async</w:t>
      </w:r>
      <w:r w:rsidR="003B17ED">
        <w:t>/await</w:t>
      </w:r>
      <w:r w:rsidR="003B17ED">
        <w:rPr>
          <w:rFonts w:hint="eastAsia"/>
        </w:rPr>
        <w:t>异步编程范式。</w:t>
      </w:r>
      <w:r w:rsidR="0035409F">
        <w:rPr>
          <w:rFonts w:hint="eastAsia"/>
        </w:rPr>
        <w:t>现在需要从</w:t>
      </w:r>
      <w:r w:rsidR="0035409F">
        <w:rPr>
          <w:rFonts w:hint="eastAsia"/>
        </w:rPr>
        <w:t>Rust</w:t>
      </w:r>
      <w:r w:rsidR="0035409F">
        <w:rPr>
          <w:rFonts w:hint="eastAsia"/>
        </w:rPr>
        <w:t>支持的范式中选出</w:t>
      </w:r>
      <w:r w:rsidR="003B17ED">
        <w:rPr>
          <w:rFonts w:hint="eastAsia"/>
        </w:rPr>
        <w:t>一种合适的范式来实现蓄水池算法。</w:t>
      </w:r>
    </w:p>
    <w:p w14:paraId="175207D6" w14:textId="1F2151E0" w:rsidR="00136C3A" w:rsidRDefault="00136C3A" w:rsidP="00136C3A">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或者阻塞状态时及时切换到另一个任务，任务切换的开销远小于线程切换的开销，</w:t>
      </w:r>
      <w:r>
        <w:rPr>
          <w:rFonts w:hint="eastAsia"/>
        </w:rPr>
        <w:t>async</w:t>
      </w:r>
      <w:r>
        <w:rPr>
          <w:rFonts w:hint="eastAsia"/>
        </w:rPr>
        <w:t>并发模型更适合服务器场景下的高并发。</w:t>
      </w:r>
    </w:p>
    <w:p w14:paraId="41035131" w14:textId="7E3AC009" w:rsidR="00136C3A" w:rsidRDefault="00136C3A" w:rsidP="00136C3A">
      <w:pPr>
        <w:pStyle w:val="a0"/>
        <w:ind w:firstLine="480"/>
      </w:pPr>
      <w:r w:rsidRPr="00577A21">
        <w:rPr>
          <w:rFonts w:hint="eastAsia"/>
        </w:rPr>
        <w:lastRenderedPageBreak/>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sdt>
        <w:sdtPr>
          <w:rPr>
            <w:rFonts w:hint="eastAsia"/>
          </w:rPr>
          <w:id w:val="1151099212"/>
          <w:citation/>
        </w:sdtPr>
        <w:sdtContent>
          <w:r>
            <w:fldChar w:fldCharType="begin"/>
          </w:r>
          <w:r>
            <w:instrText>CITATION Rust</w:instrText>
          </w:r>
          <w:r>
            <w:instrText>语言圣经</w:instrText>
          </w:r>
          <w:r>
            <w:instrText xml:space="preserve"> \l 2052 </w:instrText>
          </w:r>
          <w:r>
            <w:fldChar w:fldCharType="separate"/>
          </w:r>
          <w:r w:rsidR="00272969">
            <w:rPr>
              <w:noProof/>
            </w:rPr>
            <w:t xml:space="preserve"> </w:t>
          </w:r>
          <w:r w:rsidR="00272969" w:rsidRPr="00272969">
            <w:rPr>
              <w:noProof/>
            </w:rPr>
            <w:t>[2]</w:t>
          </w:r>
          <w:r>
            <w:fldChar w:fldCharType="end"/>
          </w:r>
        </w:sdtContent>
      </w:sdt>
    </w:p>
    <w:p w14:paraId="4EC13979" w14:textId="717EADEE" w:rsidR="00136C3A" w:rsidRDefault="00136C3A" w:rsidP="003B17ED">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23E379B3" w14:textId="77D628B0" w:rsidR="003B17ED" w:rsidRPr="00136C3A" w:rsidRDefault="003B17ED" w:rsidP="003B17ED">
      <w:pPr>
        <w:pStyle w:val="a0"/>
        <w:ind w:firstLine="480"/>
      </w:pPr>
      <w:r>
        <w:rPr>
          <w:rFonts w:hint="eastAsia"/>
        </w:rPr>
        <w:t>可以预想到在实际的生产环境中，取样过程</w:t>
      </w:r>
      <w:r w:rsidR="00272969">
        <w:rPr>
          <w:rFonts w:hint="eastAsia"/>
        </w:rPr>
        <w:t>中会</w:t>
      </w:r>
      <w:r>
        <w:rPr>
          <w:rFonts w:hint="eastAsia"/>
        </w:rPr>
        <w:t>有很多</w:t>
      </w:r>
      <w:r>
        <w:rPr>
          <w:rFonts w:hint="eastAsia"/>
        </w:rPr>
        <w:t>I</w:t>
      </w:r>
      <w:r w:rsidR="00E72FE0">
        <w:t>/</w:t>
      </w:r>
      <w:r>
        <w:rPr>
          <w:rFonts w:hint="eastAsia"/>
        </w:rPr>
        <w:t>O</w:t>
      </w:r>
      <w:r>
        <w:rPr>
          <w:rFonts w:hint="eastAsia"/>
        </w:rPr>
        <w:t>或阻塞发生，应该使用</w:t>
      </w:r>
      <w:r>
        <w:rPr>
          <w:rFonts w:hint="eastAsia"/>
        </w:rPr>
        <w:t>async</w:t>
      </w:r>
      <w:r>
        <w:rPr>
          <w:rFonts w:hint="eastAsia"/>
        </w:rPr>
        <w:t>异步编程范式进行开发。但是在本文的实验中，</w:t>
      </w:r>
      <w:r w:rsidR="00E72FE0">
        <w:rPr>
          <w:rFonts w:hint="eastAsia"/>
        </w:rPr>
        <w:t>数据流来自于一个自增的整数（实际是来自</w:t>
      </w:r>
      <w:r w:rsidR="00E72FE0">
        <w:rPr>
          <w:rFonts w:hint="eastAsia"/>
        </w:rPr>
        <w:t>Rust</w:t>
      </w:r>
      <w:r w:rsidR="00E72FE0">
        <w:rPr>
          <w:rFonts w:hint="eastAsia"/>
        </w:rPr>
        <w:t>的迭代器），因而不存在</w:t>
      </w:r>
      <w:r w:rsidR="00E72FE0">
        <w:rPr>
          <w:rFonts w:hint="eastAsia"/>
        </w:rPr>
        <w:t>I</w:t>
      </w:r>
      <w:r w:rsidR="00E72FE0">
        <w:t>/</w:t>
      </w:r>
      <w:r w:rsidR="00E72FE0">
        <w:rPr>
          <w:rFonts w:hint="eastAsia"/>
        </w:rPr>
        <w:t>O</w:t>
      </w:r>
      <w:r w:rsidR="00E72FE0">
        <w:rPr>
          <w:rFonts w:hint="eastAsia"/>
        </w:rPr>
        <w:t>或是阻塞，反而成为了</w:t>
      </w:r>
      <w:r w:rsidR="00E72FE0">
        <w:rPr>
          <w:rFonts w:hint="eastAsia"/>
        </w:rPr>
        <w:t>CPU</w:t>
      </w:r>
      <w:r w:rsidR="00E72FE0">
        <w:rPr>
          <w:rFonts w:hint="eastAsia"/>
        </w:rPr>
        <w:t>密集型任务。同时，为了在同一层面对比</w:t>
      </w:r>
      <w:r w:rsidR="00E72FE0">
        <w:rPr>
          <w:rFonts w:hint="eastAsia"/>
        </w:rPr>
        <w:t>Rust</w:t>
      </w:r>
      <w:r w:rsidR="00E72FE0">
        <w:rPr>
          <w:rFonts w:hint="eastAsia"/>
        </w:rPr>
        <w:t>和</w:t>
      </w:r>
      <w:r w:rsidR="00E72FE0">
        <w:rPr>
          <w:rFonts w:hint="eastAsia"/>
        </w:rPr>
        <w:t>Java</w:t>
      </w:r>
      <w:r w:rsidR="00E72FE0">
        <w:rPr>
          <w:rFonts w:hint="eastAsia"/>
        </w:rPr>
        <w:t>的性能，</w:t>
      </w:r>
      <w:r w:rsidR="0035409F">
        <w:rPr>
          <w:rFonts w:hint="eastAsia"/>
        </w:rPr>
        <w:t>本文</w:t>
      </w:r>
      <w:r w:rsidR="00E72FE0">
        <w:rPr>
          <w:rFonts w:hint="eastAsia"/>
        </w:rPr>
        <w:t>选用基于</w:t>
      </w:r>
      <w:r w:rsidR="00E72FE0">
        <w:rPr>
          <w:rFonts w:hint="eastAsia"/>
        </w:rPr>
        <w:t>OS</w:t>
      </w:r>
      <w:r w:rsidR="00E72FE0">
        <w:rPr>
          <w:rFonts w:hint="eastAsia"/>
        </w:rPr>
        <w:t>线程的并发编程范式进行</w:t>
      </w:r>
      <w:r w:rsidR="00E72FE0">
        <w:rPr>
          <w:rFonts w:hint="eastAsia"/>
        </w:rPr>
        <w:t>Rust</w:t>
      </w:r>
      <w:r w:rsidR="00E72FE0">
        <w:rPr>
          <w:rFonts w:hint="eastAsia"/>
        </w:rPr>
        <w:t>代码的开发。</w:t>
      </w:r>
    </w:p>
    <w:p w14:paraId="76819731" w14:textId="62F1BAD6" w:rsidR="00E72FE0" w:rsidRPr="00E72FE0" w:rsidRDefault="00990167" w:rsidP="00E72FE0">
      <w:pPr>
        <w:pStyle w:val="3"/>
      </w:pPr>
      <w:bookmarkStart w:id="103" w:name="_Ref133921024"/>
      <w:bookmarkStart w:id="104" w:name="_Ref133921036"/>
      <w:bookmarkStart w:id="105" w:name="_Toc134283136"/>
      <w:r>
        <w:rPr>
          <w:rFonts w:hint="eastAsia"/>
        </w:rPr>
        <w:t>代码复用</w:t>
      </w:r>
      <w:bookmarkEnd w:id="103"/>
      <w:bookmarkEnd w:id="104"/>
      <w:bookmarkEnd w:id="105"/>
    </w:p>
    <w:p w14:paraId="102906E7" w14:textId="77777777" w:rsidR="00516326" w:rsidRDefault="00516326" w:rsidP="00351F73">
      <w:pPr>
        <w:pStyle w:val="a0"/>
        <w:ind w:firstLine="480"/>
      </w:pPr>
      <w:r>
        <w:rPr>
          <w:rFonts w:hint="eastAsia"/>
        </w:rPr>
        <w:t>最初</w:t>
      </w:r>
      <w:r w:rsidR="004E6C39">
        <w:rPr>
          <w:rFonts w:hint="eastAsia"/>
        </w:rPr>
        <w:t>构建</w:t>
      </w:r>
      <w:r w:rsidR="004E6C39">
        <w:rPr>
          <w:rFonts w:hint="eastAsia"/>
        </w:rPr>
        <w:t>Rust</w:t>
      </w:r>
      <w:r w:rsidR="004E6C39">
        <w:rPr>
          <w:rFonts w:hint="eastAsia"/>
        </w:rPr>
        <w:t>代码时，笔者试图模仿</w:t>
      </w:r>
      <w:r w:rsidR="001F442F">
        <w:rPr>
          <w:rFonts w:hint="eastAsia"/>
        </w:rPr>
        <w:t>Java</w:t>
      </w:r>
      <w:r w:rsidR="001F442F">
        <w:rPr>
          <w:rFonts w:hint="eastAsia"/>
        </w:rPr>
        <w:t>代码的结构，</w:t>
      </w:r>
      <w:r w:rsidR="00351F73">
        <w:rPr>
          <w:rFonts w:hint="eastAsia"/>
        </w:rPr>
        <w:t>添加了</w:t>
      </w:r>
      <w:r w:rsidR="00F402A1">
        <w:rPr>
          <w:rFonts w:hint="eastAsia"/>
        </w:rPr>
        <w:t>Sampler</w:t>
      </w:r>
      <w:r w:rsidR="00F402A1">
        <w:t>&lt;T&gt;</w:t>
      </w:r>
      <w:r w:rsidR="00F402A1">
        <w:rPr>
          <w:rFonts w:hint="eastAsia"/>
        </w:rPr>
        <w:t>特征，用来描述实现串行蓄水池算法所需的所有</w:t>
      </w:r>
      <w:r w:rsidR="00F402A1">
        <w:rPr>
          <w:rFonts w:hint="eastAsia"/>
        </w:rPr>
        <w:t>API</w:t>
      </w:r>
      <w:r w:rsidR="00F402A1">
        <w:rPr>
          <w:rFonts w:hint="eastAsia"/>
        </w:rPr>
        <w:t>。再由</w:t>
      </w:r>
      <w:r w:rsidR="00F402A1">
        <w:rPr>
          <w:rFonts w:hint="eastAsia"/>
        </w:rPr>
        <w:t>Simple</w:t>
      </w:r>
      <w:r w:rsidR="00F402A1">
        <w:t>Reservoir</w:t>
      </w:r>
      <w:r w:rsidR="00F402A1">
        <w:rPr>
          <w:rFonts w:hint="eastAsia"/>
        </w:rPr>
        <w:t>类将其实现。</w:t>
      </w:r>
    </w:p>
    <w:p w14:paraId="39A1A8C5" w14:textId="78FC73F8" w:rsidR="00AF675F" w:rsidRDefault="000E1014" w:rsidP="00351F73">
      <w:pPr>
        <w:pStyle w:val="a0"/>
        <w:ind w:firstLine="480"/>
      </w:pPr>
      <w:r>
        <w:rPr>
          <w:rFonts w:hint="eastAsia"/>
        </w:rPr>
        <w:t>并行蓄水池算法不直接使用</w:t>
      </w:r>
      <w:r>
        <w:rPr>
          <w:rFonts w:hint="eastAsia"/>
        </w:rPr>
        <w:t>SimpleReservoir</w:t>
      </w:r>
      <w:r>
        <w:rPr>
          <w:rFonts w:hint="eastAsia"/>
        </w:rPr>
        <w:t>，而使用</w:t>
      </w:r>
      <w:r w:rsidR="00AF675F">
        <w:rPr>
          <w:rFonts w:hint="eastAsia"/>
        </w:rPr>
        <w:t>SamplerHandle</w:t>
      </w:r>
      <w:r w:rsidR="00516326">
        <w:rPr>
          <w:rFonts w:hint="eastAsia"/>
        </w:rPr>
        <w:t>类</w:t>
      </w:r>
      <w:r w:rsidR="003229CC">
        <w:rPr>
          <w:rFonts w:hint="eastAsia"/>
        </w:rPr>
        <w:t>来解决数据竞争问题，其</w:t>
      </w:r>
      <w:r w:rsidR="00AF675F">
        <w:rPr>
          <w:rFonts w:hint="eastAsia"/>
        </w:rPr>
        <w:t>唯一成员是由</w:t>
      </w:r>
      <w:r w:rsidR="00AF675F">
        <w:rPr>
          <w:rFonts w:hint="eastAsia"/>
        </w:rPr>
        <w:t>Mutex</w:t>
      </w:r>
      <w:r w:rsidR="00AF675F">
        <w:rPr>
          <w:rFonts w:hint="eastAsia"/>
        </w:rPr>
        <w:t>封装的特征对象</w:t>
      </w:r>
      <w:r w:rsidR="00AF675F">
        <w:t>Box&lt;dyn Sampler&lt;T&gt; + Send&gt;</w:t>
      </w:r>
      <w:r w:rsidR="001F442F">
        <w:rPr>
          <w:rFonts w:hint="eastAsia"/>
        </w:rPr>
        <w:t>。</w:t>
      </w:r>
      <w:r w:rsidR="00AF675F">
        <w:rPr>
          <w:rFonts w:hint="eastAsia"/>
        </w:rPr>
        <w:t>特征对象</w:t>
      </w:r>
      <w:r w:rsidR="00AF675F">
        <w:rPr>
          <w:rFonts w:hint="eastAsia"/>
        </w:rPr>
        <w:t>Trait</w:t>
      </w:r>
      <w:r w:rsidR="00AF675F">
        <w:t xml:space="preserve"> </w:t>
      </w:r>
      <w:r w:rsidR="00AF675F">
        <w:rPr>
          <w:rFonts w:hint="eastAsia"/>
        </w:rPr>
        <w:t>Object</w:t>
      </w:r>
      <w:r w:rsidR="001F442F">
        <w:rPr>
          <w:rFonts w:hint="eastAsia"/>
        </w:rPr>
        <w:t>曾在</w:t>
      </w:r>
      <w:r w:rsidR="001F442F">
        <w:fldChar w:fldCharType="begin"/>
      </w:r>
      <w:r w:rsidR="001F442F">
        <w:instrText xml:space="preserve"> REF _Ref132110586 \r \h </w:instrText>
      </w:r>
      <w:r w:rsidR="001F442F">
        <w:fldChar w:fldCharType="separate"/>
      </w:r>
      <w:r w:rsidR="00ED70A9">
        <w:t>2.2.2</w:t>
      </w:r>
      <w:r w:rsidR="001F442F">
        <w:fldChar w:fldCharType="end"/>
      </w:r>
      <w:r w:rsidR="001F442F">
        <w:rPr>
          <w:rFonts w:hint="eastAsia"/>
        </w:rPr>
        <w:t>节有所介绍。</w:t>
      </w:r>
      <w:r w:rsidR="00CF5A4C">
        <w:rPr>
          <w:rFonts w:hint="eastAsia"/>
        </w:rPr>
        <w:t>使用特征对象而不直接使用</w:t>
      </w:r>
      <w:proofErr w:type="spellStart"/>
      <w:r w:rsidR="00CF5A4C">
        <w:rPr>
          <w:rFonts w:hint="eastAsia"/>
        </w:rPr>
        <w:t>SimpleReservoir</w:t>
      </w:r>
      <w:proofErr w:type="spellEnd"/>
      <w:r w:rsidR="00CF5A4C">
        <w:rPr>
          <w:rFonts w:hint="eastAsia"/>
        </w:rPr>
        <w:t>是为了以后</w:t>
      </w:r>
      <w:r w:rsidR="00D724ED">
        <w:rPr>
          <w:rFonts w:hint="eastAsia"/>
        </w:rPr>
        <w:t>可以方便地替换为</w:t>
      </w:r>
      <w:r w:rsidR="00CF5A4C">
        <w:rPr>
          <w:rFonts w:hint="eastAsia"/>
        </w:rPr>
        <w:t>别的</w:t>
      </w:r>
      <w:r w:rsidR="00516310">
        <w:rPr>
          <w:rFonts w:hint="eastAsia"/>
        </w:rPr>
        <w:t>取样</w:t>
      </w:r>
      <w:r w:rsidR="00CF5A4C">
        <w:rPr>
          <w:rFonts w:hint="eastAsia"/>
        </w:rPr>
        <w:t>算法</w:t>
      </w:r>
      <w:r w:rsidR="003229CC">
        <w:rPr>
          <w:rFonts w:hint="eastAsia"/>
        </w:rPr>
        <w:t>，</w:t>
      </w:r>
      <w:r w:rsidR="00E72FE0">
        <w:rPr>
          <w:rFonts w:hint="eastAsia"/>
        </w:rPr>
        <w:t>包括</w:t>
      </w:r>
      <w:r w:rsidR="003229CC">
        <w:rPr>
          <w:rFonts w:hint="eastAsia"/>
        </w:rPr>
        <w:t>滑动窗口和加权蓄水池采样算法等。</w:t>
      </w:r>
      <w:sdt>
        <w:sdtPr>
          <w:rPr>
            <w:rFonts w:hint="eastAsia"/>
          </w:rPr>
          <w:id w:val="-1741785493"/>
          <w:citation/>
        </w:sdtPr>
        <w:sdtContent>
          <w:r w:rsidR="003229CC">
            <w:fldChar w:fldCharType="begin"/>
          </w:r>
          <w:r w:rsidR="003229CC">
            <w:instrText xml:space="preserve"> CITATION And22 \l 1033 </w:instrText>
          </w:r>
          <w:r w:rsidR="003229CC">
            <w:fldChar w:fldCharType="separate"/>
          </w:r>
          <w:r w:rsidR="00272969">
            <w:rPr>
              <w:noProof/>
            </w:rPr>
            <w:t xml:space="preserve"> </w:t>
          </w:r>
          <w:r w:rsidR="00272969" w:rsidRPr="00272969">
            <w:rPr>
              <w:noProof/>
            </w:rPr>
            <w:t>[14]</w:t>
          </w:r>
          <w:r w:rsidR="003229CC">
            <w:fldChar w:fldCharType="end"/>
          </w:r>
        </w:sdtContent>
      </w:sdt>
    </w:p>
    <w:p w14:paraId="54545329" w14:textId="73FF96EE" w:rsidR="004E3767" w:rsidRPr="004060B8" w:rsidRDefault="002E61CF" w:rsidP="004E3767">
      <w:pPr>
        <w:pStyle w:val="ab"/>
        <w:keepNext/>
      </w:pPr>
      <w:r>
        <w:rPr>
          <w:noProof/>
        </w:rPr>
        <w:lastRenderedPageBreak/>
        <w:drawing>
          <wp:inline distT="0" distB="0" distL="0" distR="0" wp14:anchorId="4BE9E63C" wp14:editId="00F5B7B5">
            <wp:extent cx="6147302" cy="417714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6651" cy="4190294"/>
                    </a:xfrm>
                    <a:prstGeom prst="rect">
                      <a:avLst/>
                    </a:prstGeom>
                    <a:noFill/>
                    <a:ln>
                      <a:noFill/>
                    </a:ln>
                  </pic:spPr>
                </pic:pic>
              </a:graphicData>
            </a:graphic>
          </wp:inline>
        </w:drawing>
      </w:r>
    </w:p>
    <w:p w14:paraId="420730C0" w14:textId="10AC74EE" w:rsidR="004E3767" w:rsidRDefault="004E3767" w:rsidP="004E3767">
      <w:pPr>
        <w:pStyle w:val="ac"/>
      </w:pPr>
      <w:bookmarkStart w:id="106" w:name="_Ref133160540"/>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r>
        <w:rPr>
          <w:rFonts w:hint="eastAsia"/>
        </w:rPr>
        <w:t>模仿</w:t>
      </w:r>
      <w:r>
        <w:rPr>
          <w:rFonts w:hint="eastAsia"/>
        </w:rPr>
        <w:t>Java</w:t>
      </w:r>
      <w:r>
        <w:rPr>
          <w:rFonts w:hint="eastAsia"/>
        </w:rPr>
        <w:t>代码结构写出的</w:t>
      </w:r>
      <w:r>
        <w:rPr>
          <w:rFonts w:hint="eastAsia"/>
        </w:rPr>
        <w:t>Rust</w:t>
      </w:r>
      <w:r>
        <w:rPr>
          <w:rFonts w:hint="eastAsia"/>
        </w:rPr>
        <w:t>代码的</w:t>
      </w:r>
      <w:r>
        <w:rPr>
          <w:rFonts w:hint="eastAsia"/>
        </w:rPr>
        <w:t>UML</w:t>
      </w:r>
      <w:r>
        <w:rPr>
          <w:rFonts w:hint="eastAsia"/>
        </w:rPr>
        <w:t>类图</w:t>
      </w:r>
      <w:bookmarkEnd w:id="106"/>
    </w:p>
    <w:p w14:paraId="4C647F75" w14:textId="6358ACD5" w:rsidR="00351F73" w:rsidRDefault="00BD5D04" w:rsidP="00351F73">
      <w:pPr>
        <w:pStyle w:val="a0"/>
        <w:ind w:firstLine="480"/>
      </w:pPr>
      <w:r>
        <w:rPr>
          <w:rFonts w:hint="eastAsia"/>
        </w:rPr>
        <w:t>SamplerHandle</w:t>
      </w:r>
      <w:r>
        <w:rPr>
          <w:rFonts w:hint="eastAsia"/>
        </w:rPr>
        <w:t>仅仅是一个可以被多线程同时访问的</w:t>
      </w:r>
      <w:r>
        <w:rPr>
          <w:rFonts w:hint="eastAsia"/>
        </w:rPr>
        <w:t>SimpleReservoir</w:t>
      </w:r>
      <w:r w:rsidR="004E6C39">
        <w:rPr>
          <w:rFonts w:hint="eastAsia"/>
        </w:rPr>
        <w:t>，是为</w:t>
      </w:r>
      <w:r w:rsidR="00B67E0E">
        <w:rPr>
          <w:rFonts w:hint="eastAsia"/>
        </w:rPr>
        <w:t>解决多线程中获取和释放锁的问题</w:t>
      </w:r>
      <w:r w:rsidR="004E6C39">
        <w:rPr>
          <w:rFonts w:hint="eastAsia"/>
        </w:rPr>
        <w:t>而存在</w:t>
      </w:r>
      <w:r w:rsidR="00B67E0E">
        <w:rPr>
          <w:rFonts w:hint="eastAsia"/>
        </w:rPr>
        <w:t>。</w:t>
      </w:r>
      <w:r w:rsidR="000E1014">
        <w:rPr>
          <w:rFonts w:hint="eastAsia"/>
        </w:rPr>
        <w:t>最初</w:t>
      </w:r>
      <w:r w:rsidR="00990167">
        <w:rPr>
          <w:rFonts w:hint="eastAsia"/>
        </w:rPr>
        <w:t>笔者</w:t>
      </w:r>
      <w:r w:rsidR="003229CC">
        <w:rPr>
          <w:rFonts w:hint="eastAsia"/>
        </w:rPr>
        <w:t>希望为它</w:t>
      </w:r>
      <w:r w:rsidR="00351F73">
        <w:rPr>
          <w:rFonts w:hint="eastAsia"/>
        </w:rPr>
        <w:t>实现</w:t>
      </w:r>
      <w:r w:rsidR="00351F73">
        <w:rPr>
          <w:rFonts w:hint="eastAsia"/>
        </w:rPr>
        <w:t>Sampler</w:t>
      </w:r>
      <w:r w:rsidR="00351F73">
        <w:rPr>
          <w:rFonts w:hint="eastAsia"/>
        </w:rPr>
        <w:t>特征</w:t>
      </w:r>
      <w:r w:rsidR="001F442F">
        <w:rPr>
          <w:rFonts w:hint="eastAsia"/>
        </w:rPr>
        <w:t>，就像</w:t>
      </w:r>
      <w:r w:rsidR="001F442F">
        <w:rPr>
          <w:rFonts w:hint="eastAsia"/>
        </w:rPr>
        <w:t>Java</w:t>
      </w:r>
      <w:r w:rsidR="001F442F">
        <w:rPr>
          <w:rFonts w:hint="eastAsia"/>
        </w:rPr>
        <w:t>代码中</w:t>
      </w:r>
      <w:r w:rsidR="001F442F">
        <w:rPr>
          <w:rFonts w:hint="eastAsia"/>
        </w:rPr>
        <w:t>Sample</w:t>
      </w:r>
      <w:r w:rsidR="001F442F">
        <w:t>rHandle</w:t>
      </w:r>
      <w:r w:rsidR="001F442F">
        <w:rPr>
          <w:rFonts w:hint="eastAsia"/>
        </w:rPr>
        <w:t>直接继承了</w:t>
      </w:r>
      <w:r w:rsidR="001F442F">
        <w:rPr>
          <w:rFonts w:hint="eastAsia"/>
        </w:rPr>
        <w:t>SimpleReservoir</w:t>
      </w:r>
      <w:r w:rsidR="00990167">
        <w:rPr>
          <w:rFonts w:hint="eastAsia"/>
        </w:rPr>
        <w:t>一样。</w:t>
      </w:r>
    </w:p>
    <w:p w14:paraId="0A737AB0" w14:textId="0756E082" w:rsidR="00351F73" w:rsidRDefault="00990167" w:rsidP="00351F73">
      <w:pPr>
        <w:pStyle w:val="a0"/>
        <w:ind w:firstLine="480"/>
      </w:pPr>
      <w:r>
        <w:rPr>
          <w:rFonts w:hint="eastAsia"/>
        </w:rPr>
        <w:t>但是</w:t>
      </w:r>
      <w:r w:rsidR="004E3767">
        <w:rPr>
          <w:rFonts w:hint="eastAsia"/>
        </w:rPr>
        <w:t>这样设计没有</w:t>
      </w:r>
      <w:r w:rsidR="00516326">
        <w:rPr>
          <w:rFonts w:hint="eastAsia"/>
        </w:rPr>
        <w:t>充足的</w:t>
      </w:r>
      <w:r w:rsidR="004E3767">
        <w:rPr>
          <w:rFonts w:hint="eastAsia"/>
        </w:rPr>
        <w:t>理由，并且</w:t>
      </w:r>
      <w:r>
        <w:rPr>
          <w:rFonts w:hint="eastAsia"/>
        </w:rPr>
        <w:t>由于</w:t>
      </w:r>
      <w:r>
        <w:rPr>
          <w:rFonts w:hint="eastAsia"/>
        </w:rPr>
        <w:t>Rust</w:t>
      </w:r>
      <w:r>
        <w:rPr>
          <w:rFonts w:hint="eastAsia"/>
        </w:rPr>
        <w:t>的在所有权上的限制，不方便为</w:t>
      </w:r>
      <w:r>
        <w:rPr>
          <w:rFonts w:hint="eastAsia"/>
        </w:rPr>
        <w:t>SamplerHandle</w:t>
      </w:r>
      <w:r>
        <w:rPr>
          <w:rFonts w:hint="eastAsia"/>
        </w:rPr>
        <w:t>实现</w:t>
      </w:r>
      <w:r>
        <w:rPr>
          <w:rFonts w:hint="eastAsia"/>
        </w:rPr>
        <w:t>Sampler</w:t>
      </w:r>
      <w:r>
        <w:rPr>
          <w:rFonts w:hint="eastAsia"/>
        </w:rPr>
        <w:t>特征，原因如下</w:t>
      </w:r>
      <w:r w:rsidR="004E3767">
        <w:rPr>
          <w:rFonts w:hint="eastAsia"/>
        </w:rPr>
        <w:t>：</w:t>
      </w:r>
    </w:p>
    <w:p w14:paraId="166AAF04" w14:textId="013AFE5D" w:rsidR="00351F73" w:rsidRDefault="002025FE" w:rsidP="002025FE">
      <w:pPr>
        <w:pStyle w:val="a0"/>
        <w:numPr>
          <w:ilvl w:val="0"/>
          <w:numId w:val="18"/>
        </w:numPr>
        <w:ind w:firstLineChars="0"/>
      </w:pPr>
      <w:bookmarkStart w:id="107" w:name="_Ref131964503"/>
      <w:r>
        <w:rPr>
          <w:rFonts w:hint="eastAsia"/>
        </w:rPr>
        <w:t>S</w:t>
      </w:r>
      <w:r w:rsidR="004638EE">
        <w:rPr>
          <w:rFonts w:hint="eastAsia"/>
        </w:rPr>
        <w:t>impleReservoir</w:t>
      </w:r>
      <w:r w:rsidR="004638EE">
        <w:rPr>
          <w:rFonts w:hint="eastAsia"/>
        </w:rPr>
        <w:t>类和</w:t>
      </w:r>
      <w:r w:rsidR="004638EE">
        <w:rPr>
          <w:rFonts w:hint="eastAsia"/>
        </w:rPr>
        <w:t>Sampler</w:t>
      </w:r>
      <w:r w:rsidR="004638EE">
        <w:rPr>
          <w:rFonts w:hint="eastAsia"/>
        </w:rPr>
        <w:t>特征</w:t>
      </w:r>
      <w:r>
        <w:rPr>
          <w:rFonts w:hint="eastAsia"/>
        </w:rPr>
        <w:t>中的</w:t>
      </w:r>
      <w:r>
        <w:rPr>
          <w:rFonts w:hint="eastAsia"/>
        </w:rPr>
        <w:t>try</w:t>
      </w:r>
      <w:r>
        <w:t>_sample(</w:t>
      </w:r>
      <w:r w:rsidR="004638EE">
        <w:t>&amp;mut self, element: &amp;T</w:t>
      </w:r>
      <w:r>
        <w:t>)</w:t>
      </w:r>
      <w:r w:rsidR="004638EE">
        <w:rPr>
          <w:rFonts w:hint="eastAsia"/>
        </w:rPr>
        <w:t>方法对于</w:t>
      </w:r>
      <w:r w:rsidR="004638EE">
        <w:rPr>
          <w:rFonts w:hint="eastAsia"/>
        </w:rPr>
        <w:t>self</w:t>
      </w:r>
      <w:r w:rsidR="004638EE">
        <w:rPr>
          <w:rFonts w:hint="eastAsia"/>
        </w:rPr>
        <w:t>是可变借用。</w:t>
      </w:r>
      <w:bookmarkEnd w:id="107"/>
    </w:p>
    <w:p w14:paraId="2B1EA60F" w14:textId="62D6AC32" w:rsidR="00AB2F6D" w:rsidRDefault="00AB2F6D" w:rsidP="00AB2F6D">
      <w:pPr>
        <w:pStyle w:val="a0"/>
        <w:numPr>
          <w:ilvl w:val="0"/>
          <w:numId w:val="18"/>
        </w:numPr>
        <w:ind w:firstLineChars="0"/>
      </w:pPr>
      <w:bookmarkStart w:id="108" w:name="_Ref131960450"/>
      <w:r>
        <w:rPr>
          <w:rFonts w:hint="eastAsia"/>
        </w:rPr>
        <w:t>SamplerHandle</w:t>
      </w:r>
      <w:r>
        <w:rPr>
          <w:rFonts w:hint="eastAsia"/>
        </w:rPr>
        <w:t>是</w:t>
      </w:r>
      <w:r w:rsidR="0035409F">
        <w:rPr>
          <w:rFonts w:hint="eastAsia"/>
        </w:rPr>
        <w:t>测试代码</w:t>
      </w:r>
      <w:r>
        <w:rPr>
          <w:rFonts w:hint="eastAsia"/>
        </w:rPr>
        <w:t>在主线程创建的，需要将其所有权</w:t>
      </w:r>
      <w:r w:rsidR="0035409F">
        <w:rPr>
          <w:rFonts w:hint="eastAsia"/>
        </w:rPr>
        <w:t>传递</w:t>
      </w:r>
      <w:r>
        <w:rPr>
          <w:rFonts w:hint="eastAsia"/>
        </w:rPr>
        <w:t>到</w:t>
      </w:r>
      <w:r w:rsidR="00516310">
        <w:rPr>
          <w:rFonts w:hint="eastAsia"/>
        </w:rPr>
        <w:t>取样</w:t>
      </w:r>
      <w:r>
        <w:rPr>
          <w:rFonts w:hint="eastAsia"/>
        </w:rPr>
        <w:t>线程。这时需要用</w:t>
      </w:r>
      <w:r>
        <w:rPr>
          <w:rFonts w:hint="eastAsia"/>
        </w:rPr>
        <w:t>Arc</w:t>
      </w:r>
      <w:r w:rsidR="005A6A6D">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w:t>
      </w:r>
      <w:r w:rsidR="0077662B">
        <w:rPr>
          <w:rFonts w:hint="eastAsia"/>
        </w:rPr>
        <w:t>形如</w:t>
      </w:r>
      <w:r w:rsidR="0077662B">
        <w:t>Arc&lt;SamplerHandle&lt;T&gt;&gt;</w:t>
      </w:r>
      <w:r w:rsidR="0077662B">
        <w:rPr>
          <w:rFonts w:hint="eastAsia"/>
        </w:rPr>
        <w:t>。</w:t>
      </w:r>
    </w:p>
    <w:p w14:paraId="5F25360B" w14:textId="106BFAFA" w:rsidR="0077662B" w:rsidRDefault="0077662B" w:rsidP="0077662B">
      <w:pPr>
        <w:pStyle w:val="a0"/>
        <w:numPr>
          <w:ilvl w:val="0"/>
          <w:numId w:val="18"/>
        </w:numPr>
        <w:ind w:firstLineChars="0"/>
      </w:pPr>
      <w:bookmarkStart w:id="109" w:name="_Ref131964465"/>
      <w:r>
        <w:rPr>
          <w:rFonts w:hint="eastAsia"/>
        </w:rPr>
        <w:t>但</w:t>
      </w:r>
      <w:r>
        <w:rPr>
          <w:rFonts w:hint="eastAsia"/>
        </w:rPr>
        <w:t>Arc</w:t>
      </w:r>
      <w:r>
        <w:rPr>
          <w:rFonts w:hint="eastAsia"/>
        </w:rPr>
        <w:t>不允许内部量是可变的。如果要实现</w:t>
      </w:r>
      <w:r w:rsidR="00BF273E">
        <w:rPr>
          <w:rFonts w:hint="eastAsia"/>
        </w:rPr>
        <w:t>多线程</w:t>
      </w:r>
      <w:r>
        <w:rPr>
          <w:rFonts w:hint="eastAsia"/>
        </w:rPr>
        <w:t>内部可变性</w:t>
      </w:r>
      <w:r w:rsidR="00EB77EE">
        <w:rPr>
          <w:rFonts w:hint="eastAsia"/>
        </w:rPr>
        <w:t>，考虑到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w:t>
      </w:r>
      <w:r w:rsidR="00D6328E">
        <w:rPr>
          <w:rFonts w:hint="eastAsia"/>
        </w:rPr>
        <w:t>封装</w:t>
      </w:r>
      <w:r>
        <w:rPr>
          <w:rFonts w:hint="eastAsia"/>
        </w:rPr>
        <w:t>。</w:t>
      </w:r>
      <w:bookmarkEnd w:id="109"/>
      <w:r w:rsidR="00D6328E">
        <w:rPr>
          <w:rFonts w:hint="eastAsia"/>
        </w:rPr>
        <w:t>形如</w:t>
      </w:r>
      <w:r w:rsidR="00D6328E">
        <w:lastRenderedPageBreak/>
        <w:t>Arc&lt;Mutex&lt;SamplerHandle&lt;T&gt;&gt;&gt;</w:t>
      </w:r>
    </w:p>
    <w:p w14:paraId="51CBD65F" w14:textId="42286AA4" w:rsidR="0077662B" w:rsidRDefault="005A6A6D" w:rsidP="00BE68D8">
      <w:pPr>
        <w:pStyle w:val="a0"/>
        <w:numPr>
          <w:ilvl w:val="0"/>
          <w:numId w:val="18"/>
        </w:numPr>
        <w:ind w:firstLineChars="0"/>
      </w:pPr>
      <w:r>
        <w:rPr>
          <w:rFonts w:hint="eastAsia"/>
        </w:rPr>
        <w:t>然而</w:t>
      </w:r>
      <w:r w:rsidR="00D6328E">
        <w:rPr>
          <w:rFonts w:hint="eastAsia"/>
        </w:rPr>
        <w:t>SamplerHandle</w:t>
      </w:r>
      <w:r w:rsidR="00D6328E">
        <w:rPr>
          <w:rFonts w:hint="eastAsia"/>
        </w:rPr>
        <w:t>就是为了用</w:t>
      </w:r>
      <w:r w:rsidR="00D6328E">
        <w:rPr>
          <w:rFonts w:hint="eastAsia"/>
        </w:rPr>
        <w:t>Mutex</w:t>
      </w:r>
      <w:r w:rsidR="00D6328E">
        <w:rPr>
          <w:rFonts w:hint="eastAsia"/>
        </w:rPr>
        <w:t>封装内部的</w:t>
      </w:r>
      <w:r w:rsidR="00D6328E">
        <w:rPr>
          <w:rFonts w:hint="eastAsia"/>
        </w:rPr>
        <w:t>SimpleReservoir</w:t>
      </w:r>
      <w:r w:rsidR="00D6328E">
        <w:rPr>
          <w:rFonts w:hint="eastAsia"/>
        </w:rPr>
        <w:t>而存在的</w:t>
      </w:r>
      <w:r w:rsidR="00B67E0E">
        <w:rPr>
          <w:rFonts w:hint="eastAsia"/>
        </w:rPr>
        <w:t>，这样反复用</w:t>
      </w:r>
      <w:r w:rsidR="00B67E0E">
        <w:rPr>
          <w:rFonts w:hint="eastAsia"/>
        </w:rPr>
        <w:t>Mutex</w:t>
      </w:r>
      <w:r w:rsidR="00B67E0E">
        <w:rPr>
          <w:rFonts w:hint="eastAsia"/>
        </w:rPr>
        <w:t>封装是不合理的。</w:t>
      </w:r>
    </w:p>
    <w:p w14:paraId="209A28AC" w14:textId="1DF69758" w:rsidR="00EB77EE" w:rsidRDefault="0035409F" w:rsidP="00BE68D8">
      <w:pPr>
        <w:pStyle w:val="a0"/>
        <w:numPr>
          <w:ilvl w:val="0"/>
          <w:numId w:val="18"/>
        </w:numPr>
        <w:ind w:firstLineChars="0"/>
      </w:pPr>
      <w:r>
        <w:rPr>
          <w:rFonts w:hint="eastAsia"/>
        </w:rPr>
        <w:t>尽管可以</w:t>
      </w:r>
      <w:r w:rsidR="00EB77EE">
        <w:rPr>
          <w:rFonts w:hint="eastAsia"/>
        </w:rPr>
        <w:t>将</w:t>
      </w:r>
      <w:r w:rsidR="00EB77EE">
        <w:rPr>
          <w:rFonts w:hint="eastAsia"/>
        </w:rPr>
        <w:t>Sampler</w:t>
      </w:r>
      <w:r w:rsidR="00102344">
        <w:rPr>
          <w:rFonts w:hint="eastAsia"/>
        </w:rPr>
        <w:t>:</w:t>
      </w:r>
      <w:r w:rsidR="00102344">
        <w:t>:</w:t>
      </w:r>
      <w:r w:rsidR="00EB77EE">
        <w:rPr>
          <w:rFonts w:hint="eastAsia"/>
        </w:rPr>
        <w:t>try</w:t>
      </w:r>
      <w:r w:rsidR="00EB77EE">
        <w:t>_sample</w:t>
      </w:r>
      <w:r w:rsidR="00EB77EE">
        <w:rPr>
          <w:rFonts w:hint="eastAsia"/>
        </w:rPr>
        <w:t>方法对于</w:t>
      </w:r>
      <w:r w:rsidR="00EB77EE">
        <w:rPr>
          <w:rFonts w:hint="eastAsia"/>
        </w:rPr>
        <w:t>self</w:t>
      </w:r>
      <w:r w:rsidR="00EB77EE">
        <w:rPr>
          <w:rFonts w:hint="eastAsia"/>
        </w:rPr>
        <w:t>的借用改为不可变的</w:t>
      </w:r>
      <w:r>
        <w:rPr>
          <w:rFonts w:hint="eastAsia"/>
        </w:rPr>
        <w:t>，但需要</w:t>
      </w:r>
      <w:r w:rsidR="00EB77EE">
        <w:rPr>
          <w:rFonts w:hint="eastAsia"/>
        </w:rPr>
        <w:t>使用</w:t>
      </w:r>
      <w:r w:rsidR="00EB77EE">
        <w:rPr>
          <w:rFonts w:hint="eastAsia"/>
        </w:rPr>
        <w:t>RefCell</w:t>
      </w:r>
      <w:r w:rsidR="00EB77EE">
        <w:rPr>
          <w:rFonts w:hint="eastAsia"/>
        </w:rPr>
        <w:t>再对</w:t>
      </w:r>
      <w:r w:rsidR="00EB77EE">
        <w:rPr>
          <w:rFonts w:hint="eastAsia"/>
        </w:rPr>
        <w:t>S</w:t>
      </w:r>
      <w:r w:rsidR="00EB77EE">
        <w:t>impleReservoir</w:t>
      </w:r>
      <w:r w:rsidR="00EB77EE">
        <w:rPr>
          <w:rFonts w:hint="eastAsia"/>
        </w:rPr>
        <w:t>的成员进行封装</w:t>
      </w:r>
      <w:r>
        <w:rPr>
          <w:rFonts w:hint="eastAsia"/>
        </w:rPr>
        <w:t>，以实现其</w:t>
      </w:r>
      <w:r w:rsidR="008C4DF7">
        <w:rPr>
          <w:rFonts w:hint="eastAsia"/>
        </w:rPr>
        <w:t>“</w:t>
      </w:r>
      <w:r>
        <w:rPr>
          <w:rFonts w:hint="eastAsia"/>
        </w:rPr>
        <w:t>内部可变性</w:t>
      </w:r>
      <w:r w:rsidR="008C4DF7">
        <w:rPr>
          <w:rFonts w:hint="eastAsia"/>
        </w:rPr>
        <w:t>”。</w:t>
      </w:r>
      <w:r w:rsidR="00EB77EE">
        <w:rPr>
          <w:rFonts w:hint="eastAsia"/>
        </w:rPr>
        <w:t>这太不优雅了，且有</w:t>
      </w:r>
      <w:r w:rsidR="00EB77EE">
        <w:rPr>
          <w:rFonts w:hint="eastAsia"/>
        </w:rPr>
        <w:t>3</w:t>
      </w:r>
      <w:r w:rsidR="00EB77EE">
        <w:rPr>
          <w:rFonts w:hint="eastAsia"/>
        </w:rPr>
        <w:t>个成员需要封装。</w:t>
      </w:r>
    </w:p>
    <w:p w14:paraId="4495D186" w14:textId="2CE1EEB1" w:rsidR="00DE01C5" w:rsidRDefault="0039380F" w:rsidP="00DE01C5">
      <w:pPr>
        <w:pStyle w:val="a0"/>
        <w:ind w:firstLine="480"/>
      </w:pPr>
      <w:r>
        <w:rPr>
          <w:rFonts w:hint="eastAsia"/>
        </w:rPr>
        <w:t>综上所述，由于</w:t>
      </w:r>
      <w:r>
        <w:rPr>
          <w:rFonts w:hint="eastAsia"/>
        </w:rPr>
        <w:t>Rust</w:t>
      </w:r>
      <w:r w:rsidR="006D6EF5">
        <w:rPr>
          <w:rFonts w:hint="eastAsia"/>
        </w:rPr>
        <w:t>语言</w:t>
      </w:r>
      <w:r w:rsidR="002D2AA4">
        <w:rPr>
          <w:rFonts w:hint="eastAsia"/>
        </w:rPr>
        <w:t>的限制</w:t>
      </w:r>
      <w:r>
        <w:rPr>
          <w:rFonts w:hint="eastAsia"/>
        </w:rPr>
        <w:t>，笔者没有办法根据</w:t>
      </w:r>
      <w:r>
        <w:rPr>
          <w:rFonts w:hint="eastAsia"/>
        </w:rPr>
        <w:t>Java</w:t>
      </w:r>
      <w:r>
        <w:rPr>
          <w:rFonts w:hint="eastAsia"/>
        </w:rPr>
        <w:t>代码的设计思路在</w:t>
      </w:r>
      <w:r>
        <w:rPr>
          <w:rFonts w:hint="eastAsia"/>
        </w:rPr>
        <w:t>Rust</w:t>
      </w:r>
      <w:r>
        <w:rPr>
          <w:rFonts w:hint="eastAsia"/>
        </w:rPr>
        <w:t>中实现继承关系</w:t>
      </w:r>
      <w:r w:rsidR="002D2AA4">
        <w:rPr>
          <w:rFonts w:hint="eastAsia"/>
        </w:rPr>
        <w:t>。</w:t>
      </w:r>
    </w:p>
    <w:p w14:paraId="181531D4" w14:textId="76586208" w:rsidR="00BE68D8" w:rsidRDefault="006D6EF5" w:rsidP="009919EC">
      <w:pPr>
        <w:pStyle w:val="a0"/>
        <w:ind w:firstLine="480"/>
      </w:pPr>
      <w:r>
        <w:rPr>
          <w:rFonts w:hint="eastAsia"/>
        </w:rPr>
        <w:t>但是，</w:t>
      </w:r>
      <w:r w:rsidR="00286402">
        <w:rPr>
          <w:rFonts w:hint="eastAsia"/>
        </w:rPr>
        <w:t>笔者</w:t>
      </w:r>
      <w:r>
        <w:rPr>
          <w:rFonts w:hint="eastAsia"/>
        </w:rPr>
        <w:t>注意到由于</w:t>
      </w:r>
      <w:r>
        <w:rPr>
          <w:rFonts w:hint="eastAsia"/>
        </w:rPr>
        <w:t>Rust</w:t>
      </w:r>
      <w:r>
        <w:rPr>
          <w:rFonts w:hint="eastAsia"/>
        </w:rPr>
        <w:t>语言中</w:t>
      </w:r>
      <w:r>
        <w:rPr>
          <w:rFonts w:hint="eastAsia"/>
        </w:rPr>
        <w:t>Mutex</w:t>
      </w:r>
      <w:r>
        <w:rPr>
          <w:rFonts w:hint="eastAsia"/>
        </w:rPr>
        <w:t>封装的便利性，</w:t>
      </w:r>
      <w:r w:rsidR="00286402">
        <w:rPr>
          <w:rFonts w:hint="eastAsia"/>
        </w:rPr>
        <w:t>似乎</w:t>
      </w:r>
      <w:r w:rsidR="00D6328E">
        <w:rPr>
          <w:rFonts w:hint="eastAsia"/>
        </w:rPr>
        <w:t>可以将</w:t>
      </w:r>
      <w:r w:rsidR="00D6328E">
        <w:rPr>
          <w:rFonts w:hint="eastAsia"/>
        </w:rPr>
        <w:t>SamplerHandle</w:t>
      </w:r>
      <w:r w:rsidR="00D6328E">
        <w:rPr>
          <w:rFonts w:hint="eastAsia"/>
        </w:rPr>
        <w:t>这</w:t>
      </w:r>
      <w:r w:rsidR="00795CD3">
        <w:rPr>
          <w:rFonts w:hint="eastAsia"/>
        </w:rPr>
        <w:t>个</w:t>
      </w:r>
      <w:r w:rsidR="00D6328E">
        <w:rPr>
          <w:rFonts w:hint="eastAsia"/>
        </w:rPr>
        <w:t>对</w:t>
      </w:r>
      <w:r w:rsidR="00795CD3">
        <w:rPr>
          <w:rFonts w:hint="eastAsia"/>
        </w:rPr>
        <w:t>B</w:t>
      </w:r>
      <w:r w:rsidR="00795CD3">
        <w:t xml:space="preserve">ox&lt;dyn </w:t>
      </w:r>
      <w:r w:rsidR="00D6328E">
        <w:rPr>
          <w:rFonts w:hint="eastAsia"/>
        </w:rPr>
        <w:t>S</w:t>
      </w:r>
      <w:r w:rsidR="00795CD3">
        <w:rPr>
          <w:rFonts w:hint="eastAsia"/>
        </w:rPr>
        <w:t>ampler</w:t>
      </w:r>
      <w:r w:rsidR="00795CD3">
        <w:t>&lt;T&gt;&gt;</w:t>
      </w:r>
      <w:r w:rsidR="00D6328E">
        <w:rPr>
          <w:rFonts w:hint="eastAsia"/>
        </w:rPr>
        <w:t>的封装去掉</w:t>
      </w:r>
      <w:r w:rsidR="00896EA3">
        <w:rPr>
          <w:rFonts w:hint="eastAsia"/>
        </w:rPr>
        <w:t>。</w:t>
      </w:r>
      <w:r w:rsidR="00E91706">
        <w:rPr>
          <w:rFonts w:hint="eastAsia"/>
        </w:rPr>
        <w:t>即在</w:t>
      </w:r>
      <w:r w:rsidR="00E91706">
        <w:t>Parallel</w:t>
      </w:r>
      <w:r w:rsidR="00E91706">
        <w:rPr>
          <w:rFonts w:hint="eastAsia"/>
        </w:rPr>
        <w:t>Reservoir</w:t>
      </w:r>
      <w:r w:rsidR="00E91706">
        <w:rPr>
          <w:rFonts w:hint="eastAsia"/>
        </w:rPr>
        <w:t>中</w:t>
      </w:r>
      <w:r w:rsidR="00B47E31">
        <w:rPr>
          <w:rFonts w:hint="eastAsia"/>
        </w:rPr>
        <w:t>使用</w:t>
      </w:r>
      <w:r w:rsidR="00B47E31">
        <w:rPr>
          <w:rFonts w:hint="eastAsia"/>
        </w:rPr>
        <w:t>A</w:t>
      </w:r>
      <w:r w:rsidR="00B47E31">
        <w:t>rc&lt;Mutex&lt;Box&lt;dyn Sampler&lt;T&gt;</w:t>
      </w:r>
      <w:r w:rsidR="00795CD3">
        <w:t xml:space="preserve"> + Send</w:t>
      </w:r>
      <w:r w:rsidR="00B47E31">
        <w:t>&gt;&gt;&gt;</w:t>
      </w:r>
      <w:r w:rsidR="00B47E31">
        <w:rPr>
          <w:rFonts w:hint="eastAsia"/>
        </w:rPr>
        <w:t>。</w:t>
      </w:r>
    </w:p>
    <w:p w14:paraId="1561C806" w14:textId="4E9EF76C" w:rsidR="005A6A6D" w:rsidRDefault="002D2AA4" w:rsidP="00E91706">
      <w:pPr>
        <w:pStyle w:val="ab"/>
      </w:pPr>
      <w:r>
        <w:rPr>
          <w:noProof/>
        </w:rPr>
        <w:drawing>
          <wp:inline distT="0" distB="0" distL="0" distR="0" wp14:anchorId="77F7C028" wp14:editId="62E4A581">
            <wp:extent cx="6070600" cy="4030744"/>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1776" cy="4038165"/>
                    </a:xfrm>
                    <a:prstGeom prst="rect">
                      <a:avLst/>
                    </a:prstGeom>
                    <a:noFill/>
                    <a:ln>
                      <a:noFill/>
                    </a:ln>
                  </pic:spPr>
                </pic:pic>
              </a:graphicData>
            </a:graphic>
          </wp:inline>
        </w:drawing>
      </w:r>
    </w:p>
    <w:p w14:paraId="6D454C78" w14:textId="5B054B91" w:rsidR="005A6A6D" w:rsidRDefault="005A6A6D" w:rsidP="0039380F">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3</w:t>
      </w:r>
      <w:r w:rsidR="0050273E">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w:t>
      </w:r>
      <w:r w:rsidR="00795CD3">
        <w:rPr>
          <w:rFonts w:hint="eastAsia"/>
        </w:rPr>
        <w:t>后的</w:t>
      </w:r>
      <w:r w:rsidR="00795CD3">
        <w:rPr>
          <w:rFonts w:hint="eastAsia"/>
        </w:rPr>
        <w:t>UML</w:t>
      </w:r>
      <w:r w:rsidR="00795CD3">
        <w:rPr>
          <w:rFonts w:hint="eastAsia"/>
        </w:rPr>
        <w:t>类图</w:t>
      </w:r>
    </w:p>
    <w:p w14:paraId="3058C4E7" w14:textId="4DE7B78F" w:rsidR="005A6A6D" w:rsidRDefault="002D2AA4" w:rsidP="005A6A6D">
      <w:pPr>
        <w:pStyle w:val="a0"/>
        <w:ind w:firstLine="480"/>
      </w:pPr>
      <w:r>
        <w:rPr>
          <w:rFonts w:hint="eastAsia"/>
        </w:rPr>
        <w:t>这么做</w:t>
      </w:r>
      <w:r w:rsidR="0039380F">
        <w:rPr>
          <w:rFonts w:hint="eastAsia"/>
        </w:rPr>
        <w:t>会将锁的获取与释放的工作留给使用</w:t>
      </w:r>
      <w:r w:rsidR="0039380F">
        <w:rPr>
          <w:rFonts w:hint="eastAsia"/>
        </w:rPr>
        <w:t>ParallelReservoir</w:t>
      </w:r>
      <w:r w:rsidR="0039380F">
        <w:rPr>
          <w:rFonts w:hint="eastAsia"/>
        </w:rPr>
        <w:t>的程序员。由于</w:t>
      </w:r>
      <w:r w:rsidR="0039380F">
        <w:rPr>
          <w:rFonts w:hint="eastAsia"/>
        </w:rPr>
        <w:t>Rust</w:t>
      </w:r>
      <w:r w:rsidR="0039380F">
        <w:rPr>
          <w:rFonts w:hint="eastAsia"/>
        </w:rPr>
        <w:t>的</w:t>
      </w:r>
      <w:r w:rsidR="003229CC">
        <w:rPr>
          <w:rFonts w:hint="eastAsia"/>
        </w:rPr>
        <w:t>互斥</w:t>
      </w:r>
      <w:r w:rsidR="0039380F">
        <w:rPr>
          <w:rFonts w:hint="eastAsia"/>
        </w:rPr>
        <w:t>锁</w:t>
      </w:r>
      <w:r w:rsidR="00BF273E">
        <w:rPr>
          <w:rFonts w:hint="eastAsia"/>
        </w:rPr>
        <w:t>可以在离开作用域时被释放（也可以手动</w:t>
      </w:r>
      <w:r w:rsidR="00BF273E">
        <w:rPr>
          <w:rFonts w:hint="eastAsia"/>
        </w:rPr>
        <w:t>drop</w:t>
      </w:r>
      <w:r w:rsidR="00BF273E">
        <w:rPr>
          <w:rFonts w:hint="eastAsia"/>
        </w:rPr>
        <w:t>），所以测试代码（即使用者需要写的代码）并没有增加太多。</w:t>
      </w:r>
      <w:r w:rsidR="00A81A46">
        <w:rPr>
          <w:rFonts w:hint="eastAsia"/>
        </w:rPr>
        <w:t>但</w:t>
      </w:r>
      <w:r w:rsidR="00A81A46">
        <w:rPr>
          <w:rFonts w:hint="eastAsia"/>
        </w:rPr>
        <w:t>ParallelReservoir</w:t>
      </w:r>
      <w:r w:rsidR="00A81A46">
        <w:rPr>
          <w:rFonts w:hint="eastAsia"/>
        </w:rPr>
        <w:t>的代码由</w:t>
      </w:r>
      <w:r w:rsidR="00A81A46">
        <w:rPr>
          <w:rFonts w:hint="eastAsia"/>
        </w:rPr>
        <w:t>1</w:t>
      </w:r>
      <w:r w:rsidR="00A81A46">
        <w:t>80</w:t>
      </w:r>
      <w:r w:rsidR="00A81A46">
        <w:rPr>
          <w:rFonts w:hint="eastAsia"/>
        </w:rPr>
        <w:lastRenderedPageBreak/>
        <w:t>行左右缩减到了</w:t>
      </w:r>
      <w:r w:rsidR="00A81A46">
        <w:rPr>
          <w:rFonts w:hint="eastAsia"/>
        </w:rPr>
        <w:t>1</w:t>
      </w:r>
      <w:r w:rsidR="00A81A46">
        <w:t>20</w:t>
      </w:r>
      <w:r w:rsidR="00A81A46">
        <w:rPr>
          <w:rFonts w:hint="eastAsia"/>
        </w:rPr>
        <w:t>行左右。</w:t>
      </w:r>
      <w:r w:rsidR="00EB77EE">
        <w:rPr>
          <w:rFonts w:hint="eastAsia"/>
        </w:rPr>
        <w:t>经过测试，这些改动对性能没有太大影响。</w:t>
      </w:r>
    </w:p>
    <w:p w14:paraId="1F7465F9" w14:textId="6EA29866" w:rsidR="005846BA" w:rsidRDefault="008E0C83" w:rsidP="0080501F">
      <w:pPr>
        <w:pStyle w:val="3"/>
      </w:pPr>
      <w:bookmarkStart w:id="110" w:name="_Toc134283137"/>
      <w:r>
        <w:rPr>
          <w:rFonts w:hint="eastAsia"/>
        </w:rPr>
        <w:t>类型系统与特性约束</w:t>
      </w:r>
      <w:bookmarkEnd w:id="108"/>
      <w:bookmarkEnd w:id="110"/>
    </w:p>
    <w:p w14:paraId="36489C97" w14:textId="12478836" w:rsidR="00EF435F" w:rsidRDefault="00EF435F" w:rsidP="00EF435F">
      <w:pPr>
        <w:pStyle w:val="a0"/>
        <w:ind w:firstLine="480"/>
      </w:pPr>
      <w:r>
        <w:rPr>
          <w:rFonts w:hint="eastAsia"/>
        </w:rPr>
        <w:t>Java</w:t>
      </w:r>
      <w:r>
        <w:rPr>
          <w:rFonts w:hint="eastAsia"/>
        </w:rPr>
        <w:t>那章</w:t>
      </w:r>
      <w:r w:rsidR="003F155F">
        <w:rPr>
          <w:rFonts w:hint="eastAsia"/>
        </w:rPr>
        <w:t>中，可以注意到所有的</w:t>
      </w:r>
      <w:r w:rsidR="0039466F">
        <w:rPr>
          <w:rFonts w:hint="eastAsia"/>
        </w:rPr>
        <w:t>类后面都有一个</w:t>
      </w:r>
      <w:r w:rsidR="008E45E1">
        <w:rPr>
          <w:rFonts w:hint="eastAsia"/>
        </w:rPr>
        <w:t>泛型</w:t>
      </w:r>
      <w:r w:rsidR="0039466F">
        <w:rPr>
          <w:rFonts w:hint="eastAsia"/>
        </w:rPr>
        <w:t>标记：</w:t>
      </w:r>
      <w:r w:rsidR="0039466F">
        <w:t>&lt;T&gt;</w:t>
      </w:r>
      <w:r w:rsidR="008E45E1">
        <w:rPr>
          <w:rFonts w:hint="eastAsia"/>
        </w:rPr>
        <w:t>（</w:t>
      </w:r>
      <w:r w:rsidR="008E45E1">
        <w:rPr>
          <w:rFonts w:hint="eastAsia"/>
        </w:rPr>
        <w:t>T</w:t>
      </w:r>
      <w:r w:rsidR="008E45E1">
        <w:rPr>
          <w:rFonts w:hint="eastAsia"/>
        </w:rPr>
        <w:t>代表某种类型）</w:t>
      </w:r>
      <w:r w:rsidR="0039466F">
        <w:rPr>
          <w:rFonts w:hint="eastAsia"/>
        </w:rPr>
        <w:t>。</w:t>
      </w:r>
      <w:r w:rsidR="002C2254">
        <w:rPr>
          <w:rFonts w:hint="eastAsia"/>
        </w:rPr>
        <w:t>这意味着这些类都是泛型类，他们可以</w:t>
      </w:r>
      <w:r w:rsidR="00516310">
        <w:rPr>
          <w:rFonts w:hint="eastAsia"/>
        </w:rPr>
        <w:t>取样</w:t>
      </w:r>
      <w:r w:rsidR="002C2254">
        <w:rPr>
          <w:rFonts w:hint="eastAsia"/>
        </w:rPr>
        <w:t>任意类型的数据，而不仅仅是</w:t>
      </w:r>
      <w:r w:rsidR="002C2254">
        <w:rPr>
          <w:rFonts w:hint="eastAsia"/>
        </w:rPr>
        <w:t>int</w:t>
      </w:r>
      <w:r w:rsidR="002C2254">
        <w:rPr>
          <w:rFonts w:hint="eastAsia"/>
        </w:rPr>
        <w:t>类型。</w:t>
      </w:r>
      <w:r w:rsidR="008B5E0E">
        <w:rPr>
          <w:rFonts w:hint="eastAsia"/>
        </w:rPr>
        <w:t>Java</w:t>
      </w:r>
      <w:r w:rsidR="008B5E0E">
        <w:rPr>
          <w:rFonts w:hint="eastAsia"/>
        </w:rPr>
        <w:t>可以对泛型进行约束，比如要求</w:t>
      </w:r>
      <w:r w:rsidR="008B5E0E">
        <w:rPr>
          <w:rFonts w:hint="eastAsia"/>
        </w:rPr>
        <w:t>T</w:t>
      </w:r>
      <w:r w:rsidR="0068539F">
        <w:rPr>
          <w:rFonts w:hint="eastAsia"/>
        </w:rPr>
        <w:t>是</w:t>
      </w:r>
      <w:r w:rsidR="008B5E0E">
        <w:rPr>
          <w:rFonts w:hint="eastAsia"/>
        </w:rPr>
        <w:t>某种类型的父类</w:t>
      </w:r>
      <w:r w:rsidR="0068539F">
        <w:rPr>
          <w:rFonts w:hint="eastAsia"/>
        </w:rPr>
        <w:t>或</w:t>
      </w:r>
      <w:r w:rsidR="008B5E0E">
        <w:rPr>
          <w:rFonts w:hint="eastAsia"/>
        </w:rPr>
        <w:t>子类</w:t>
      </w:r>
      <w:r w:rsidR="00CA6D4D">
        <w:rPr>
          <w:rFonts w:hint="eastAsia"/>
        </w:rPr>
        <w:t>，或</w:t>
      </w:r>
      <w:r w:rsidR="0068539F">
        <w:rPr>
          <w:rFonts w:hint="eastAsia"/>
        </w:rPr>
        <w:t>是</w:t>
      </w:r>
      <w:r w:rsidR="00CA6D4D">
        <w:rPr>
          <w:rFonts w:hint="eastAsia"/>
        </w:rPr>
        <w:t>实现了某个接口</w:t>
      </w:r>
      <w:r w:rsidR="008B5E0E">
        <w:rPr>
          <w:rFonts w:hint="eastAsia"/>
        </w:rPr>
        <w:t>等，但无法</w:t>
      </w:r>
      <w:r w:rsidR="004E6C39">
        <w:rPr>
          <w:rFonts w:hint="eastAsia"/>
        </w:rPr>
        <w:t>对</w:t>
      </w:r>
      <w:r w:rsidR="00CA6D4D">
        <w:rPr>
          <w:rFonts w:hint="eastAsia"/>
        </w:rPr>
        <w:t>这个类型</w:t>
      </w:r>
      <w:r w:rsidR="004E6C39">
        <w:rPr>
          <w:rFonts w:hint="eastAsia"/>
        </w:rPr>
        <w:t>提出一些更为具体的要求</w:t>
      </w:r>
      <w:r w:rsidR="00CA6D4D">
        <w:rPr>
          <w:rFonts w:hint="eastAsia"/>
        </w:rPr>
        <w:t>，比如</w:t>
      </w:r>
      <w:r w:rsidR="00B56107">
        <w:rPr>
          <w:rFonts w:hint="eastAsia"/>
        </w:rPr>
        <w:t>要求</w:t>
      </w:r>
      <w:r w:rsidR="00CA6D4D">
        <w:rPr>
          <w:rFonts w:hint="eastAsia"/>
        </w:rPr>
        <w:t>重写了</w:t>
      </w:r>
      <w:r w:rsidR="00CA6D4D">
        <w:rPr>
          <w:rFonts w:hint="eastAsia"/>
        </w:rPr>
        <w:t>O</w:t>
      </w:r>
      <w:r w:rsidR="00CA6D4D">
        <w:t>bject.</w:t>
      </w:r>
      <w:r w:rsidR="00CA6D4D">
        <w:rPr>
          <w:rFonts w:hint="eastAsia"/>
        </w:rPr>
        <w:t>clone</w:t>
      </w:r>
      <w:r w:rsidR="00CA6D4D">
        <w:t>()</w:t>
      </w:r>
      <w:r w:rsidR="00CA6D4D">
        <w:rPr>
          <w:rFonts w:hint="eastAsia"/>
        </w:rPr>
        <w:t>函数，但这在</w:t>
      </w:r>
      <w:r w:rsidR="00CA6D4D">
        <w:rPr>
          <w:rFonts w:hint="eastAsia"/>
        </w:rPr>
        <w:t>Rust</w:t>
      </w:r>
      <w:r w:rsidR="00CA6D4D">
        <w:rPr>
          <w:rFonts w:hint="eastAsia"/>
        </w:rPr>
        <w:t>中可以做到。</w:t>
      </w:r>
    </w:p>
    <w:p w14:paraId="0191FF17" w14:textId="068598F5" w:rsidR="004060B8" w:rsidRDefault="004060B8" w:rsidP="0080501F">
      <w:pPr>
        <w:pStyle w:val="4"/>
      </w:pPr>
      <w:r>
        <w:rPr>
          <w:rFonts w:hint="eastAsia"/>
        </w:rPr>
        <w:t>Clone</w:t>
      </w:r>
      <w:r>
        <w:rPr>
          <w:rFonts w:hint="eastAsia"/>
        </w:rPr>
        <w:t>特性</w:t>
      </w:r>
    </w:p>
    <w:p w14:paraId="7EE28F5C" w14:textId="6120B5A5" w:rsidR="00210F32" w:rsidRDefault="00210F32" w:rsidP="00EF435F">
      <w:pPr>
        <w:pStyle w:val="a0"/>
        <w:ind w:firstLine="480"/>
      </w:pPr>
      <w:r>
        <w:rPr>
          <w:rFonts w:hint="eastAsia"/>
        </w:rPr>
        <w:t>在</w:t>
      </w:r>
      <w:r w:rsidR="0090419B">
        <w:rPr>
          <w:rFonts w:hint="eastAsia"/>
        </w:rPr>
        <w:t>Simpl</w:t>
      </w:r>
      <w:r w:rsidR="0090419B">
        <w:t>eReservoir</w:t>
      </w:r>
      <w:r w:rsidR="00953825">
        <w:t>::</w:t>
      </w:r>
      <w:r w:rsidR="0090419B">
        <w:t>getSampleResult()</w:t>
      </w:r>
      <w:r w:rsidR="0090419B">
        <w:rPr>
          <w:rFonts w:hint="eastAsia"/>
        </w:rPr>
        <w:t>中，</w:t>
      </w:r>
      <w:r w:rsidR="008C4DF7">
        <w:rPr>
          <w:rFonts w:hint="eastAsia"/>
        </w:rPr>
        <w:t>函数</w:t>
      </w:r>
      <w:r w:rsidR="0090419B">
        <w:rPr>
          <w:rFonts w:hint="eastAsia"/>
        </w:rPr>
        <w:t>需要将存储在成员变量</w:t>
      </w:r>
      <w:r w:rsidR="0090419B">
        <w:rPr>
          <w:rFonts w:hint="eastAsia"/>
        </w:rPr>
        <w:t>samples</w:t>
      </w:r>
      <w:r w:rsidR="0090419B">
        <w:rPr>
          <w:rFonts w:hint="eastAsia"/>
        </w:rPr>
        <w:t>中的样本复制到</w:t>
      </w:r>
      <w:r w:rsidR="0090419B">
        <w:rPr>
          <w:rFonts w:hint="eastAsia"/>
        </w:rPr>
        <w:t>SampleResult</w:t>
      </w:r>
      <w:r w:rsidR="0090419B">
        <w:rPr>
          <w:rFonts w:hint="eastAsia"/>
        </w:rPr>
        <w:t>中，并将它们返回。可由于</w:t>
      </w:r>
      <w:r w:rsidR="0090419B">
        <w:t>Object.clone()</w:t>
      </w:r>
      <w:r w:rsidR="0090419B">
        <w:rPr>
          <w:rFonts w:hint="eastAsia"/>
        </w:rPr>
        <w:t>是一个</w:t>
      </w:r>
      <w:r w:rsidR="0090419B">
        <w:rPr>
          <w:rFonts w:hint="eastAsia"/>
        </w:rPr>
        <w:t>protected</w:t>
      </w:r>
      <w:r w:rsidR="0090419B">
        <w:rPr>
          <w:rFonts w:hint="eastAsia"/>
        </w:rPr>
        <w:t>的方法，需要对其进行覆写才能使用。而在</w:t>
      </w:r>
      <w:r w:rsidR="0090419B">
        <w:rPr>
          <w:rFonts w:hint="eastAsia"/>
        </w:rPr>
        <w:t>Java</w:t>
      </w:r>
      <w:r w:rsidR="0090419B">
        <w:rPr>
          <w:rFonts w:hint="eastAsia"/>
        </w:rPr>
        <w:t>中，没有办法要求泛型对于</w:t>
      </w:r>
      <w:r w:rsidR="0090419B">
        <w:rPr>
          <w:rFonts w:hint="eastAsia"/>
        </w:rPr>
        <w:t>clone</w:t>
      </w:r>
      <w:r w:rsidR="00EC7C6B">
        <w:t>()</w:t>
      </w:r>
      <w:r w:rsidR="0090419B">
        <w:rPr>
          <w:rFonts w:hint="eastAsia"/>
        </w:rPr>
        <w:t>进行了</w:t>
      </w:r>
      <w:r w:rsidR="00EC7C6B">
        <w:rPr>
          <w:rFonts w:hint="eastAsia"/>
        </w:rPr>
        <w:t>覆写</w:t>
      </w:r>
      <w:r w:rsidR="0090419B">
        <w:rPr>
          <w:rFonts w:hint="eastAsia"/>
        </w:rPr>
        <w:t>。</w:t>
      </w:r>
    </w:p>
    <w:p w14:paraId="08145327" w14:textId="77777777" w:rsidR="00210F32" w:rsidRDefault="00210F32" w:rsidP="00210F32">
      <w:pPr>
        <w:pStyle w:val="ab"/>
        <w:keepNext/>
      </w:pPr>
      <w:r w:rsidRPr="00210F32">
        <w:rPr>
          <w:noProof/>
        </w:rPr>
        <w:drawing>
          <wp:inline distT="0" distB="0" distL="0" distR="0" wp14:anchorId="1A18F4EC" wp14:editId="4A78AFAA">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426" cy="1705213"/>
                    </a:xfrm>
                    <a:prstGeom prst="rect">
                      <a:avLst/>
                    </a:prstGeom>
                  </pic:spPr>
                </pic:pic>
              </a:graphicData>
            </a:graphic>
          </wp:inline>
        </w:drawing>
      </w:r>
    </w:p>
    <w:p w14:paraId="055E1139" w14:textId="0DEC147B" w:rsidR="00210F32" w:rsidRDefault="00210F32" w:rsidP="00210F32">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4</w:t>
      </w:r>
      <w:r w:rsidR="0050273E">
        <w:fldChar w:fldCharType="end"/>
      </w:r>
      <w:r>
        <w:rPr>
          <w:rFonts w:hint="eastAsia"/>
        </w:rPr>
        <w:t>Java</w:t>
      </w:r>
      <w:r>
        <w:rPr>
          <w:rFonts w:hint="eastAsia"/>
        </w:rPr>
        <w:t>中使用</w:t>
      </w:r>
      <w:r>
        <w:rPr>
          <w:rFonts w:hint="eastAsia"/>
        </w:rPr>
        <w:t>clone</w:t>
      </w:r>
      <w:r>
        <w:t>()</w:t>
      </w:r>
      <w:r>
        <w:rPr>
          <w:rFonts w:hint="eastAsia"/>
        </w:rPr>
        <w:t>的代码</w:t>
      </w:r>
    </w:p>
    <w:p w14:paraId="56CAB200" w14:textId="77777777" w:rsidR="00210F32" w:rsidRDefault="00210F32" w:rsidP="00210F32">
      <w:pPr>
        <w:pStyle w:val="ab"/>
        <w:keepNext/>
      </w:pPr>
      <w:r w:rsidRPr="00210F32">
        <w:rPr>
          <w:noProof/>
        </w:rPr>
        <w:drawing>
          <wp:inline distT="0" distB="0" distL="0" distR="0" wp14:anchorId="0E94FCD0" wp14:editId="2DF28820">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54125"/>
                    </a:xfrm>
                    <a:prstGeom prst="rect">
                      <a:avLst/>
                    </a:prstGeom>
                  </pic:spPr>
                </pic:pic>
              </a:graphicData>
            </a:graphic>
          </wp:inline>
        </w:drawing>
      </w:r>
    </w:p>
    <w:p w14:paraId="4C0CBE9C" w14:textId="5A12E13D" w:rsidR="00210F32" w:rsidRDefault="00210F32" w:rsidP="00210F32">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5</w:t>
      </w:r>
      <w:r w:rsidR="0050273E">
        <w:fldChar w:fldCharType="end"/>
      </w:r>
      <w:r>
        <w:rPr>
          <w:rFonts w:hint="eastAsia"/>
        </w:rPr>
        <w:t>没有针对泛型的约束所引发的错误</w:t>
      </w:r>
    </w:p>
    <w:p w14:paraId="32FF7FD2" w14:textId="55337D38" w:rsidR="002E364F" w:rsidRDefault="0090419B" w:rsidP="000E1014">
      <w:pPr>
        <w:pStyle w:val="a0"/>
        <w:ind w:firstLine="480"/>
      </w:pPr>
      <w:r>
        <w:rPr>
          <w:rFonts w:hint="eastAsia"/>
        </w:rPr>
        <w:t>所以最终，</w:t>
      </w:r>
      <w:r w:rsidR="008C4DF7">
        <w:rPr>
          <w:rFonts w:hint="eastAsia"/>
        </w:rPr>
        <w:t>笔者</w:t>
      </w:r>
      <w:r>
        <w:rPr>
          <w:rFonts w:hint="eastAsia"/>
        </w:rPr>
        <w:t>只能使用</w:t>
      </w:r>
      <w:r>
        <w:rPr>
          <w:rFonts w:hint="eastAsia"/>
        </w:rPr>
        <w:t>ArrayList</w:t>
      </w:r>
      <w:r>
        <w:rPr>
          <w:rFonts w:hint="eastAsia"/>
        </w:rPr>
        <w:t>的</w:t>
      </w:r>
      <w:r>
        <w:rPr>
          <w:rFonts w:hint="eastAsia"/>
        </w:rPr>
        <w:t>clone</w:t>
      </w:r>
      <w:r>
        <w:t>()</w:t>
      </w:r>
      <w:r>
        <w:rPr>
          <w:rFonts w:hint="eastAsia"/>
        </w:rPr>
        <w:t>方法，对</w:t>
      </w:r>
      <w:r w:rsidR="00B076D8">
        <w:rPr>
          <w:rFonts w:hint="eastAsia"/>
        </w:rPr>
        <w:t>样本进行浅拷贝。</w:t>
      </w:r>
    </w:p>
    <w:p w14:paraId="3D86DBA6" w14:textId="75EB0AB0" w:rsidR="004060B8" w:rsidRDefault="002E364F" w:rsidP="004060B8">
      <w:pPr>
        <w:pStyle w:val="a0"/>
        <w:ind w:firstLine="480"/>
      </w:pPr>
      <w:r>
        <w:rPr>
          <w:rFonts w:hint="eastAsia"/>
        </w:rPr>
        <w:t>相比之下，</w:t>
      </w:r>
      <w:r>
        <w:rPr>
          <w:rFonts w:hint="eastAsia"/>
        </w:rPr>
        <w:t>Rust</w:t>
      </w:r>
      <w:r>
        <w:rPr>
          <w:rFonts w:hint="eastAsia"/>
        </w:rPr>
        <w:t>可以对于泛型进行特征约束，可以仅为实现了某些特征的泛</w:t>
      </w:r>
      <w:r>
        <w:rPr>
          <w:rFonts w:hint="eastAsia"/>
        </w:rPr>
        <w:lastRenderedPageBreak/>
        <w:t>型实现方法。</w:t>
      </w:r>
      <w:r w:rsidR="004060B8">
        <w:rPr>
          <w:rFonts w:hint="eastAsia"/>
        </w:rPr>
        <w:t>在</w:t>
      </w:r>
      <w:r w:rsidR="004060B8">
        <w:rPr>
          <w:rFonts w:hint="eastAsia"/>
        </w:rPr>
        <w:t>Rust</w:t>
      </w:r>
      <w:r w:rsidR="004060B8">
        <w:rPr>
          <w:rFonts w:hint="eastAsia"/>
        </w:rPr>
        <w:t>中，可以要求泛型</w:t>
      </w:r>
      <w:r w:rsidR="004060B8">
        <w:rPr>
          <w:rFonts w:hint="eastAsia"/>
        </w:rPr>
        <w:t>T</w:t>
      </w:r>
      <w:r w:rsidR="004060B8">
        <w:rPr>
          <w:rFonts w:hint="eastAsia"/>
        </w:rPr>
        <w:t>实现了</w:t>
      </w:r>
      <w:r w:rsidR="004060B8">
        <w:rPr>
          <w:rFonts w:hint="eastAsia"/>
        </w:rPr>
        <w:t>Clone</w:t>
      </w:r>
      <w:r w:rsidR="004060B8">
        <w:rPr>
          <w:rFonts w:hint="eastAsia"/>
        </w:rPr>
        <w:t>特性，此特性确保泛型</w:t>
      </w:r>
      <w:r w:rsidR="004060B8">
        <w:rPr>
          <w:rFonts w:hint="eastAsia"/>
        </w:rPr>
        <w:t>T</w:t>
      </w:r>
      <w:r w:rsidR="004060B8">
        <w:rPr>
          <w:rFonts w:hint="eastAsia"/>
        </w:rPr>
        <w:t>具有</w:t>
      </w:r>
      <w:r w:rsidR="004060B8">
        <w:rPr>
          <w:rFonts w:hint="eastAsia"/>
        </w:rPr>
        <w:t>clone</w:t>
      </w:r>
      <w:r w:rsidR="004060B8">
        <w:t>()</w:t>
      </w:r>
      <w:r w:rsidR="004060B8">
        <w:rPr>
          <w:rFonts w:hint="eastAsia"/>
        </w:rPr>
        <w:t>函数，方便复制元素。</w:t>
      </w:r>
    </w:p>
    <w:p w14:paraId="03752163" w14:textId="3F457ACC" w:rsidR="001F0EC6" w:rsidRDefault="001F0EC6" w:rsidP="0080501F">
      <w:pPr>
        <w:pStyle w:val="4"/>
      </w:pPr>
      <w:r>
        <w:t>Sync</w:t>
      </w:r>
      <w:r>
        <w:rPr>
          <w:rFonts w:hint="eastAsia"/>
        </w:rPr>
        <w:t>和</w:t>
      </w:r>
      <w:r>
        <w:rPr>
          <w:rFonts w:hint="eastAsia"/>
        </w:rPr>
        <w:t>Send</w:t>
      </w:r>
      <w:r w:rsidR="00395347">
        <w:rPr>
          <w:rFonts w:hint="eastAsia"/>
        </w:rPr>
        <w:t>特征</w:t>
      </w:r>
    </w:p>
    <w:p w14:paraId="5826C2FD" w14:textId="6B1EEDF6" w:rsidR="00107BD8" w:rsidRDefault="00107BD8" w:rsidP="00107BD8">
      <w:pPr>
        <w:pStyle w:val="a0"/>
        <w:ind w:firstLine="480"/>
      </w:pPr>
      <w:r>
        <w:rPr>
          <w:rFonts w:hint="eastAsia"/>
        </w:rPr>
        <w:t>Sync</w:t>
      </w:r>
      <w:r>
        <w:rPr>
          <w:rFonts w:hint="eastAsia"/>
        </w:rPr>
        <w:t>和</w:t>
      </w:r>
      <w:r>
        <w:t>Send</w:t>
      </w:r>
      <w:r>
        <w:rPr>
          <w:rFonts w:hint="eastAsia"/>
        </w:rPr>
        <w:t>特征是</w:t>
      </w:r>
      <w:r>
        <w:rPr>
          <w:rFonts w:hint="eastAsia"/>
        </w:rPr>
        <w:t>Rust</w:t>
      </w:r>
      <w:r>
        <w:rPr>
          <w:rFonts w:hint="eastAsia"/>
        </w:rPr>
        <w:t>语言安全并发的重中之重。他们均为标记特征（</w:t>
      </w:r>
      <w:r>
        <w:rPr>
          <w:rFonts w:hint="eastAsia"/>
        </w:rPr>
        <w:t>marker</w:t>
      </w:r>
      <w:r>
        <w:t xml:space="preserve"> </w:t>
      </w:r>
      <w:r>
        <w:rPr>
          <w:rFonts w:hint="eastAsia"/>
        </w:rPr>
        <w:t>trait</w:t>
      </w:r>
      <w:r>
        <w:rPr>
          <w:rFonts w:hint="eastAsia"/>
        </w:rPr>
        <w:t>），没有定义任何行为。</w:t>
      </w:r>
    </w:p>
    <w:p w14:paraId="590B0F65" w14:textId="77A0DDF3" w:rsidR="001F0EC6" w:rsidRDefault="00107BD8" w:rsidP="001F0EC6">
      <w:pPr>
        <w:pStyle w:val="a0"/>
        <w:ind w:firstLine="480"/>
      </w:pPr>
      <w:r>
        <w:rPr>
          <w:rFonts w:hint="eastAsia"/>
        </w:rPr>
        <w:t>二者的功能在于：</w:t>
      </w:r>
      <w:r w:rsidR="001F0EC6">
        <w:rPr>
          <w:rFonts w:hint="eastAsia"/>
        </w:rPr>
        <w:t>实现</w:t>
      </w:r>
      <w:r w:rsidR="001F0EC6">
        <w:rPr>
          <w:rFonts w:hint="eastAsia"/>
        </w:rPr>
        <w:t>Send</w:t>
      </w:r>
      <w:r w:rsidR="00395347">
        <w:rPr>
          <w:rFonts w:hint="eastAsia"/>
        </w:rPr>
        <w:t>特征</w:t>
      </w:r>
      <w:r w:rsidR="001F0EC6">
        <w:rPr>
          <w:rFonts w:hint="eastAsia"/>
        </w:rPr>
        <w:t>的类型可以在线程之间安全地传递其所有权；实现</w:t>
      </w:r>
      <w:r w:rsidR="001F0EC6">
        <w:rPr>
          <w:rFonts w:hint="eastAsia"/>
        </w:rPr>
        <w:t>Sync</w:t>
      </w:r>
      <w:r w:rsidR="00395347">
        <w:rPr>
          <w:rFonts w:hint="eastAsia"/>
        </w:rPr>
        <w:t>特征</w:t>
      </w:r>
      <w:r w:rsidR="001F0EC6">
        <w:rPr>
          <w:rFonts w:hint="eastAsia"/>
        </w:rPr>
        <w:t>的类型可以</w:t>
      </w:r>
      <w:r w:rsidR="001F0EC6">
        <w:rPr>
          <w:rFonts w:hint="eastAsia"/>
        </w:rPr>
        <w:t>(</w:t>
      </w:r>
      <w:r w:rsidR="001F0EC6">
        <w:rPr>
          <w:rFonts w:hint="eastAsia"/>
        </w:rPr>
        <w:t>通过引用</w:t>
      </w:r>
      <w:r w:rsidR="001F0EC6">
        <w:rPr>
          <w:rFonts w:hint="eastAsia"/>
        </w:rPr>
        <w:t>)</w:t>
      </w:r>
      <w:r w:rsidR="001F0EC6">
        <w:rPr>
          <w:rFonts w:hint="eastAsia"/>
        </w:rPr>
        <w:t>在线程间安全地共享。</w:t>
      </w:r>
      <w:r w:rsidR="00395347">
        <w:rPr>
          <w:rFonts w:hint="eastAsia"/>
        </w:rPr>
        <w:t>这两个特征仅仅作为标记存在，并没有定义任何行为。</w:t>
      </w:r>
    </w:p>
    <w:p w14:paraId="1776A342" w14:textId="0A6B6595" w:rsidR="00D062DE" w:rsidRDefault="001F0EC6" w:rsidP="00D062DE">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w:t>
      </w:r>
      <w:r w:rsidR="00D73319">
        <w:rPr>
          <w:rFonts w:hint="eastAsia"/>
        </w:rPr>
        <w:t>，而手动为某种类型标记</w:t>
      </w:r>
      <w:r w:rsidR="00D73319">
        <w:rPr>
          <w:rFonts w:hint="eastAsia"/>
        </w:rPr>
        <w:t>Send</w:t>
      </w:r>
      <w:r w:rsidR="00D73319">
        <w:rPr>
          <w:rFonts w:hint="eastAsia"/>
        </w:rPr>
        <w:t>和</w:t>
      </w:r>
      <w:r w:rsidR="00D73319">
        <w:rPr>
          <w:rFonts w:hint="eastAsia"/>
        </w:rPr>
        <w:t>Sync</w:t>
      </w:r>
      <w:r w:rsidR="00D73319">
        <w:rPr>
          <w:rFonts w:hint="eastAsia"/>
        </w:rPr>
        <w:t>特征是不安全的（</w:t>
      </w:r>
      <w:r w:rsidR="00D73319">
        <w:rPr>
          <w:rFonts w:hint="eastAsia"/>
        </w:rPr>
        <w:t>Unsafe</w:t>
      </w:r>
      <w:r w:rsidR="00D73319">
        <w:rPr>
          <w:rFonts w:hint="eastAsia"/>
        </w:rPr>
        <w:t>），</w:t>
      </w:r>
      <w:r w:rsidR="00395347">
        <w:rPr>
          <w:rFonts w:hint="eastAsia"/>
        </w:rPr>
        <w:t>因为</w:t>
      </w:r>
      <w:r w:rsidR="00D73319">
        <w:rPr>
          <w:rFonts w:hint="eastAsia"/>
        </w:rPr>
        <w:t>这会绕过编译器的检查。</w:t>
      </w:r>
      <w:sdt>
        <w:sdtPr>
          <w:rPr>
            <w:rFonts w:hint="eastAsia"/>
          </w:rPr>
          <w:id w:val="-1517229731"/>
          <w:citation/>
        </w:sdtPr>
        <w:sdtContent>
          <w:r w:rsidR="00D73319">
            <w:fldChar w:fldCharType="begin"/>
          </w:r>
          <w:r w:rsidR="00911A59">
            <w:instrText xml:space="preserve">CITATION RustBook \l 2052 </w:instrText>
          </w:r>
          <w:r w:rsidR="00D73319">
            <w:fldChar w:fldCharType="separate"/>
          </w:r>
          <w:r w:rsidR="00272969">
            <w:rPr>
              <w:noProof/>
            </w:rPr>
            <w:t xml:space="preserve"> </w:t>
          </w:r>
          <w:r w:rsidR="00272969" w:rsidRPr="00272969">
            <w:rPr>
              <w:noProof/>
            </w:rPr>
            <w:t>[1]</w:t>
          </w:r>
          <w:r w:rsidR="00D73319">
            <w:fldChar w:fldCharType="end"/>
          </w:r>
        </w:sdtContent>
      </w:sdt>
    </w:p>
    <w:p w14:paraId="6C2CA34D" w14:textId="1CFA28A7" w:rsidR="00B54B31" w:rsidRDefault="00B54B31" w:rsidP="00B54B31">
      <w:pPr>
        <w:pStyle w:val="a0"/>
        <w:ind w:firstLine="480"/>
      </w:pPr>
      <w:r>
        <w:rPr>
          <w:rFonts w:hint="eastAsia"/>
        </w:rPr>
        <w:t>（以下讨论中，</w:t>
      </w:r>
      <w:r>
        <w:rPr>
          <w:rFonts w:hint="eastAsia"/>
        </w:rPr>
        <w:t>Sample</w:t>
      </w:r>
      <w:r>
        <w:t>rHandle</w:t>
      </w:r>
      <w:r>
        <w:rPr>
          <w:rFonts w:hint="eastAsia"/>
        </w:rPr>
        <w:t>并没有被删去）</w:t>
      </w:r>
    </w:p>
    <w:p w14:paraId="0CD4ECEF" w14:textId="34A30E54" w:rsidR="00D062DE" w:rsidRDefault="00D062DE" w:rsidP="00D062DE">
      <w:pPr>
        <w:pStyle w:val="a0"/>
        <w:ind w:firstLine="480"/>
      </w:pPr>
      <w:r>
        <w:rPr>
          <w:rFonts w:hint="eastAsia"/>
        </w:rPr>
        <w:t>SamplerHandle</w:t>
      </w:r>
      <w:r>
        <w:rPr>
          <w:rFonts w:hint="eastAsia"/>
        </w:rPr>
        <w:t>是由主线程生产，并传递给</w:t>
      </w:r>
      <w:r w:rsidR="00516310">
        <w:rPr>
          <w:rFonts w:hint="eastAsia"/>
        </w:rPr>
        <w:t>取样</w:t>
      </w:r>
      <w:r>
        <w:rPr>
          <w:rFonts w:hint="eastAsia"/>
        </w:rPr>
        <w:t>线程的类（见</w:t>
      </w:r>
      <w:r>
        <w:fldChar w:fldCharType="begin"/>
      </w:r>
      <w:r>
        <w:instrText xml:space="preserve"> </w:instrText>
      </w:r>
      <w:r>
        <w:rPr>
          <w:rFonts w:hint="eastAsia"/>
        </w:rPr>
        <w:instrText>REF _Ref131863072 \h</w:instrText>
      </w:r>
      <w:r>
        <w:instrText xml:space="preserve"> </w:instrText>
      </w:r>
      <w:r>
        <w:fldChar w:fldCharType="separate"/>
      </w:r>
      <w:r w:rsidR="00ED70A9">
        <w:rPr>
          <w:rFonts w:hint="eastAsia"/>
        </w:rPr>
        <w:t>图片</w:t>
      </w:r>
      <w:r w:rsidR="00ED70A9">
        <w:rPr>
          <w:rFonts w:hint="eastAsia"/>
        </w:rPr>
        <w:t xml:space="preserve"> </w:t>
      </w:r>
      <w:r w:rsidR="00ED70A9">
        <w:rPr>
          <w:noProof/>
        </w:rPr>
        <w:t>4</w:t>
      </w:r>
      <w:r w:rsidR="00ED70A9">
        <w:noBreakHyphen/>
      </w:r>
      <w:r w:rsidR="00ED70A9">
        <w:rPr>
          <w:noProof/>
        </w:rPr>
        <w:t>5</w:t>
      </w:r>
      <w:r w:rsidR="00ED70A9">
        <w:rPr>
          <w:rFonts w:hint="eastAsia"/>
        </w:rPr>
        <w:t>描述</w:t>
      </w:r>
      <w:proofErr w:type="spellStart"/>
      <w:r w:rsidR="00ED70A9">
        <w:rPr>
          <w:rFonts w:hint="eastAsia"/>
        </w:rPr>
        <w:t>SamplerHandle</w:t>
      </w:r>
      <w:proofErr w:type="spellEnd"/>
      <w:r w:rsidR="00ED70A9">
        <w:rPr>
          <w:rFonts w:hint="eastAsia"/>
        </w:rPr>
        <w:t>与</w:t>
      </w:r>
      <w:proofErr w:type="spellStart"/>
      <w:r w:rsidR="00ED70A9">
        <w:t>ParallelReservoir</w:t>
      </w:r>
      <w:proofErr w:type="spellEnd"/>
      <w:r w:rsidR="00ED70A9">
        <w:rPr>
          <w:rFonts w:hint="eastAsia"/>
        </w:rPr>
        <w:t>之间的合作关系</w:t>
      </w:r>
      <w:r w:rsidR="00ED70A9">
        <w:rPr>
          <w:rFonts w:hint="eastAsia"/>
          <w:noProof/>
        </w:rPr>
        <w:t>的</w:t>
      </w:r>
      <w:r w:rsidR="00ED70A9">
        <w:rPr>
          <w:rFonts w:hint="eastAsia"/>
          <w:noProof/>
        </w:rPr>
        <w:t>UML</w:t>
      </w:r>
      <w:r w:rsidR="00ED70A9">
        <w:rPr>
          <w:rFonts w:hint="eastAsia"/>
          <w:noProof/>
        </w:rPr>
        <w:t>时序图</w:t>
      </w:r>
      <w:r>
        <w:fldChar w:fldCharType="end"/>
      </w:r>
      <w:r>
        <w:rPr>
          <w:rFonts w:hint="eastAsia"/>
        </w:rPr>
        <w:t>）。</w:t>
      </w:r>
    </w:p>
    <w:p w14:paraId="10DFC840" w14:textId="30D0A1DA" w:rsidR="00D062DE" w:rsidRDefault="00D062DE" w:rsidP="00D062DE">
      <w:pPr>
        <w:pStyle w:val="a0"/>
        <w:ind w:firstLine="480"/>
      </w:pPr>
      <w:r>
        <w:rPr>
          <w:rFonts w:hint="eastAsia"/>
        </w:rPr>
        <w:t>Java</w:t>
      </w:r>
      <w:r>
        <w:rPr>
          <w:rFonts w:hint="eastAsia"/>
        </w:rPr>
        <w:t>中，</w:t>
      </w:r>
      <w:r w:rsidR="008C4DF7">
        <w:rPr>
          <w:rFonts w:hint="eastAsia"/>
        </w:rPr>
        <w:t>笔者</w:t>
      </w:r>
      <w:r>
        <w:rPr>
          <w:rFonts w:hint="eastAsia"/>
        </w:rPr>
        <w:t>使用</w:t>
      </w:r>
      <w:r>
        <w:rPr>
          <w:rFonts w:hint="eastAsia"/>
        </w:rPr>
        <w:t>Lambda</w:t>
      </w:r>
      <w:r>
        <w:rPr>
          <w:rFonts w:hint="eastAsia"/>
        </w:rPr>
        <w:t>表达式创建</w:t>
      </w:r>
      <w:r w:rsidR="007A2558">
        <w:rPr>
          <w:rFonts w:hint="eastAsia"/>
        </w:rPr>
        <w:t>合并线程，并捕获</w:t>
      </w:r>
      <w:r w:rsidR="007A2558">
        <w:rPr>
          <w:rFonts w:hint="eastAsia"/>
        </w:rPr>
        <w:t>SamplerHandle</w:t>
      </w:r>
      <w:r w:rsidR="007A2558">
        <w:rPr>
          <w:rFonts w:hint="eastAsia"/>
        </w:rPr>
        <w:t>。</w:t>
      </w:r>
      <w:r w:rsidR="007A2558">
        <w:rPr>
          <w:rFonts w:hint="eastAsia"/>
        </w:rPr>
        <w:t>Java</w:t>
      </w:r>
      <w:r w:rsidR="007A2558">
        <w:rPr>
          <w:rFonts w:hint="eastAsia"/>
        </w:rPr>
        <w:t>编译器对于这种跨线程的变量捕获</w:t>
      </w:r>
      <w:r w:rsidR="008C4DF7">
        <w:rPr>
          <w:rFonts w:hint="eastAsia"/>
        </w:rPr>
        <w:t>并无太多限制</w:t>
      </w:r>
      <w:r w:rsidR="007A2558">
        <w:rPr>
          <w:rFonts w:hint="eastAsia"/>
        </w:rPr>
        <w:t>。</w:t>
      </w:r>
      <w:r>
        <w:rPr>
          <w:rFonts w:hint="eastAsia"/>
        </w:rPr>
        <w:t>然而对于</w:t>
      </w:r>
      <w:r>
        <w:rPr>
          <w:rFonts w:hint="eastAsia"/>
        </w:rPr>
        <w:t>Rust</w:t>
      </w:r>
      <w:r w:rsidR="00A16BE3">
        <w:rPr>
          <w:rFonts w:hint="eastAsia"/>
        </w:rPr>
        <w:t>语言</w:t>
      </w:r>
      <w:r>
        <w:rPr>
          <w:rFonts w:hint="eastAsia"/>
        </w:rPr>
        <w:t>，在线程之间传递变量</w:t>
      </w:r>
      <w:r w:rsidR="007A2558">
        <w:rPr>
          <w:rFonts w:hint="eastAsia"/>
        </w:rPr>
        <w:t>的所有权时，</w:t>
      </w:r>
      <w:r>
        <w:rPr>
          <w:rFonts w:hint="eastAsia"/>
        </w:rPr>
        <w:t>需要经过</w:t>
      </w:r>
      <w:r w:rsidR="007A2558">
        <w:rPr>
          <w:rFonts w:hint="eastAsia"/>
        </w:rPr>
        <w:t>编译器</w:t>
      </w:r>
      <w:r>
        <w:rPr>
          <w:rFonts w:hint="eastAsia"/>
        </w:rPr>
        <w:t>严格的检查：</w:t>
      </w:r>
      <w:r w:rsidR="007A2558">
        <w:rPr>
          <w:rFonts w:hint="eastAsia"/>
        </w:rPr>
        <w:t>被传递者的类型必须要有</w:t>
      </w:r>
      <w:r w:rsidR="007A2558">
        <w:rPr>
          <w:rFonts w:hint="eastAsia"/>
        </w:rPr>
        <w:t>Send</w:t>
      </w:r>
      <w:r w:rsidR="007A2558">
        <w:rPr>
          <w:rFonts w:hint="eastAsia"/>
        </w:rPr>
        <w:t>特性。</w:t>
      </w:r>
    </w:p>
    <w:p w14:paraId="11649677" w14:textId="783A5963" w:rsidR="001F0EC6" w:rsidRDefault="001F0EC6" w:rsidP="00D73319">
      <w:pPr>
        <w:pStyle w:val="a0"/>
        <w:ind w:firstLine="480"/>
      </w:pPr>
      <w:r>
        <w:rPr>
          <w:rFonts w:hint="eastAsia"/>
        </w:rPr>
        <w:t>考虑到</w:t>
      </w:r>
      <w:r>
        <w:rPr>
          <w:rFonts w:hint="eastAsia"/>
        </w:rPr>
        <w:t>SamplerHandle</w:t>
      </w:r>
      <w:r>
        <w:rPr>
          <w:rFonts w:hint="eastAsia"/>
        </w:rPr>
        <w:t>所做的就是</w:t>
      </w:r>
      <w:r w:rsidR="00D6328E">
        <w:rPr>
          <w:rFonts w:hint="eastAsia"/>
        </w:rPr>
        <w:t>封装</w:t>
      </w:r>
      <w:r>
        <w:rPr>
          <w:rFonts w:hint="eastAsia"/>
        </w:rPr>
        <w:t>了一个</w:t>
      </w:r>
      <w:r>
        <w:rPr>
          <w:rFonts w:hint="eastAsia"/>
        </w:rPr>
        <w:t>Mutex</w:t>
      </w:r>
      <w:r w:rsidR="007A2558">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w:t>
      </w:r>
      <w:r w:rsidR="007A2558">
        <w:rPr>
          <w:rFonts w:hint="eastAsia"/>
        </w:rPr>
        <w:t>，</w:t>
      </w:r>
      <w:r>
        <w:rPr>
          <w:rFonts w:hint="eastAsia"/>
        </w:rPr>
        <w:t>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w:t>
      </w:r>
      <w:r w:rsidR="007A2558">
        <w:rPr>
          <w:rFonts w:hint="eastAsia"/>
        </w:rPr>
        <w:t>当</w:t>
      </w:r>
      <w:r w:rsidR="008C4DF7">
        <w:rPr>
          <w:rFonts w:hint="eastAsia"/>
        </w:rPr>
        <w:t>本文</w:t>
      </w:r>
      <w:r w:rsidR="007A2558">
        <w:rPr>
          <w:rFonts w:hint="eastAsia"/>
        </w:rPr>
        <w:t>为了抽象，</w:t>
      </w:r>
      <w:r w:rsidR="007A2558">
        <w:rPr>
          <w:rFonts w:hint="eastAsia"/>
        </w:rPr>
        <w:t>SamplerHandle</w:t>
      </w:r>
      <w:r w:rsidR="007A2558">
        <w:t>.</w:t>
      </w:r>
      <w:r>
        <w:rPr>
          <w:rFonts w:hint="eastAsia"/>
        </w:rPr>
        <w:t>sampler</w:t>
      </w:r>
      <w:r w:rsidR="00D73319">
        <w:rPr>
          <w:rFonts w:hint="eastAsia"/>
        </w:rPr>
        <w:t>的类型</w:t>
      </w:r>
      <w:r>
        <w:rPr>
          <w:rFonts w:hint="eastAsia"/>
        </w:rPr>
        <w:t>由</w:t>
      </w:r>
      <w:r>
        <w:rPr>
          <w:rFonts w:hint="eastAsia"/>
        </w:rPr>
        <w:t>SimpleReservoir&lt;T&gt;</w:t>
      </w:r>
      <w:r>
        <w:rPr>
          <w:rFonts w:hint="eastAsia"/>
        </w:rPr>
        <w:t>修改为</w:t>
      </w:r>
      <w:r w:rsidR="00A16BE3">
        <w:rPr>
          <w:rFonts w:hint="eastAsia"/>
        </w:rPr>
        <w:t>特征对象</w:t>
      </w:r>
      <w:r>
        <w:rPr>
          <w:rFonts w:hint="eastAsia"/>
        </w:rPr>
        <w:t>Box&lt;dyn Sampler&lt;T&gt;&gt;</w:t>
      </w:r>
      <w:r>
        <w:rPr>
          <w:rFonts w:hint="eastAsia"/>
        </w:rPr>
        <w:t>后</w:t>
      </w:r>
      <w:r w:rsidR="007A2558">
        <w:rPr>
          <w:rFonts w:hint="eastAsia"/>
        </w:rPr>
        <w:t>（</w:t>
      </w:r>
      <w:r w:rsidR="007A2558">
        <w:rPr>
          <w:rFonts w:hint="eastAsia"/>
        </w:rPr>
        <w:t>dyn</w:t>
      </w:r>
      <w:r w:rsidR="007A2558">
        <w:t xml:space="preserve"> Sampler&lt;T&gt;</w:t>
      </w:r>
      <w:r w:rsidR="007A2558">
        <w:rPr>
          <w:rFonts w:hint="eastAsia"/>
        </w:rPr>
        <w:t>是一个实现了</w:t>
      </w:r>
      <w:r w:rsidR="007A2558">
        <w:rPr>
          <w:rFonts w:hint="eastAsia"/>
        </w:rPr>
        <w:t>Sampler</w:t>
      </w:r>
      <w:r w:rsidR="007A2558">
        <w:rPr>
          <w:rFonts w:hint="eastAsia"/>
        </w:rPr>
        <w:t>特征的对象，称为特征对象，由一个智能指针</w:t>
      </w:r>
      <w:r w:rsidR="007A2558">
        <w:rPr>
          <w:rFonts w:hint="eastAsia"/>
        </w:rPr>
        <w:t>Box</w:t>
      </w:r>
      <w:r w:rsidR="007A2558">
        <w:rPr>
          <w:rFonts w:hint="eastAsia"/>
        </w:rPr>
        <w:t>进行</w:t>
      </w:r>
      <w:r w:rsidR="00D6328E">
        <w:rPr>
          <w:rFonts w:hint="eastAsia"/>
        </w:rPr>
        <w:t>封装</w:t>
      </w:r>
      <w:r w:rsidR="007A2558">
        <w:rPr>
          <w:rFonts w:hint="eastAsia"/>
        </w:rPr>
        <w:t>）</w:t>
      </w:r>
      <w:r>
        <w:rPr>
          <w:rFonts w:hint="eastAsia"/>
        </w:rPr>
        <w:t>，</w:t>
      </w:r>
      <w:r w:rsidR="00D73319">
        <w:t>SamplerHandle</w:t>
      </w:r>
      <w:r>
        <w:rPr>
          <w:rFonts w:hint="eastAsia"/>
        </w:rPr>
        <w:t>不再默认实现</w:t>
      </w:r>
      <w:r>
        <w:rPr>
          <w:rFonts w:hint="eastAsia"/>
        </w:rPr>
        <w:t>Sync</w:t>
      </w:r>
      <w:r>
        <w:rPr>
          <w:rFonts w:hint="eastAsia"/>
        </w:rPr>
        <w:t>和</w:t>
      </w:r>
      <w:r>
        <w:rPr>
          <w:rFonts w:hint="eastAsia"/>
        </w:rPr>
        <w:t>Send</w:t>
      </w:r>
      <w:r>
        <w:rPr>
          <w:rFonts w:hint="eastAsia"/>
        </w:rPr>
        <w:t>了</w:t>
      </w:r>
      <w:r w:rsidR="00D73319">
        <w:rPr>
          <w:rFonts w:hint="eastAsia"/>
        </w:rPr>
        <w:t>。</w:t>
      </w:r>
      <w:r w:rsidR="00E753B4">
        <w:rPr>
          <w:rFonts w:hint="eastAsia"/>
        </w:rPr>
        <w:t>没有</w:t>
      </w:r>
      <w:r w:rsidR="00E753B4">
        <w:rPr>
          <w:rFonts w:hint="eastAsia"/>
        </w:rPr>
        <w:t>Send</w:t>
      </w:r>
      <w:r w:rsidR="007A2558">
        <w:rPr>
          <w:rFonts w:hint="eastAsia"/>
        </w:rPr>
        <w:t>特征，也就无法跨线程传递其所有权。</w:t>
      </w:r>
    </w:p>
    <w:p w14:paraId="42822003" w14:textId="3A8E5A98" w:rsidR="00D73319" w:rsidRDefault="00D73319" w:rsidP="00D73319">
      <w:pPr>
        <w:pStyle w:val="a0"/>
        <w:ind w:firstLine="480"/>
      </w:pPr>
      <w:r>
        <w:rPr>
          <w:rFonts w:hint="eastAsia"/>
        </w:rPr>
        <w:t>解决方法有二：</w:t>
      </w:r>
    </w:p>
    <w:p w14:paraId="02363EE8" w14:textId="61921534" w:rsidR="00D73319" w:rsidRDefault="00D73319" w:rsidP="00D73319">
      <w:pPr>
        <w:pStyle w:val="a0"/>
        <w:ind w:firstLine="480"/>
      </w:pPr>
      <w:r>
        <w:rPr>
          <w:rFonts w:hint="eastAsia"/>
        </w:rPr>
        <w:t>一是手动</w:t>
      </w:r>
      <w:r w:rsidR="0028399D">
        <w:rPr>
          <w:rFonts w:hint="eastAsia"/>
        </w:rPr>
        <w:t>为</w:t>
      </w:r>
      <w:r w:rsidR="0028399D">
        <w:rPr>
          <w:rFonts w:hint="eastAsia"/>
        </w:rPr>
        <w:t>S</w:t>
      </w:r>
      <w:r w:rsidR="0028399D">
        <w:t>amplerHandle</w:t>
      </w:r>
      <w:r w:rsidR="007A2558">
        <w:rPr>
          <w:rFonts w:hint="eastAsia"/>
        </w:rPr>
        <w:t>添加</w:t>
      </w:r>
      <w:r w:rsidR="007A2558">
        <w:rPr>
          <w:rFonts w:hint="eastAsia"/>
        </w:rPr>
        <w:t>Send</w:t>
      </w:r>
      <w:r w:rsidR="007A2558">
        <w:rPr>
          <w:rFonts w:hint="eastAsia"/>
        </w:rPr>
        <w:t>和</w:t>
      </w:r>
      <w:r w:rsidR="007A2558">
        <w:rPr>
          <w:rFonts w:hint="eastAsia"/>
        </w:rPr>
        <w:t>Sync</w:t>
      </w:r>
      <w:r w:rsidR="007A2558">
        <w:rPr>
          <w:rFonts w:hint="eastAsia"/>
        </w:rPr>
        <w:t>特征；但是这是</w:t>
      </w:r>
      <w:r w:rsidR="007A2558">
        <w:rPr>
          <w:rFonts w:hint="eastAsia"/>
        </w:rPr>
        <w:t>Unsafe</w:t>
      </w:r>
      <w:r w:rsidR="007A2558">
        <w:rPr>
          <w:rFonts w:hint="eastAsia"/>
        </w:rPr>
        <w:t>代码，</w:t>
      </w:r>
      <w:r w:rsidR="007A2558">
        <w:rPr>
          <w:rFonts w:hint="eastAsia"/>
        </w:rPr>
        <w:t>Rust</w:t>
      </w:r>
      <w:r w:rsidR="007A2558">
        <w:rPr>
          <w:rFonts w:hint="eastAsia"/>
        </w:rPr>
        <w:t>编译器</w:t>
      </w:r>
      <w:r w:rsidR="008C4DF7">
        <w:rPr>
          <w:rFonts w:hint="eastAsia"/>
        </w:rPr>
        <w:t>无法</w:t>
      </w:r>
      <w:r w:rsidR="007A2558">
        <w:rPr>
          <w:rFonts w:hint="eastAsia"/>
        </w:rPr>
        <w:t>检查其中的问题，也不够优雅。</w:t>
      </w:r>
    </w:p>
    <w:p w14:paraId="604E8C44" w14:textId="0783CCB2" w:rsidR="007A2558" w:rsidRDefault="007A2558" w:rsidP="00D73319">
      <w:pPr>
        <w:pStyle w:val="a0"/>
        <w:ind w:firstLine="480"/>
      </w:pPr>
      <w:r>
        <w:rPr>
          <w:rFonts w:hint="eastAsia"/>
        </w:rPr>
        <w:lastRenderedPageBreak/>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sidR="00D6328E">
        <w:rPr>
          <w:rFonts w:hint="eastAsia"/>
        </w:rPr>
        <w:t>封装</w:t>
      </w:r>
      <w:r>
        <w:rPr>
          <w:rFonts w:hint="eastAsia"/>
        </w:rPr>
        <w:t>的特征对象有</w:t>
      </w:r>
      <w:r>
        <w:rPr>
          <w:rFonts w:hint="eastAsia"/>
        </w:rPr>
        <w:t>Send</w:t>
      </w:r>
      <w:r>
        <w:rPr>
          <w:rFonts w:hint="eastAsia"/>
        </w:rPr>
        <w:t>特征后，编译器就将自动</w:t>
      </w:r>
      <w:r w:rsidR="00395347">
        <w:rPr>
          <w:rFonts w:hint="eastAsia"/>
        </w:rPr>
        <w:t>依次为：</w:t>
      </w:r>
    </w:p>
    <w:p w14:paraId="3BFC09ED" w14:textId="3E307DFA" w:rsidR="00395347" w:rsidRDefault="00395347" w:rsidP="00395347">
      <w:pPr>
        <w:pStyle w:val="a0"/>
        <w:numPr>
          <w:ilvl w:val="0"/>
          <w:numId w:val="17"/>
        </w:numPr>
        <w:ind w:firstLineChars="0"/>
      </w:pPr>
      <w:r>
        <w:t>Box&lt;dyn Sampler&lt;T&gt; + Send&gt;</w:t>
      </w:r>
    </w:p>
    <w:p w14:paraId="655DB3F6" w14:textId="2EF8A1C0" w:rsidR="00395347" w:rsidRDefault="00395347" w:rsidP="00395347">
      <w:pPr>
        <w:pStyle w:val="a0"/>
        <w:numPr>
          <w:ilvl w:val="0"/>
          <w:numId w:val="17"/>
        </w:numPr>
        <w:ind w:firstLineChars="0"/>
      </w:pPr>
      <w:r>
        <w:t>Mutex&lt;Box&lt;dyn Sampler&lt;T&gt; + Send&gt;&gt;</w:t>
      </w:r>
    </w:p>
    <w:p w14:paraId="13620CB5" w14:textId="58A34E79" w:rsidR="00395347" w:rsidRDefault="00395347" w:rsidP="00395347">
      <w:pPr>
        <w:pStyle w:val="a0"/>
        <w:numPr>
          <w:ilvl w:val="0"/>
          <w:numId w:val="17"/>
        </w:numPr>
        <w:ind w:firstLineChars="0"/>
      </w:pPr>
      <w:r w:rsidRPr="00395347">
        <w:t>struct SamplerHandle&lt;T&gt;</w:t>
      </w:r>
      <w:r>
        <w:t xml:space="preserve"> {</w:t>
      </w:r>
      <w:r w:rsidR="008C4DF7">
        <w:br/>
      </w:r>
      <w:r>
        <w:t xml:space="preserve"> </w:t>
      </w:r>
      <w:r>
        <w:rPr>
          <w:rFonts w:hint="eastAsia"/>
        </w:rPr>
        <w:t>sampler</w:t>
      </w:r>
      <w:r>
        <w:t>: Mutex&lt;Box&lt;dyn Sampler&lt;T&gt; + Send&gt;&gt;,</w:t>
      </w:r>
      <w:r w:rsidR="008C4DF7">
        <w:br/>
      </w:r>
      <w:r>
        <w:t>}</w:t>
      </w:r>
    </w:p>
    <w:p w14:paraId="595ECA34" w14:textId="34513489" w:rsidR="00395347" w:rsidRDefault="00395347" w:rsidP="00395347">
      <w:pPr>
        <w:pStyle w:val="a0"/>
        <w:numPr>
          <w:ilvl w:val="0"/>
          <w:numId w:val="17"/>
        </w:numPr>
        <w:ind w:firstLineChars="0"/>
      </w:pPr>
      <w:r>
        <w:rPr>
          <w:rFonts w:hint="eastAsia"/>
        </w:rPr>
        <w:t>Arc</w:t>
      </w:r>
      <w:r>
        <w:t>&lt;SamplerHandle&lt;T&gt;&gt;</w:t>
      </w:r>
    </w:p>
    <w:p w14:paraId="1D1FB8AF" w14:textId="27610CFD" w:rsidR="00395347" w:rsidRPr="00395347" w:rsidRDefault="00395347" w:rsidP="00D73319">
      <w:pPr>
        <w:pStyle w:val="a0"/>
        <w:ind w:firstLine="480"/>
      </w:pPr>
      <w:r>
        <w:rPr>
          <w:rFonts w:hint="eastAsia"/>
        </w:rPr>
        <w:t>实现</w:t>
      </w:r>
      <w:r>
        <w:rPr>
          <w:rFonts w:hint="eastAsia"/>
        </w:rPr>
        <w:t>Send</w:t>
      </w:r>
      <w:r>
        <w:rPr>
          <w:rFonts w:hint="eastAsia"/>
        </w:rPr>
        <w:t>特征</w:t>
      </w:r>
      <w:r w:rsidR="005D4374">
        <w:rPr>
          <w:rFonts w:hint="eastAsia"/>
        </w:rPr>
        <w:t>，并</w:t>
      </w:r>
      <w:r>
        <w:rPr>
          <w:rFonts w:hint="eastAsia"/>
        </w:rPr>
        <w:t>允许在线程之间传递</w:t>
      </w:r>
      <w:r>
        <w:rPr>
          <w:rFonts w:hint="eastAsia"/>
        </w:rPr>
        <w:t>SamplerHandle</w:t>
      </w:r>
      <w:r w:rsidR="00795CD3">
        <w:rPr>
          <w:rFonts w:hint="eastAsia"/>
        </w:rPr>
        <w:t>。</w:t>
      </w:r>
    </w:p>
    <w:p w14:paraId="41F3E018" w14:textId="0C57403B" w:rsidR="008E0C83" w:rsidRDefault="008E0C83" w:rsidP="00136C3A">
      <w:pPr>
        <w:pStyle w:val="3"/>
      </w:pPr>
      <w:bookmarkStart w:id="111" w:name="_Toc134283138"/>
      <w:r>
        <w:rPr>
          <w:rFonts w:hint="eastAsia"/>
        </w:rPr>
        <w:t>Rust</w:t>
      </w:r>
      <w:r>
        <w:rPr>
          <w:rFonts w:hint="eastAsia"/>
        </w:rPr>
        <w:t>的错误传递</w:t>
      </w:r>
      <w:bookmarkEnd w:id="111"/>
    </w:p>
    <w:p w14:paraId="632FA705" w14:textId="3C312B6E" w:rsidR="005D4374" w:rsidRDefault="00EC7C6B" w:rsidP="005D4374">
      <w:pPr>
        <w:pStyle w:val="a0"/>
        <w:ind w:firstLine="480"/>
      </w:pPr>
      <w:r>
        <w:rPr>
          <w:rFonts w:hint="eastAsia"/>
        </w:rPr>
        <w:t>蓄水池算法需要有错误传递。该算法的功能是：从长度为</w:t>
      </w:r>
      <w:r>
        <w:rPr>
          <w:rFonts w:hint="eastAsia"/>
        </w:rPr>
        <w:t>N</w:t>
      </w:r>
      <w:r>
        <w:rPr>
          <w:rFonts w:hint="eastAsia"/>
        </w:rPr>
        <w:t>的数据流中取出</w:t>
      </w:r>
      <w:r>
        <w:rPr>
          <w:rFonts w:hint="eastAsia"/>
        </w:rPr>
        <w:t>k</w:t>
      </w:r>
      <w:r>
        <w:rPr>
          <w:rFonts w:hint="eastAsia"/>
        </w:rPr>
        <w:t>个样本。那么如果数据流尚未产生</w:t>
      </w:r>
      <w:r>
        <w:rPr>
          <w:rFonts w:hint="eastAsia"/>
        </w:rPr>
        <w:t>k</w:t>
      </w:r>
      <w:r>
        <w:rPr>
          <w:rFonts w:hint="eastAsia"/>
        </w:rPr>
        <w:t>个元素</w:t>
      </w:r>
      <w:r w:rsidR="00E30E56">
        <w:rPr>
          <w:rFonts w:hint="eastAsia"/>
        </w:rPr>
        <w:t>时就要求</w:t>
      </w:r>
      <w:r w:rsidR="00685260">
        <w:rPr>
          <w:rFonts w:hint="eastAsia"/>
        </w:rPr>
        <w:t>算法返回取样结果</w:t>
      </w:r>
      <w:r>
        <w:rPr>
          <w:rFonts w:hint="eastAsia"/>
        </w:rPr>
        <w:t>，就会产生错误</w:t>
      </w:r>
      <w:r w:rsidR="00333896">
        <w:rPr>
          <w:rFonts w:hint="eastAsia"/>
        </w:rPr>
        <w:t>，笔者称这种错误为“数据不足错误”。</w:t>
      </w:r>
    </w:p>
    <w:p w14:paraId="0D0A3392" w14:textId="6023A813" w:rsidR="00C94E87" w:rsidRDefault="00C94E87" w:rsidP="00C94E87">
      <w:pPr>
        <w:pStyle w:val="a0"/>
        <w:ind w:firstLine="480"/>
      </w:pPr>
      <w:r>
        <w:rPr>
          <w:rFonts w:hint="eastAsia"/>
        </w:rPr>
        <w:t>Java</w:t>
      </w:r>
      <w:r w:rsidR="008C4DF7">
        <w:rPr>
          <w:rFonts w:hint="eastAsia"/>
        </w:rPr>
        <w:t>代码</w:t>
      </w:r>
      <w:r>
        <w:rPr>
          <w:rFonts w:hint="eastAsia"/>
        </w:rPr>
        <w:t>遇到错误时</w:t>
      </w:r>
      <w:r w:rsidR="008C4DF7">
        <w:rPr>
          <w:rFonts w:hint="eastAsia"/>
        </w:rPr>
        <w:t>一般选择</w:t>
      </w:r>
      <w:r>
        <w:rPr>
          <w:rFonts w:hint="eastAsia"/>
        </w:rPr>
        <w:t>返回</w:t>
      </w:r>
      <w:r>
        <w:rPr>
          <w:rFonts w:hint="eastAsia"/>
        </w:rPr>
        <w:t>null</w:t>
      </w:r>
      <w:r w:rsidR="00443DB5">
        <w:rPr>
          <w:rFonts w:hint="eastAsia"/>
        </w:rPr>
        <w:t>。但</w:t>
      </w:r>
      <w:r w:rsidR="00443DB5">
        <w:rPr>
          <w:rFonts w:hint="eastAsia"/>
        </w:rPr>
        <w:t>null</w:t>
      </w:r>
      <w:r w:rsidR="00443DB5">
        <w:rPr>
          <w:rFonts w:hint="eastAsia"/>
        </w:rPr>
        <w:t>的使用很容易导致</w:t>
      </w:r>
      <w:r w:rsidR="008C4DF7">
        <w:rPr>
          <w:rFonts w:hint="eastAsia"/>
        </w:rPr>
        <w:t>无法察觉的</w:t>
      </w:r>
      <w:r w:rsidR="008C4DF7">
        <w:rPr>
          <w:rFonts w:hint="eastAsia"/>
        </w:rPr>
        <w:t>Bug</w:t>
      </w:r>
      <w:r w:rsidR="008C4DF7">
        <w:rPr>
          <w:rFonts w:hint="eastAsia"/>
        </w:rPr>
        <w:t>，也不够优雅</w:t>
      </w:r>
      <w:r w:rsidR="00443DB5">
        <w:rPr>
          <w:rFonts w:hint="eastAsia"/>
        </w:rPr>
        <w:t>。因此</w:t>
      </w:r>
      <w:r w:rsidR="00443DB5">
        <w:rPr>
          <w:rFonts w:hint="eastAsia"/>
        </w:rPr>
        <w:t>Rust</w:t>
      </w:r>
      <w:r w:rsidRPr="00C94E87">
        <w:rPr>
          <w:rFonts w:hint="eastAsia"/>
        </w:rPr>
        <w:t>决定抛弃</w:t>
      </w:r>
      <w:r w:rsidRPr="00C94E87">
        <w:rPr>
          <w:rFonts w:hint="eastAsia"/>
        </w:rPr>
        <w:t>null</w:t>
      </w:r>
      <w:r w:rsidRPr="00C94E87">
        <w:rPr>
          <w:rFonts w:hint="eastAsia"/>
        </w:rPr>
        <w:t>，改为使用</w:t>
      </w:r>
      <w:r w:rsidRPr="00C94E87">
        <w:rPr>
          <w:rFonts w:hint="eastAsia"/>
        </w:rPr>
        <w:t>Option</w:t>
      </w:r>
      <w:r>
        <w:rPr>
          <w:rFonts w:hint="eastAsia"/>
        </w:rPr>
        <w:t>、</w:t>
      </w:r>
      <w:r>
        <w:rPr>
          <w:rFonts w:hint="eastAsia"/>
        </w:rPr>
        <w:t>Result</w:t>
      </w:r>
      <w:r w:rsidR="008B3611">
        <w:rPr>
          <w:rFonts w:hint="eastAsia"/>
        </w:rPr>
        <w:t>这</w:t>
      </w:r>
      <w:r>
        <w:rPr>
          <w:rFonts w:hint="eastAsia"/>
        </w:rPr>
        <w:t>两个</w:t>
      </w:r>
      <w:r w:rsidRPr="00C94E87">
        <w:rPr>
          <w:rFonts w:hint="eastAsia"/>
        </w:rPr>
        <w:t>枚举变量来</w:t>
      </w:r>
      <w:r w:rsidR="008B3611">
        <w:rPr>
          <w:rFonts w:hint="eastAsia"/>
        </w:rPr>
        <w:t>表示</w:t>
      </w:r>
      <w:r w:rsidR="008C4DF7">
        <w:rPr>
          <w:rFonts w:hint="eastAsia"/>
        </w:rPr>
        <w:t>空的概念</w:t>
      </w:r>
      <w:r w:rsidR="008B3611">
        <w:rPr>
          <w:rFonts w:hint="eastAsia"/>
        </w:rPr>
        <w:t>、</w:t>
      </w:r>
      <w:r w:rsidR="008C4DF7">
        <w:rPr>
          <w:rFonts w:hint="eastAsia"/>
        </w:rPr>
        <w:t>以及</w:t>
      </w:r>
      <w:r w:rsidR="008B3611">
        <w:rPr>
          <w:rFonts w:hint="eastAsia"/>
        </w:rPr>
        <w:t>表示处理的</w:t>
      </w:r>
      <w:r w:rsidR="008C4DF7">
        <w:rPr>
          <w:rFonts w:hint="eastAsia"/>
        </w:rPr>
        <w:t>结果</w:t>
      </w:r>
      <w:r w:rsidRPr="00C94E87">
        <w:rPr>
          <w:rFonts w:hint="eastAsia"/>
        </w:rPr>
        <w:t>。</w:t>
      </w:r>
      <w:sdt>
        <w:sdtPr>
          <w:rPr>
            <w:rFonts w:hint="eastAsia"/>
          </w:rPr>
          <w:id w:val="-2085211787"/>
          <w:citation/>
        </w:sdtPr>
        <w:sdtContent>
          <w:r w:rsidR="008B3611">
            <w:fldChar w:fldCharType="begin"/>
          </w:r>
          <w:r w:rsidR="00911A59">
            <w:instrText>CITATION Rust</w:instrText>
          </w:r>
          <w:r w:rsidR="00911A59">
            <w:instrText>语言圣经</w:instrText>
          </w:r>
          <w:r w:rsidR="00911A59">
            <w:instrText xml:space="preserve"> \l 2052 </w:instrText>
          </w:r>
          <w:r w:rsidR="008B3611">
            <w:fldChar w:fldCharType="separate"/>
          </w:r>
          <w:r w:rsidR="00272969">
            <w:rPr>
              <w:noProof/>
            </w:rPr>
            <w:t xml:space="preserve"> </w:t>
          </w:r>
          <w:r w:rsidR="00272969" w:rsidRPr="00272969">
            <w:rPr>
              <w:noProof/>
            </w:rPr>
            <w:t>[2]</w:t>
          </w:r>
          <w:r w:rsidR="008B3611">
            <w:fldChar w:fldCharType="end"/>
          </w:r>
        </w:sdtContent>
      </w:sdt>
    </w:p>
    <w:p w14:paraId="0C8F479B" w14:textId="7AE0329D" w:rsidR="008B3611" w:rsidRDefault="008B3611" w:rsidP="00C94E87">
      <w:pPr>
        <w:pStyle w:val="a0"/>
        <w:ind w:firstLine="480"/>
      </w:pPr>
      <w:r>
        <w:rPr>
          <w:rFonts w:hint="eastAsia"/>
        </w:rPr>
        <w:t>Result</w:t>
      </w:r>
      <w:r>
        <w:t>&lt;T, E&gt;</w:t>
      </w:r>
      <w:r>
        <w:rPr>
          <w:rFonts w:hint="eastAsia"/>
        </w:rPr>
        <w:t>是一个枚举类型，定义如下：</w:t>
      </w:r>
    </w:p>
    <w:p w14:paraId="6FF99652" w14:textId="77777777" w:rsidR="007C1D0D" w:rsidRDefault="007C1D0D" w:rsidP="007C1D0D">
      <w:pPr>
        <w:pStyle w:val="ab"/>
        <w:keepNext/>
      </w:pPr>
      <w:r w:rsidRPr="007C1D0D">
        <w:rPr>
          <w:noProof/>
        </w:rPr>
        <w:drawing>
          <wp:inline distT="0" distB="0" distL="0" distR="0" wp14:anchorId="5D376379" wp14:editId="30EFFCC3">
            <wp:extent cx="1657581" cy="7240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7581" cy="724001"/>
                    </a:xfrm>
                    <a:prstGeom prst="rect">
                      <a:avLst/>
                    </a:prstGeom>
                  </pic:spPr>
                </pic:pic>
              </a:graphicData>
            </a:graphic>
          </wp:inline>
        </w:drawing>
      </w:r>
    </w:p>
    <w:p w14:paraId="0602AB2C" w14:textId="3800810E" w:rsidR="007C1D0D" w:rsidRDefault="007C1D0D" w:rsidP="007C1D0D">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6</w:t>
      </w:r>
      <w:r w:rsidR="0050273E">
        <w:fldChar w:fldCharType="end"/>
      </w:r>
      <w:r>
        <w:rPr>
          <w:rFonts w:hint="eastAsia"/>
        </w:rPr>
        <w:t>枚举类型</w:t>
      </w:r>
      <w:r>
        <w:rPr>
          <w:rFonts w:hint="eastAsia"/>
        </w:rPr>
        <w:t>Result</w:t>
      </w:r>
      <w:r>
        <w:rPr>
          <w:rFonts w:hint="eastAsia"/>
        </w:rPr>
        <w:t>的定义</w:t>
      </w:r>
    </w:p>
    <w:p w14:paraId="746CF9E3" w14:textId="73623DDF" w:rsidR="007C1D0D" w:rsidRDefault="009814BA" w:rsidP="007C1D0D">
      <w:pPr>
        <w:pStyle w:val="a0"/>
        <w:ind w:firstLine="480"/>
      </w:pPr>
      <w:r w:rsidRPr="009814BA">
        <w:rPr>
          <w:rFonts w:hint="eastAsia"/>
        </w:rPr>
        <w:t>泛型参数</w:t>
      </w:r>
      <w:r w:rsidRPr="009814BA">
        <w:rPr>
          <w:rFonts w:hint="eastAsia"/>
        </w:rPr>
        <w:t xml:space="preserve"> T </w:t>
      </w:r>
      <w:r w:rsidRPr="009814BA">
        <w:rPr>
          <w:rFonts w:hint="eastAsia"/>
        </w:rPr>
        <w:t>代表成功时存入的正确值的类型，存放方式是</w:t>
      </w:r>
      <w:r w:rsidRPr="009814BA">
        <w:rPr>
          <w:rFonts w:hint="eastAsia"/>
        </w:rPr>
        <w:t xml:space="preserve"> Ok(T)</w:t>
      </w:r>
      <w:r w:rsidRPr="009814BA">
        <w:rPr>
          <w:rFonts w:hint="eastAsia"/>
        </w:rPr>
        <w:t>，</w:t>
      </w:r>
      <w:r w:rsidRPr="009814BA">
        <w:rPr>
          <w:rFonts w:hint="eastAsia"/>
        </w:rPr>
        <w:t xml:space="preserve">E </w:t>
      </w:r>
      <w:r w:rsidRPr="009814BA">
        <w:rPr>
          <w:rFonts w:hint="eastAsia"/>
        </w:rPr>
        <w:t>代表错误时存入的错误</w:t>
      </w:r>
      <w:r w:rsidR="00685260">
        <w:rPr>
          <w:rFonts w:hint="eastAsia"/>
        </w:rPr>
        <w:t>类型</w:t>
      </w:r>
      <w:r w:rsidRPr="009814BA">
        <w:rPr>
          <w:rFonts w:hint="eastAsia"/>
        </w:rPr>
        <w:t>，存放方式是</w:t>
      </w:r>
      <w:r w:rsidRPr="009814BA">
        <w:rPr>
          <w:rFonts w:hint="eastAsia"/>
        </w:rPr>
        <w:t xml:space="preserve"> Err(E)</w:t>
      </w:r>
      <w:r>
        <w:rPr>
          <w:rFonts w:hint="eastAsia"/>
        </w:rPr>
        <w:t>。</w:t>
      </w:r>
    </w:p>
    <w:p w14:paraId="321A1D78" w14:textId="4A66CA8D" w:rsidR="009814BA" w:rsidRDefault="009814BA" w:rsidP="007C1D0D">
      <w:pPr>
        <w:pStyle w:val="a0"/>
        <w:ind w:firstLine="480"/>
      </w:pPr>
      <w:r>
        <w:rPr>
          <w:rFonts w:hint="eastAsia"/>
        </w:rPr>
        <w:t>SimpleReservoir</w:t>
      </w:r>
      <w:r>
        <w:t>::get_sample_result()</w:t>
      </w:r>
      <w:r>
        <w:rPr>
          <w:rFonts w:hint="eastAsia"/>
        </w:rPr>
        <w:t>方法的返回值就是</w:t>
      </w:r>
      <w:r>
        <w:t>Result&lt; SampleResult&lt;T&gt;, String&gt;</w:t>
      </w:r>
      <w:r>
        <w:rPr>
          <w:rFonts w:hint="eastAsia"/>
        </w:rPr>
        <w:t>，如果数据流中元素的个数</w:t>
      </w:r>
      <w:r>
        <w:rPr>
          <w:rFonts w:hint="eastAsia"/>
        </w:rPr>
        <w:t>N</w:t>
      </w:r>
      <w:r>
        <w:rPr>
          <w:rFonts w:hint="eastAsia"/>
        </w:rPr>
        <w:t>大于</w:t>
      </w:r>
      <w:r>
        <w:rPr>
          <w:rFonts w:hint="eastAsia"/>
        </w:rPr>
        <w:t>k</w:t>
      </w:r>
      <w:r>
        <w:rPr>
          <w:rFonts w:hint="eastAsia"/>
        </w:rPr>
        <w:t>，则返回</w:t>
      </w:r>
      <w:r>
        <w:rPr>
          <w:rFonts w:hint="eastAsia"/>
        </w:rPr>
        <w:t>Ok</w:t>
      </w:r>
      <w:r>
        <w:t>(SampleResult&lt;T&gt;)</w:t>
      </w:r>
      <w:r>
        <w:rPr>
          <w:rFonts w:hint="eastAsia"/>
        </w:rPr>
        <w:t>，否则返回</w:t>
      </w:r>
      <w:r w:rsidRPr="009814BA">
        <w:t>Err("Not enough elements in one or more Sampling Thread(s)".</w:t>
      </w:r>
      <w:proofErr w:type="spellStart"/>
      <w:r w:rsidRPr="009814BA">
        <w:t>to_string</w:t>
      </w:r>
      <w:proofErr w:type="spellEnd"/>
      <w:r w:rsidRPr="009814BA">
        <w:t>())</w:t>
      </w:r>
      <w:r>
        <w:rPr>
          <w:rFonts w:hint="eastAsia"/>
        </w:rPr>
        <w:t>。</w:t>
      </w:r>
    </w:p>
    <w:p w14:paraId="13179635" w14:textId="3B481F91" w:rsidR="003E1EEC" w:rsidRPr="00443DB5" w:rsidRDefault="009814BA" w:rsidP="00443DB5">
      <w:pPr>
        <w:pStyle w:val="a0"/>
        <w:ind w:firstLine="480"/>
      </w:pPr>
      <w:r>
        <w:rPr>
          <w:rFonts w:hint="eastAsia"/>
        </w:rPr>
        <w:t>而在并行</w:t>
      </w:r>
      <w:r w:rsidR="00333896">
        <w:rPr>
          <w:rFonts w:hint="eastAsia"/>
        </w:rPr>
        <w:t>蓄水池算法中，如果一个</w:t>
      </w:r>
      <w:r w:rsidR="00516310">
        <w:rPr>
          <w:rFonts w:hint="eastAsia"/>
        </w:rPr>
        <w:t>取样</w:t>
      </w:r>
      <w:r w:rsidR="00333896">
        <w:rPr>
          <w:rFonts w:hint="eastAsia"/>
        </w:rPr>
        <w:t>线程出现了</w:t>
      </w:r>
      <w:r w:rsidR="00AF3164">
        <w:rPr>
          <w:rFonts w:hint="eastAsia"/>
        </w:rPr>
        <w:t>数据不足</w:t>
      </w:r>
      <w:r w:rsidR="00333896">
        <w:rPr>
          <w:rFonts w:hint="eastAsia"/>
        </w:rPr>
        <w:t>，</w:t>
      </w:r>
      <w:r w:rsidR="00AF3164">
        <w:rPr>
          <w:rFonts w:hint="eastAsia"/>
        </w:rPr>
        <w:t>那么</w:t>
      </w:r>
      <w:r w:rsidR="00AF3164">
        <w:lastRenderedPageBreak/>
        <w:t>ParallelReservoir</w:t>
      </w:r>
      <w:r w:rsidR="00AF3164">
        <w:rPr>
          <w:rFonts w:hint="eastAsia"/>
        </w:rPr>
        <w:t>:</w:t>
      </w:r>
      <w:r w:rsidR="00AF3164">
        <w:t>:get_sample_result</w:t>
      </w:r>
      <w:r w:rsidR="00AF3164">
        <w:rPr>
          <w:rFonts w:hint="eastAsia"/>
        </w:rPr>
        <w:t>(</w:t>
      </w:r>
      <w:r w:rsidR="00AF3164">
        <w:t>)</w:t>
      </w:r>
      <w:r w:rsidR="00AF3164">
        <w:rPr>
          <w:rFonts w:hint="eastAsia"/>
        </w:rPr>
        <w:t>也应该返回</w:t>
      </w:r>
      <w:r w:rsidR="00AF3164">
        <w:t>Err</w:t>
      </w:r>
      <w:r w:rsidR="00AF3164">
        <w:rPr>
          <w:rFonts w:hint="eastAsia"/>
        </w:rPr>
        <w:t>。所以，好在</w:t>
      </w:r>
      <w:r w:rsidR="00AF3164">
        <w:rPr>
          <w:rFonts w:hint="eastAsia"/>
        </w:rPr>
        <w:t>Rust</w:t>
      </w:r>
      <w:r w:rsidR="00AF3164">
        <w:rPr>
          <w:rFonts w:hint="eastAsia"/>
        </w:rPr>
        <w:t>提供了</w:t>
      </w:r>
      <w:r w:rsidR="00AF3164">
        <w:rPr>
          <w:rFonts w:hint="eastAsia"/>
        </w:rPr>
        <w:t>?</w:t>
      </w:r>
      <w:r w:rsidR="00AF3164">
        <w:rPr>
          <w:rFonts w:hint="eastAsia"/>
        </w:rPr>
        <w:t>运算符以供</w:t>
      </w:r>
      <w:r w:rsidR="008C4DF7">
        <w:rPr>
          <w:rFonts w:hint="eastAsia"/>
        </w:rPr>
        <w:t>程序员</w:t>
      </w:r>
      <w:r w:rsidR="00AF3164">
        <w:rPr>
          <w:rFonts w:hint="eastAsia"/>
        </w:rPr>
        <w:t>方便地</w:t>
      </w:r>
      <w:r w:rsidR="00477DE1">
        <w:rPr>
          <w:rFonts w:hint="eastAsia"/>
        </w:rPr>
        <w:t>传递错误。</w:t>
      </w:r>
      <w:r w:rsidR="00477DE1">
        <w:rPr>
          <w:rFonts w:hint="eastAsia"/>
        </w:rPr>
        <w:t>?</w:t>
      </w:r>
      <w:r w:rsidR="00477DE1">
        <w:rPr>
          <w:rFonts w:hint="eastAsia"/>
        </w:rPr>
        <w:t>运算符</w:t>
      </w:r>
      <w:r w:rsidR="00443DB5">
        <w:rPr>
          <w:rFonts w:hint="eastAsia"/>
        </w:rPr>
        <w:t>是一个语法糖，</w:t>
      </w:r>
      <w:r w:rsidR="00477DE1">
        <w:rPr>
          <w:rFonts w:hint="eastAsia"/>
        </w:rPr>
        <w:t>可以在</w:t>
      </w:r>
      <w:r w:rsidR="00477DE1">
        <w:rPr>
          <w:rFonts w:hint="eastAsia"/>
        </w:rPr>
        <w:t>Result</w:t>
      </w:r>
      <w:r w:rsidR="00477DE1">
        <w:rPr>
          <w:rFonts w:hint="eastAsia"/>
        </w:rPr>
        <w:t>的类型是</w:t>
      </w:r>
      <w:r w:rsidR="00477DE1">
        <w:rPr>
          <w:rFonts w:hint="eastAsia"/>
        </w:rPr>
        <w:t>Err</w:t>
      </w:r>
      <w:r w:rsidR="00411159">
        <w:t>(E)</w:t>
      </w:r>
      <w:r w:rsidR="00477DE1">
        <w:rPr>
          <w:rFonts w:hint="eastAsia"/>
        </w:rPr>
        <w:t>时，</w:t>
      </w:r>
      <w:r w:rsidR="00443DB5">
        <w:rPr>
          <w:rFonts w:hint="eastAsia"/>
        </w:rPr>
        <w:t>令函数直接俄</w:t>
      </w:r>
      <w:r w:rsidR="00477DE1">
        <w:rPr>
          <w:rFonts w:hint="eastAsia"/>
        </w:rPr>
        <w:t>直接返回</w:t>
      </w:r>
      <w:r w:rsidR="00411159">
        <w:rPr>
          <w:rFonts w:hint="eastAsia"/>
        </w:rPr>
        <w:t>错误类型</w:t>
      </w:r>
      <w:r w:rsidR="00411159">
        <w:t>Err(E)</w:t>
      </w:r>
      <w:r w:rsidR="00443DB5">
        <w:rPr>
          <w:rFonts w:hint="eastAsia"/>
        </w:rPr>
        <w:t>；在类型为</w:t>
      </w:r>
      <w:r w:rsidR="00443DB5">
        <w:rPr>
          <w:rFonts w:hint="eastAsia"/>
        </w:rPr>
        <w:t>Ok</w:t>
      </w:r>
      <w:r w:rsidR="00443DB5">
        <w:t>(T)</w:t>
      </w:r>
      <w:r w:rsidR="00443DB5">
        <w:rPr>
          <w:rFonts w:hint="eastAsia"/>
        </w:rPr>
        <w:t>是，作为泛型类型</w:t>
      </w:r>
      <w:r w:rsidR="00443DB5">
        <w:rPr>
          <w:rFonts w:hint="eastAsia"/>
        </w:rPr>
        <w:t>T</w:t>
      </w:r>
      <w:r w:rsidR="00443DB5">
        <w:rPr>
          <w:rFonts w:hint="eastAsia"/>
        </w:rPr>
        <w:t>被使用。</w:t>
      </w:r>
    </w:p>
    <w:p w14:paraId="448DDC96" w14:textId="687C6B9F" w:rsidR="00477DE1" w:rsidRDefault="004028BF" w:rsidP="00477DE1">
      <w:pPr>
        <w:pStyle w:val="ab"/>
      </w:pPr>
      <w:r>
        <w:rPr>
          <w:noProof/>
        </w:rPr>
        <w:t>‘</w:t>
      </w:r>
      <w:r w:rsidR="00477DE1" w:rsidRPr="00477DE1">
        <w:rPr>
          <w:noProof/>
        </w:rPr>
        <w:drawing>
          <wp:inline distT="0" distB="0" distL="0" distR="0" wp14:anchorId="503A0C04" wp14:editId="48F27D21">
            <wp:extent cx="6417372" cy="1174434"/>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965"/>
                    <a:stretch/>
                  </pic:blipFill>
                  <pic:spPr bwMode="auto">
                    <a:xfrm>
                      <a:off x="0" y="0"/>
                      <a:ext cx="6562273" cy="1200952"/>
                    </a:xfrm>
                    <a:prstGeom prst="rect">
                      <a:avLst/>
                    </a:prstGeom>
                    <a:ln>
                      <a:noFill/>
                    </a:ln>
                    <a:extLst>
                      <a:ext uri="{53640926-AAD7-44D8-BBD7-CCE9431645EC}">
                        <a14:shadowObscured xmlns:a14="http://schemas.microsoft.com/office/drawing/2010/main"/>
                      </a:ext>
                    </a:extLst>
                  </pic:spPr>
                </pic:pic>
              </a:graphicData>
            </a:graphic>
          </wp:inline>
        </w:drawing>
      </w:r>
    </w:p>
    <w:p w14:paraId="0494C26C" w14:textId="33CB5FA1" w:rsidR="00477DE1" w:rsidRPr="009814BA" w:rsidRDefault="00477DE1" w:rsidP="00477DE1">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7</w:t>
      </w:r>
      <w:r w:rsidR="0050273E">
        <w:fldChar w:fldCharType="end"/>
      </w:r>
      <w:r>
        <w:t xml:space="preserve"> </w:t>
      </w:r>
      <w:r>
        <w:rPr>
          <w:rFonts w:hint="eastAsia"/>
        </w:rPr>
        <w:t>使用</w:t>
      </w:r>
      <w:r>
        <w:rPr>
          <w:rFonts w:hint="eastAsia"/>
        </w:rPr>
        <w:t>?</w:t>
      </w:r>
      <w:r w:rsidR="00411159">
        <w:rPr>
          <w:rFonts w:hint="eastAsia"/>
        </w:rPr>
        <w:t>运算符</w:t>
      </w:r>
      <w:r>
        <w:rPr>
          <w:rFonts w:hint="eastAsia"/>
        </w:rPr>
        <w:t>传递错误</w:t>
      </w:r>
    </w:p>
    <w:p w14:paraId="29D5953D" w14:textId="07D991BF" w:rsidR="000E1126" w:rsidRDefault="000E1126" w:rsidP="000E1126">
      <w:pPr>
        <w:pStyle w:val="20"/>
      </w:pPr>
      <w:bookmarkStart w:id="112" w:name="_Toc134283139"/>
      <w:r>
        <w:rPr>
          <w:rFonts w:hint="eastAsia"/>
        </w:rPr>
        <w:t>性能</w:t>
      </w:r>
      <w:r w:rsidR="00526044">
        <w:rPr>
          <w:rFonts w:hint="eastAsia"/>
        </w:rPr>
        <w:t>表现与</w:t>
      </w:r>
      <w:r>
        <w:rPr>
          <w:rFonts w:hint="eastAsia"/>
        </w:rPr>
        <w:t>对比</w:t>
      </w:r>
      <w:bookmarkEnd w:id="112"/>
    </w:p>
    <w:p w14:paraId="6485A936" w14:textId="1B2AE425" w:rsidR="005846BA" w:rsidRDefault="00180833" w:rsidP="007647DB">
      <w:pPr>
        <w:pStyle w:val="a0"/>
        <w:ind w:firstLine="480"/>
      </w:pPr>
      <w:r>
        <w:rPr>
          <w:rFonts w:hint="eastAsia"/>
        </w:rPr>
        <w:t>本节</w:t>
      </w:r>
      <w:r w:rsidR="00282610">
        <w:rPr>
          <w:rFonts w:hint="eastAsia"/>
        </w:rPr>
        <w:t>通过</w:t>
      </w:r>
      <w:r w:rsidR="00CA1741">
        <w:rPr>
          <w:rFonts w:hint="eastAsia"/>
        </w:rPr>
        <w:t>对比针对相同数据量进行取样的时间，比较了</w:t>
      </w:r>
      <w:r>
        <w:rPr>
          <w:rFonts w:hint="eastAsia"/>
        </w:rPr>
        <w:t>Java</w:t>
      </w:r>
      <w:r w:rsidR="00282610">
        <w:rPr>
          <w:rFonts w:hint="eastAsia"/>
        </w:rPr>
        <w:t>与</w:t>
      </w:r>
      <w:r>
        <w:rPr>
          <w:rFonts w:hint="eastAsia"/>
        </w:rPr>
        <w:t>Rust</w:t>
      </w:r>
      <w:r>
        <w:rPr>
          <w:rFonts w:hint="eastAsia"/>
        </w:rPr>
        <w:t>性能表现。</w:t>
      </w:r>
      <w:r w:rsidR="00CA1741">
        <w:rPr>
          <w:rFonts w:hint="eastAsia"/>
        </w:rPr>
        <w:t>并且测试了多次收集取样结果时，使用时间增加的情况。最后，说明了在</w:t>
      </w:r>
      <w:r w:rsidR="00CA1741">
        <w:rPr>
          <w:rFonts w:hint="eastAsia"/>
        </w:rPr>
        <w:t>Rust</w:t>
      </w:r>
      <w:r w:rsidR="00CA1741">
        <w:rPr>
          <w:rFonts w:hint="eastAsia"/>
        </w:rPr>
        <w:t>代码中使用特征对象所造成的性能波动。</w:t>
      </w:r>
    </w:p>
    <w:p w14:paraId="5502AD10" w14:textId="0AE81F83" w:rsidR="0049682A" w:rsidRDefault="0049682A" w:rsidP="0049682A">
      <w:pPr>
        <w:pStyle w:val="3"/>
      </w:pPr>
      <w:bookmarkStart w:id="113" w:name="_Toc134283140"/>
      <w:r>
        <w:rPr>
          <w:rFonts w:hint="eastAsia"/>
        </w:rPr>
        <w:t>测试平台与方法</w:t>
      </w:r>
      <w:bookmarkEnd w:id="113"/>
    </w:p>
    <w:p w14:paraId="060D96CC" w14:textId="15517584" w:rsidR="0049682A" w:rsidRDefault="0049682A" w:rsidP="0049682A">
      <w:pPr>
        <w:pStyle w:val="a0"/>
        <w:ind w:firstLine="480"/>
      </w:pPr>
      <w:r>
        <w:rPr>
          <w:rFonts w:hint="eastAsia"/>
        </w:rPr>
        <w:t>测试平台具体信息如下：</w:t>
      </w:r>
    </w:p>
    <w:p w14:paraId="52CF8A71" w14:textId="00B2488A" w:rsidR="000F7EAA" w:rsidRDefault="000F7EAA" w:rsidP="000F7EAA">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1</w:t>
      </w:r>
      <w:r w:rsidR="005D2359">
        <w:fldChar w:fldCharType="end"/>
      </w:r>
      <w:r>
        <w:rPr>
          <w:rFonts w:hint="eastAsia"/>
        </w:rPr>
        <w:t>测试平台信息</w:t>
      </w:r>
    </w:p>
    <w:tbl>
      <w:tblPr>
        <w:tblStyle w:val="a4"/>
        <w:tblW w:w="0" w:type="auto"/>
        <w:tblLook w:val="04A0" w:firstRow="1" w:lastRow="0" w:firstColumn="1" w:lastColumn="0" w:noHBand="0" w:noVBand="1"/>
      </w:tblPr>
      <w:tblGrid>
        <w:gridCol w:w="2405"/>
        <w:gridCol w:w="5891"/>
      </w:tblGrid>
      <w:tr w:rsidR="0049682A" w14:paraId="7F777395" w14:textId="77777777" w:rsidTr="000F7EAA">
        <w:trPr>
          <w:trHeight w:val="278"/>
        </w:trPr>
        <w:tc>
          <w:tcPr>
            <w:tcW w:w="2405" w:type="dxa"/>
          </w:tcPr>
          <w:p w14:paraId="18C72B31" w14:textId="2B2CBAEA" w:rsidR="0049682A" w:rsidRDefault="009D1D8B" w:rsidP="000F7EAA">
            <w:pPr>
              <w:pStyle w:val="afe"/>
              <w:jc w:val="center"/>
            </w:pPr>
            <w:r>
              <w:rPr>
                <w:rFonts w:hint="eastAsia"/>
              </w:rPr>
              <w:t>CPU</w:t>
            </w:r>
          </w:p>
        </w:tc>
        <w:tc>
          <w:tcPr>
            <w:tcW w:w="5891" w:type="dxa"/>
          </w:tcPr>
          <w:p w14:paraId="2BD0AC87" w14:textId="1BBC5E58" w:rsidR="0049682A" w:rsidRDefault="009D1D8B" w:rsidP="000F7EAA">
            <w:pPr>
              <w:pStyle w:val="afe"/>
            </w:pPr>
            <w:r>
              <w:rPr>
                <w:rFonts w:hint="eastAsia"/>
              </w:rPr>
              <w:t>i</w:t>
            </w:r>
            <w:r>
              <w:t>ntel i7-13700KF</w:t>
            </w:r>
            <w:r w:rsidR="0062043D">
              <w:t xml:space="preserve"> @3.4GHz</w:t>
            </w:r>
            <w:r w:rsidR="00493C87">
              <w:rPr>
                <w:rFonts w:hint="eastAsia"/>
              </w:rPr>
              <w:t>，</w:t>
            </w:r>
            <w:r w:rsidR="00493C87">
              <w:t>8P+8E</w:t>
            </w:r>
            <w:r w:rsidR="00493C87">
              <w:rPr>
                <w:rFonts w:hint="eastAsia"/>
              </w:rPr>
              <w:t>，</w:t>
            </w:r>
            <w:r w:rsidR="00374FD7">
              <w:t>24</w:t>
            </w:r>
            <w:r w:rsidR="00374FD7">
              <w:rPr>
                <w:rFonts w:hint="eastAsia"/>
              </w:rPr>
              <w:t>线程</w:t>
            </w:r>
          </w:p>
        </w:tc>
      </w:tr>
      <w:tr w:rsidR="0049682A" w14:paraId="356E009B" w14:textId="77777777" w:rsidTr="000F7EAA">
        <w:tc>
          <w:tcPr>
            <w:tcW w:w="2405" w:type="dxa"/>
          </w:tcPr>
          <w:p w14:paraId="249A1258" w14:textId="4ECE9B0F" w:rsidR="0049682A" w:rsidRDefault="009D1D8B" w:rsidP="000F7EAA">
            <w:pPr>
              <w:pStyle w:val="afe"/>
              <w:jc w:val="center"/>
            </w:pPr>
            <w:r>
              <w:rPr>
                <w:rFonts w:hint="eastAsia"/>
              </w:rPr>
              <w:t>主板</w:t>
            </w:r>
          </w:p>
        </w:tc>
        <w:tc>
          <w:tcPr>
            <w:tcW w:w="5891" w:type="dxa"/>
          </w:tcPr>
          <w:p w14:paraId="45BE6D25" w14:textId="504EE9A4" w:rsidR="0049682A" w:rsidRDefault="00493C87" w:rsidP="000F7EAA">
            <w:pPr>
              <w:pStyle w:val="afe"/>
            </w:pPr>
            <w:r>
              <w:rPr>
                <w:rFonts w:hint="eastAsia"/>
              </w:rPr>
              <w:t>MS</w:t>
            </w:r>
            <w:r>
              <w:t xml:space="preserve"> </w:t>
            </w:r>
            <w:r w:rsidR="009D1D8B">
              <w:t>icraft-</w:t>
            </w:r>
            <w:r w:rsidR="0062043D">
              <w:t>Z</w:t>
            </w:r>
            <w:r w:rsidR="009D1D8B">
              <w:t>690</w:t>
            </w:r>
          </w:p>
        </w:tc>
      </w:tr>
      <w:tr w:rsidR="0049682A" w14:paraId="2B91294B" w14:textId="77777777" w:rsidTr="000F7EAA">
        <w:tc>
          <w:tcPr>
            <w:tcW w:w="2405" w:type="dxa"/>
          </w:tcPr>
          <w:p w14:paraId="5819FDD1" w14:textId="0AF44CBB" w:rsidR="0049682A" w:rsidRDefault="009D1D8B" w:rsidP="000F7EAA">
            <w:pPr>
              <w:pStyle w:val="afe"/>
              <w:jc w:val="center"/>
            </w:pPr>
            <w:r>
              <w:rPr>
                <w:rFonts w:hint="eastAsia"/>
              </w:rPr>
              <w:t>内存</w:t>
            </w:r>
          </w:p>
        </w:tc>
        <w:tc>
          <w:tcPr>
            <w:tcW w:w="5891" w:type="dxa"/>
          </w:tcPr>
          <w:p w14:paraId="782B2E03" w14:textId="704DFC9D" w:rsidR="0049682A" w:rsidRDefault="009D1D8B" w:rsidP="000F7EAA">
            <w:pPr>
              <w:pStyle w:val="afe"/>
            </w:pPr>
            <w:r>
              <w:rPr>
                <w:rFonts w:hint="eastAsia"/>
              </w:rPr>
              <w:t>D</w:t>
            </w:r>
            <w:r>
              <w:t>DR5 32G 6000MHz</w:t>
            </w:r>
            <w:r w:rsidR="005D2359">
              <w:t xml:space="preserve"> </w:t>
            </w:r>
            <w:r w:rsidR="005D2359">
              <w:rPr>
                <w:rFonts w:hint="eastAsia"/>
              </w:rPr>
              <w:t>C</w:t>
            </w:r>
            <w:r w:rsidR="005D2359">
              <w:t>30</w:t>
            </w:r>
          </w:p>
        </w:tc>
      </w:tr>
      <w:tr w:rsidR="0049682A" w14:paraId="135D0C1C" w14:textId="77777777" w:rsidTr="000F7EAA">
        <w:tc>
          <w:tcPr>
            <w:tcW w:w="2405" w:type="dxa"/>
          </w:tcPr>
          <w:p w14:paraId="7AE9F3FD" w14:textId="2DA82427" w:rsidR="0049682A" w:rsidRDefault="0062043D" w:rsidP="000F7EAA">
            <w:pPr>
              <w:pStyle w:val="afe"/>
              <w:jc w:val="center"/>
            </w:pPr>
            <w:r>
              <w:rPr>
                <w:rFonts w:hint="eastAsia"/>
              </w:rPr>
              <w:t>操作系统</w:t>
            </w:r>
          </w:p>
        </w:tc>
        <w:tc>
          <w:tcPr>
            <w:tcW w:w="5891" w:type="dxa"/>
          </w:tcPr>
          <w:p w14:paraId="7C4237A1" w14:textId="1FF69F28" w:rsidR="0049682A" w:rsidRDefault="0062043D" w:rsidP="000F7EAA">
            <w:pPr>
              <w:pStyle w:val="afe"/>
            </w:pPr>
            <w:r>
              <w:t>Windows 11 Pro 22H2</w:t>
            </w:r>
          </w:p>
        </w:tc>
      </w:tr>
      <w:tr w:rsidR="0049682A" w14:paraId="53C94DEC" w14:textId="77777777" w:rsidTr="000F7EAA">
        <w:tc>
          <w:tcPr>
            <w:tcW w:w="2405" w:type="dxa"/>
          </w:tcPr>
          <w:p w14:paraId="73A641F2" w14:textId="4869E6BE" w:rsidR="0049682A" w:rsidRDefault="0062043D" w:rsidP="000F7EAA">
            <w:pPr>
              <w:pStyle w:val="afe"/>
              <w:jc w:val="center"/>
            </w:pPr>
            <w:r>
              <w:rPr>
                <w:rFonts w:hint="eastAsia"/>
              </w:rPr>
              <w:t>r</w:t>
            </w:r>
            <w:r>
              <w:t>ust</w:t>
            </w:r>
            <w:r w:rsidR="000D7789">
              <w:t xml:space="preserve"> </w:t>
            </w:r>
            <w:r>
              <w:t>c</w:t>
            </w:r>
            <w:r w:rsidR="000D7789">
              <w:rPr>
                <w:rFonts w:hint="eastAsia"/>
              </w:rPr>
              <w:t>omplier</w:t>
            </w:r>
            <w:r>
              <w:rPr>
                <w:rFonts w:hint="eastAsia"/>
              </w:rPr>
              <w:t>版本</w:t>
            </w:r>
          </w:p>
        </w:tc>
        <w:tc>
          <w:tcPr>
            <w:tcW w:w="5891" w:type="dxa"/>
          </w:tcPr>
          <w:p w14:paraId="4C3CCE75" w14:textId="56DF97D1" w:rsidR="0049682A" w:rsidRDefault="0062043D" w:rsidP="000F7EAA">
            <w:pPr>
              <w:pStyle w:val="afe"/>
            </w:pPr>
            <w:r>
              <w:rPr>
                <w:rFonts w:hint="eastAsia"/>
              </w:rPr>
              <w:t>1</w:t>
            </w:r>
            <w:r>
              <w:t>.68.0</w:t>
            </w:r>
          </w:p>
        </w:tc>
      </w:tr>
      <w:tr w:rsidR="0062043D" w14:paraId="7D0F5F34" w14:textId="77777777" w:rsidTr="000F7EAA">
        <w:tc>
          <w:tcPr>
            <w:tcW w:w="2405" w:type="dxa"/>
          </w:tcPr>
          <w:p w14:paraId="519D556F" w14:textId="24C0C678" w:rsidR="0062043D" w:rsidRDefault="0062043D" w:rsidP="000F7EAA">
            <w:pPr>
              <w:pStyle w:val="afe"/>
              <w:jc w:val="center"/>
            </w:pPr>
            <w:r>
              <w:rPr>
                <w:rFonts w:hint="eastAsia"/>
              </w:rPr>
              <w:t>JDK</w:t>
            </w:r>
            <w:r>
              <w:rPr>
                <w:rFonts w:hint="eastAsia"/>
              </w:rPr>
              <w:t>版本</w:t>
            </w:r>
          </w:p>
        </w:tc>
        <w:tc>
          <w:tcPr>
            <w:tcW w:w="5891" w:type="dxa"/>
          </w:tcPr>
          <w:p w14:paraId="1BE36110" w14:textId="700B0FE8" w:rsidR="0062043D" w:rsidRDefault="0062043D" w:rsidP="000F7EAA">
            <w:pPr>
              <w:pStyle w:val="afe"/>
            </w:pPr>
            <w:r>
              <w:rPr>
                <w:rFonts w:hint="eastAsia"/>
              </w:rPr>
              <w:t>1</w:t>
            </w:r>
            <w:r>
              <w:t>9</w:t>
            </w:r>
          </w:p>
        </w:tc>
      </w:tr>
    </w:tbl>
    <w:p w14:paraId="173A0E31" w14:textId="77777777" w:rsidR="00FF4EF4" w:rsidRDefault="0062043D" w:rsidP="00365A5B">
      <w:pPr>
        <w:pStyle w:val="a0"/>
        <w:ind w:firstLine="480"/>
      </w:pPr>
      <w:r>
        <w:rPr>
          <w:rFonts w:hint="eastAsia"/>
        </w:rPr>
        <w:t>在</w:t>
      </w:r>
      <w:r>
        <w:rPr>
          <w:rFonts w:hint="eastAsia"/>
        </w:rPr>
        <w:t>Rust</w:t>
      </w:r>
      <w:r>
        <w:rPr>
          <w:rFonts w:hint="eastAsia"/>
        </w:rPr>
        <w:t>测试中，使用第三方</w:t>
      </w:r>
      <w:r>
        <w:rPr>
          <w:rFonts w:hint="eastAsia"/>
        </w:rPr>
        <w:t>benchmark</w:t>
      </w:r>
      <w:r w:rsidR="00140892">
        <w:rPr>
          <w:rFonts w:hint="eastAsia"/>
        </w:rPr>
        <w:t>包</w:t>
      </w:r>
      <w:r>
        <w:rPr>
          <w:rFonts w:hint="eastAsia"/>
        </w:rPr>
        <w:t>Criterion</w:t>
      </w:r>
      <w:r w:rsidR="000F7EAA">
        <w:rPr>
          <w:rFonts w:hint="eastAsia"/>
        </w:rPr>
        <w:t>进行自动测试</w:t>
      </w:r>
      <w:r w:rsidR="005B1F12">
        <w:rPr>
          <w:rFonts w:hint="eastAsia"/>
        </w:rPr>
        <w:t>；在</w:t>
      </w:r>
      <w:r w:rsidR="005B1F12">
        <w:rPr>
          <w:rFonts w:hint="eastAsia"/>
        </w:rPr>
        <w:t>Java</w:t>
      </w:r>
      <w:r w:rsidR="005B1F12">
        <w:rPr>
          <w:rFonts w:hint="eastAsia"/>
        </w:rPr>
        <w:t>中使用</w:t>
      </w:r>
      <w:r w:rsidR="008C4DF7">
        <w:rPr>
          <w:rFonts w:hint="eastAsia"/>
        </w:rPr>
        <w:t>笔者</w:t>
      </w:r>
      <w:r w:rsidR="005B1F12">
        <w:rPr>
          <w:rFonts w:hint="eastAsia"/>
        </w:rPr>
        <w:t>自己编写的</w:t>
      </w:r>
      <w:r w:rsidR="00140892">
        <w:rPr>
          <w:rFonts w:hint="eastAsia"/>
        </w:rPr>
        <w:t>benchmark</w:t>
      </w:r>
      <w:r w:rsidR="005B1F12">
        <w:rPr>
          <w:rFonts w:hint="eastAsia"/>
        </w:rPr>
        <w:t>程序进行测试。</w:t>
      </w:r>
    </w:p>
    <w:p w14:paraId="711614A1" w14:textId="0ABE3E05" w:rsidR="0049682A" w:rsidRDefault="00FF4EF4" w:rsidP="00365A5B">
      <w:pPr>
        <w:pStyle w:val="a0"/>
        <w:ind w:firstLine="480"/>
      </w:pPr>
      <w:r>
        <w:rPr>
          <w:rFonts w:hint="eastAsia"/>
        </w:rPr>
        <w:t>笔者编写了测试函数，测试函数生成指定数量的取样线程，并</w:t>
      </w:r>
      <w:r w:rsidR="00A46EF4">
        <w:rPr>
          <w:rFonts w:hint="eastAsia"/>
        </w:rPr>
        <w:t>对这些线程调用</w:t>
      </w:r>
      <w:r w:rsidR="00A46EF4">
        <w:rPr>
          <w:rFonts w:hint="eastAsia"/>
        </w:rPr>
        <w:t>join</w:t>
      </w:r>
      <w:r w:rsidR="00A46EF4">
        <w:rPr>
          <w:rFonts w:hint="eastAsia"/>
        </w:rPr>
        <w:t>函数，</w:t>
      </w:r>
      <w:r>
        <w:rPr>
          <w:rFonts w:hint="eastAsia"/>
        </w:rPr>
        <w:t>等待他们完成。</w:t>
      </w:r>
      <w:r w:rsidR="00A46EF4">
        <w:rPr>
          <w:rFonts w:hint="eastAsia"/>
        </w:rPr>
        <w:t>所有取样线程结束后，</w:t>
      </w:r>
      <w:r>
        <w:rPr>
          <w:rFonts w:hint="eastAsia"/>
        </w:rPr>
        <w:t>收集取样结果后进行合并。</w:t>
      </w:r>
      <w:r w:rsidR="00365A5B">
        <w:rPr>
          <w:rFonts w:hint="eastAsia"/>
        </w:rPr>
        <w:t>运行</w:t>
      </w:r>
      <w:r w:rsidR="00365A5B">
        <w:rPr>
          <w:rFonts w:hint="eastAsia"/>
        </w:rPr>
        <w:t>1</w:t>
      </w:r>
      <w:r w:rsidR="00365A5B">
        <w:t>00</w:t>
      </w:r>
      <w:r w:rsidR="00365A5B">
        <w:rPr>
          <w:rFonts w:hint="eastAsia"/>
        </w:rPr>
        <w:t>次测试函数，对于收集到的</w:t>
      </w:r>
      <w:r w:rsidR="00365A5B">
        <w:t>100</w:t>
      </w:r>
      <w:r w:rsidR="00365A5B">
        <w:rPr>
          <w:rFonts w:hint="eastAsia"/>
        </w:rPr>
        <w:t>个运行时间进行整理后，得出单次测试的运行时间。</w:t>
      </w:r>
    </w:p>
    <w:p w14:paraId="52C87CB4" w14:textId="7631E452" w:rsidR="005B1F12" w:rsidRDefault="005B1F12" w:rsidP="0049682A">
      <w:pPr>
        <w:pStyle w:val="a0"/>
        <w:ind w:firstLine="480"/>
      </w:pPr>
      <w:r>
        <w:rPr>
          <w:rFonts w:hint="eastAsia"/>
        </w:rPr>
        <w:lastRenderedPageBreak/>
        <w:t>测试数据量</w:t>
      </w:r>
      <w:r w:rsidR="00140892">
        <w:rPr>
          <w:rFonts w:hint="eastAsia"/>
        </w:rPr>
        <w:t>（</w:t>
      </w:r>
      <w:r w:rsidR="00365A5B">
        <w:rPr>
          <w:rFonts w:hint="eastAsia"/>
        </w:rPr>
        <w:t>运行一次测试函数</w:t>
      </w:r>
      <w:r w:rsidR="00140892">
        <w:rPr>
          <w:rFonts w:hint="eastAsia"/>
        </w:rPr>
        <w:t>）</w:t>
      </w:r>
      <w:r>
        <w:rPr>
          <w:rFonts w:hint="eastAsia"/>
        </w:rPr>
        <w:t>如下：</w:t>
      </w:r>
    </w:p>
    <w:p w14:paraId="7500B06E" w14:textId="10618E63" w:rsidR="005D2359" w:rsidRDefault="005D2359" w:rsidP="005D2359">
      <w:pPr>
        <w:pStyle w:val="ac"/>
        <w:keepNext/>
      </w:pPr>
      <w:bookmarkStart w:id="114" w:name="_Ref13211487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D70A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ED70A9">
        <w:rPr>
          <w:noProof/>
        </w:rPr>
        <w:t>2</w:t>
      </w:r>
      <w:r>
        <w:fldChar w:fldCharType="end"/>
      </w:r>
      <w:r>
        <w:rPr>
          <w:rFonts w:hint="eastAsia"/>
        </w:rPr>
        <w:t>单次测试的数据量</w:t>
      </w:r>
      <w:bookmarkEnd w:id="114"/>
    </w:p>
    <w:tbl>
      <w:tblPr>
        <w:tblStyle w:val="a4"/>
        <w:tblW w:w="0" w:type="auto"/>
        <w:tblLook w:val="04A0" w:firstRow="1" w:lastRow="0" w:firstColumn="1" w:lastColumn="0" w:noHBand="0" w:noVBand="1"/>
      </w:tblPr>
      <w:tblGrid>
        <w:gridCol w:w="2765"/>
        <w:gridCol w:w="2765"/>
        <w:gridCol w:w="2766"/>
      </w:tblGrid>
      <w:tr w:rsidR="00040EE4" w14:paraId="4FA346F4" w14:textId="77777777" w:rsidTr="008C1C54">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2C970726" w14:textId="77777777" w:rsidR="00040EE4" w:rsidRDefault="00040EE4" w:rsidP="00040EE4">
            <w:pPr>
              <w:pStyle w:val="afe"/>
            </w:pPr>
          </w:p>
        </w:tc>
        <w:tc>
          <w:tcPr>
            <w:tcW w:w="2765" w:type="dxa"/>
            <w:tcBorders>
              <w:left w:val="single" w:sz="4" w:space="0" w:color="auto"/>
            </w:tcBorders>
          </w:tcPr>
          <w:p w14:paraId="38F9F634" w14:textId="598FF0A9" w:rsidR="00040EE4" w:rsidRDefault="00845D3D" w:rsidP="00040EE4">
            <w:pPr>
              <w:pStyle w:val="afe"/>
              <w:jc w:val="center"/>
            </w:pPr>
            <w:r>
              <w:rPr>
                <w:rFonts w:hint="eastAsia"/>
              </w:rPr>
              <w:t>并行蓄水池算法</w:t>
            </w:r>
          </w:p>
        </w:tc>
        <w:tc>
          <w:tcPr>
            <w:tcW w:w="2766" w:type="dxa"/>
          </w:tcPr>
          <w:p w14:paraId="6866ED1C" w14:textId="76462672" w:rsidR="00040EE4" w:rsidRDefault="00845D3D" w:rsidP="00040EE4">
            <w:pPr>
              <w:pStyle w:val="afe"/>
              <w:jc w:val="center"/>
            </w:pPr>
            <w:r>
              <w:rPr>
                <w:rFonts w:hint="eastAsia"/>
              </w:rPr>
              <w:t>朴素蓄水池算法</w:t>
            </w:r>
          </w:p>
        </w:tc>
      </w:tr>
      <w:tr w:rsidR="00040EE4" w14:paraId="6CE6D54D" w14:textId="77777777" w:rsidTr="00040EE4">
        <w:tc>
          <w:tcPr>
            <w:tcW w:w="2765" w:type="dxa"/>
            <w:tcBorders>
              <w:top w:val="single" w:sz="4" w:space="0" w:color="auto"/>
            </w:tcBorders>
          </w:tcPr>
          <w:p w14:paraId="45E5DB2D" w14:textId="1591E2A0" w:rsidR="00040EE4" w:rsidRDefault="00040EE4" w:rsidP="00040EE4">
            <w:pPr>
              <w:pStyle w:val="afe"/>
              <w:jc w:val="right"/>
            </w:pPr>
            <w:r>
              <w:rPr>
                <w:rFonts w:hint="eastAsia"/>
              </w:rPr>
              <w:t>取样数量</w:t>
            </w:r>
            <w:r>
              <w:rPr>
                <w:rFonts w:hint="eastAsia"/>
              </w:rPr>
              <w:t>k</w:t>
            </w:r>
          </w:p>
        </w:tc>
        <w:tc>
          <w:tcPr>
            <w:tcW w:w="5531" w:type="dxa"/>
            <w:gridSpan w:val="2"/>
          </w:tcPr>
          <w:p w14:paraId="54CA3883" w14:textId="201E4D82" w:rsidR="00040EE4" w:rsidRDefault="00040EE4" w:rsidP="00040EE4">
            <w:pPr>
              <w:pStyle w:val="afe"/>
              <w:jc w:val="center"/>
            </w:pPr>
            <w:r>
              <w:rPr>
                <w:rFonts w:hint="eastAsia"/>
              </w:rPr>
              <w:t>1</w:t>
            </w:r>
            <w:r>
              <w:t>000</w:t>
            </w:r>
          </w:p>
        </w:tc>
      </w:tr>
      <w:tr w:rsidR="00040EE4" w14:paraId="70967F90" w14:textId="77777777" w:rsidTr="00040EE4">
        <w:tc>
          <w:tcPr>
            <w:tcW w:w="2765" w:type="dxa"/>
          </w:tcPr>
          <w:p w14:paraId="6E91D166" w14:textId="68EFAF75" w:rsidR="00040EE4" w:rsidRDefault="00040EE4" w:rsidP="00040EE4">
            <w:pPr>
              <w:pStyle w:val="afe"/>
              <w:jc w:val="right"/>
            </w:pPr>
            <w:r>
              <w:rPr>
                <w:rFonts w:hint="eastAsia"/>
              </w:rPr>
              <w:t>单个</w:t>
            </w:r>
            <w:r w:rsidR="00516310">
              <w:rPr>
                <w:rFonts w:hint="eastAsia"/>
              </w:rPr>
              <w:t>取样</w:t>
            </w:r>
            <w:r>
              <w:rPr>
                <w:rFonts w:hint="eastAsia"/>
              </w:rPr>
              <w:t>线程的数据量</w:t>
            </w:r>
            <w:r>
              <w:rPr>
                <w:rFonts w:hint="eastAsia"/>
              </w:rPr>
              <w:t>N</w:t>
            </w:r>
          </w:p>
        </w:tc>
        <w:tc>
          <w:tcPr>
            <w:tcW w:w="2765" w:type="dxa"/>
          </w:tcPr>
          <w:p w14:paraId="6B1B1B95" w14:textId="090AC116" w:rsidR="00040EE4" w:rsidRPr="00040EE4" w:rsidRDefault="00040EE4" w:rsidP="00040EE4">
            <w:pPr>
              <w:pStyle w:val="afe"/>
              <w:jc w:val="center"/>
            </w:pPr>
            <w:r>
              <w:t>10</w:t>
            </w:r>
            <w:r w:rsidR="00EB0E65">
              <w:t>0</w:t>
            </w:r>
            <w:r>
              <w:t>0</w:t>
            </w:r>
            <w:r w:rsidR="009569CE">
              <w:t>_</w:t>
            </w:r>
            <w:r>
              <w:t>0000</w:t>
            </w:r>
          </w:p>
        </w:tc>
        <w:tc>
          <w:tcPr>
            <w:tcW w:w="2766" w:type="dxa"/>
          </w:tcPr>
          <w:p w14:paraId="09FE01C4" w14:textId="1B5F935D" w:rsidR="00040EE4" w:rsidRDefault="00040EE4" w:rsidP="00040EE4">
            <w:pPr>
              <w:pStyle w:val="afe"/>
              <w:jc w:val="center"/>
            </w:pPr>
            <w:r>
              <w:rPr>
                <w:rFonts w:hint="eastAsia"/>
              </w:rPr>
              <w:t>1</w:t>
            </w:r>
            <w:r w:rsidR="00EB0E65">
              <w:t>_</w:t>
            </w:r>
            <w:r>
              <w:t>6</w:t>
            </w:r>
            <w:r w:rsidR="00EB0E65">
              <w:t>0</w:t>
            </w:r>
            <w:r>
              <w:t>00</w:t>
            </w:r>
            <w:r w:rsidR="009569CE">
              <w:t>_</w:t>
            </w:r>
            <w:r>
              <w:t>0000</w:t>
            </w:r>
          </w:p>
        </w:tc>
      </w:tr>
      <w:tr w:rsidR="00040EE4" w14:paraId="0893ABC4" w14:textId="77777777" w:rsidTr="00040EE4">
        <w:tc>
          <w:tcPr>
            <w:tcW w:w="2765" w:type="dxa"/>
          </w:tcPr>
          <w:p w14:paraId="58A89C77" w14:textId="66C18133" w:rsidR="00040EE4" w:rsidRDefault="00516310" w:rsidP="00040EE4">
            <w:pPr>
              <w:pStyle w:val="afe"/>
              <w:jc w:val="right"/>
            </w:pPr>
            <w:r>
              <w:rPr>
                <w:rFonts w:hint="eastAsia"/>
              </w:rPr>
              <w:t>取样</w:t>
            </w:r>
            <w:r w:rsidR="00040EE4">
              <w:rPr>
                <w:rFonts w:hint="eastAsia"/>
              </w:rPr>
              <w:t>线程个数</w:t>
            </w:r>
          </w:p>
        </w:tc>
        <w:tc>
          <w:tcPr>
            <w:tcW w:w="2765" w:type="dxa"/>
          </w:tcPr>
          <w:p w14:paraId="57876376" w14:textId="372037D5" w:rsidR="00040EE4" w:rsidRDefault="00040EE4" w:rsidP="00040EE4">
            <w:pPr>
              <w:pStyle w:val="afe"/>
              <w:jc w:val="center"/>
            </w:pPr>
            <w:r>
              <w:rPr>
                <w:rFonts w:hint="eastAsia"/>
              </w:rPr>
              <w:t>1</w:t>
            </w:r>
            <w:r>
              <w:t>6</w:t>
            </w:r>
          </w:p>
        </w:tc>
        <w:tc>
          <w:tcPr>
            <w:tcW w:w="2766" w:type="dxa"/>
          </w:tcPr>
          <w:p w14:paraId="7FFF84B9" w14:textId="6A0AB3A1" w:rsidR="00040EE4" w:rsidRDefault="00040EE4" w:rsidP="00040EE4">
            <w:pPr>
              <w:pStyle w:val="afe"/>
              <w:jc w:val="center"/>
            </w:pPr>
            <w:r>
              <w:rPr>
                <w:rFonts w:hint="eastAsia"/>
              </w:rPr>
              <w:t>1</w:t>
            </w:r>
          </w:p>
        </w:tc>
      </w:tr>
      <w:tr w:rsidR="00EF1B7F" w14:paraId="3C44FFA8" w14:textId="77777777" w:rsidTr="00040EE4">
        <w:tc>
          <w:tcPr>
            <w:tcW w:w="2765" w:type="dxa"/>
          </w:tcPr>
          <w:p w14:paraId="7D6CB8EB" w14:textId="4FD9564D" w:rsidR="00EF1B7F" w:rsidRDefault="00EF1B7F" w:rsidP="00040EE4">
            <w:pPr>
              <w:pStyle w:val="afe"/>
              <w:jc w:val="right"/>
            </w:pPr>
            <w:r>
              <w:rPr>
                <w:rFonts w:hint="eastAsia"/>
              </w:rPr>
              <w:t>总数据量</w:t>
            </w:r>
          </w:p>
        </w:tc>
        <w:tc>
          <w:tcPr>
            <w:tcW w:w="2765" w:type="dxa"/>
          </w:tcPr>
          <w:p w14:paraId="4EFF0396" w14:textId="77D90D21" w:rsidR="00EF1B7F" w:rsidRDefault="00EF1B7F" w:rsidP="00040EE4">
            <w:pPr>
              <w:pStyle w:val="afe"/>
              <w:jc w:val="center"/>
            </w:pPr>
            <w:r>
              <w:rPr>
                <w:rFonts w:hint="eastAsia"/>
              </w:rPr>
              <w:t>1</w:t>
            </w:r>
            <w:r>
              <w:t>_6000_0000</w:t>
            </w:r>
          </w:p>
        </w:tc>
        <w:tc>
          <w:tcPr>
            <w:tcW w:w="2766" w:type="dxa"/>
          </w:tcPr>
          <w:p w14:paraId="283960D8" w14:textId="2253DBED" w:rsidR="00EF1B7F" w:rsidRDefault="00EF1B7F" w:rsidP="00040EE4">
            <w:pPr>
              <w:pStyle w:val="afe"/>
              <w:jc w:val="center"/>
            </w:pPr>
            <w:r>
              <w:rPr>
                <w:rFonts w:hint="eastAsia"/>
              </w:rPr>
              <w:t>1</w:t>
            </w:r>
            <w:r>
              <w:t>_6000_0000</w:t>
            </w:r>
          </w:p>
        </w:tc>
      </w:tr>
    </w:tbl>
    <w:p w14:paraId="56D9709E" w14:textId="607F5608" w:rsidR="00370D3B" w:rsidRDefault="00180833" w:rsidP="00370D3B">
      <w:pPr>
        <w:pStyle w:val="3"/>
      </w:pPr>
      <w:bookmarkStart w:id="115" w:name="_Toc134283141"/>
      <w:r>
        <w:rPr>
          <w:rFonts w:hint="eastAsia"/>
        </w:rPr>
        <w:t>性能</w:t>
      </w:r>
      <w:r w:rsidR="00370D3B">
        <w:rPr>
          <w:rFonts w:hint="eastAsia"/>
        </w:rPr>
        <w:t>测试结果</w:t>
      </w:r>
      <w:bookmarkEnd w:id="115"/>
    </w:p>
    <w:p w14:paraId="2C05AF77" w14:textId="19F38FF8"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3</w:t>
      </w:r>
      <w:r w:rsidR="005D2359">
        <w:fldChar w:fldCharType="end"/>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370D3B" w14:paraId="2DD3D4E2"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2691EBB" w14:textId="77777777" w:rsidR="00370D3B" w:rsidRDefault="00370D3B" w:rsidP="004F7D49">
            <w:pPr>
              <w:pStyle w:val="afe"/>
            </w:pPr>
          </w:p>
        </w:tc>
        <w:tc>
          <w:tcPr>
            <w:tcW w:w="2765" w:type="dxa"/>
            <w:tcBorders>
              <w:left w:val="single" w:sz="4" w:space="0" w:color="auto"/>
            </w:tcBorders>
          </w:tcPr>
          <w:p w14:paraId="65CCA94C" w14:textId="420F4571" w:rsidR="00370D3B" w:rsidRDefault="00845D3D" w:rsidP="004F7D49">
            <w:pPr>
              <w:pStyle w:val="afe"/>
              <w:jc w:val="center"/>
            </w:pPr>
            <w:r>
              <w:rPr>
                <w:rFonts w:hint="eastAsia"/>
              </w:rPr>
              <w:t>并行蓄水池算法</w:t>
            </w:r>
          </w:p>
        </w:tc>
        <w:tc>
          <w:tcPr>
            <w:tcW w:w="2766" w:type="dxa"/>
          </w:tcPr>
          <w:p w14:paraId="7787BFBE" w14:textId="28B147F4" w:rsidR="00370D3B" w:rsidRDefault="00845D3D" w:rsidP="004F7D49">
            <w:pPr>
              <w:pStyle w:val="afe"/>
              <w:jc w:val="center"/>
            </w:pPr>
            <w:r>
              <w:rPr>
                <w:rFonts w:hint="eastAsia"/>
              </w:rPr>
              <w:t>朴素蓄水池算法</w:t>
            </w:r>
          </w:p>
        </w:tc>
      </w:tr>
      <w:tr w:rsidR="00370D3B" w14:paraId="263B8EC1" w14:textId="77777777" w:rsidTr="003A0394">
        <w:tc>
          <w:tcPr>
            <w:tcW w:w="2765" w:type="dxa"/>
            <w:tcBorders>
              <w:top w:val="single" w:sz="4" w:space="0" w:color="auto"/>
            </w:tcBorders>
          </w:tcPr>
          <w:p w14:paraId="329ABB7E" w14:textId="3E83DDE3" w:rsidR="00370D3B" w:rsidRDefault="00370D3B" w:rsidP="004F7D49">
            <w:pPr>
              <w:pStyle w:val="afe"/>
              <w:jc w:val="right"/>
            </w:pPr>
            <w:r>
              <w:rPr>
                <w:rFonts w:hint="eastAsia"/>
              </w:rPr>
              <w:t>Java</w:t>
            </w:r>
          </w:p>
        </w:tc>
        <w:tc>
          <w:tcPr>
            <w:tcW w:w="2765" w:type="dxa"/>
          </w:tcPr>
          <w:p w14:paraId="6F34F349" w14:textId="0C2B55BB" w:rsidR="00370D3B" w:rsidRDefault="00EF1B7F" w:rsidP="004F7D49">
            <w:pPr>
              <w:pStyle w:val="afe"/>
              <w:jc w:val="center"/>
            </w:pPr>
            <w:r>
              <w:rPr>
                <w:rFonts w:hint="eastAsia"/>
              </w:rPr>
              <w:t>3</w:t>
            </w:r>
            <w:r w:rsidR="000214ED">
              <w:t>54</w:t>
            </w:r>
            <w:r>
              <w:t>.58ms</w:t>
            </w:r>
          </w:p>
        </w:tc>
        <w:tc>
          <w:tcPr>
            <w:tcW w:w="2766" w:type="dxa"/>
          </w:tcPr>
          <w:p w14:paraId="75179EFF" w14:textId="0D164600" w:rsidR="00370D3B" w:rsidRDefault="00EF1B7F" w:rsidP="004F7D49">
            <w:pPr>
              <w:pStyle w:val="afe"/>
              <w:jc w:val="center"/>
            </w:pPr>
            <w:r>
              <w:t>2256.18ms</w:t>
            </w:r>
          </w:p>
        </w:tc>
      </w:tr>
      <w:tr w:rsidR="00370D3B" w14:paraId="26A8020F" w14:textId="77777777" w:rsidTr="004F7D49">
        <w:tc>
          <w:tcPr>
            <w:tcW w:w="2765" w:type="dxa"/>
          </w:tcPr>
          <w:p w14:paraId="55E04E2A" w14:textId="56402935" w:rsidR="00370D3B" w:rsidRDefault="00370D3B" w:rsidP="004F7D49">
            <w:pPr>
              <w:pStyle w:val="afe"/>
              <w:jc w:val="right"/>
            </w:pPr>
            <w:r>
              <w:rPr>
                <w:rFonts w:hint="eastAsia"/>
              </w:rPr>
              <w:t>Rust</w:t>
            </w:r>
          </w:p>
        </w:tc>
        <w:tc>
          <w:tcPr>
            <w:tcW w:w="2765" w:type="dxa"/>
          </w:tcPr>
          <w:p w14:paraId="1923891C" w14:textId="0BB7B629" w:rsidR="00370D3B" w:rsidRPr="00040EE4" w:rsidRDefault="002734D0" w:rsidP="004F7D49">
            <w:pPr>
              <w:pStyle w:val="afe"/>
              <w:jc w:val="center"/>
            </w:pPr>
            <w:r>
              <w:t>265.71</w:t>
            </w:r>
            <w:r w:rsidR="00370D3B">
              <w:rPr>
                <w:rFonts w:hint="eastAsia"/>
              </w:rPr>
              <w:t>ms</w:t>
            </w:r>
          </w:p>
        </w:tc>
        <w:tc>
          <w:tcPr>
            <w:tcW w:w="2766" w:type="dxa"/>
          </w:tcPr>
          <w:p w14:paraId="034FC793" w14:textId="01F88A98" w:rsidR="00370D3B" w:rsidRDefault="002734D0" w:rsidP="004F7D49">
            <w:pPr>
              <w:pStyle w:val="afe"/>
              <w:jc w:val="center"/>
            </w:pPr>
            <w:r>
              <w:t>1631.5ms</w:t>
            </w:r>
          </w:p>
        </w:tc>
      </w:tr>
    </w:tbl>
    <w:p w14:paraId="6047D183" w14:textId="1262526A"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4</w:t>
      </w:r>
      <w:r w:rsidR="005D2359">
        <w:fldChar w:fldCharType="end"/>
      </w:r>
      <w:r>
        <w:rPr>
          <w:rFonts w:hint="eastAsia"/>
        </w:rPr>
        <w:t>归一化后的</w:t>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AF675F" w14:paraId="3062F475"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79C24F8" w14:textId="77777777" w:rsidR="00AF675F" w:rsidRDefault="00AF675F" w:rsidP="004F7D49">
            <w:pPr>
              <w:pStyle w:val="afe"/>
            </w:pPr>
          </w:p>
        </w:tc>
        <w:tc>
          <w:tcPr>
            <w:tcW w:w="2765" w:type="dxa"/>
            <w:tcBorders>
              <w:left w:val="single" w:sz="4" w:space="0" w:color="auto"/>
            </w:tcBorders>
          </w:tcPr>
          <w:p w14:paraId="5C430BA5" w14:textId="77777777" w:rsidR="00AF675F" w:rsidRDefault="00AF675F" w:rsidP="004F7D49">
            <w:pPr>
              <w:pStyle w:val="afe"/>
              <w:jc w:val="center"/>
            </w:pPr>
            <w:r>
              <w:rPr>
                <w:rFonts w:hint="eastAsia"/>
              </w:rPr>
              <w:t>ParallelReservoir</w:t>
            </w:r>
          </w:p>
        </w:tc>
        <w:tc>
          <w:tcPr>
            <w:tcW w:w="2766" w:type="dxa"/>
          </w:tcPr>
          <w:p w14:paraId="132292B5" w14:textId="77777777" w:rsidR="00AF675F" w:rsidRDefault="00AF675F" w:rsidP="004F7D49">
            <w:pPr>
              <w:pStyle w:val="afe"/>
              <w:jc w:val="center"/>
            </w:pPr>
            <w:r>
              <w:rPr>
                <w:rFonts w:hint="eastAsia"/>
              </w:rPr>
              <w:t>SimpleReservoir</w:t>
            </w:r>
          </w:p>
        </w:tc>
      </w:tr>
      <w:tr w:rsidR="00AF675F" w14:paraId="3BB27541" w14:textId="77777777" w:rsidTr="004F7D49">
        <w:tc>
          <w:tcPr>
            <w:tcW w:w="2765" w:type="dxa"/>
            <w:tcBorders>
              <w:top w:val="single" w:sz="4" w:space="0" w:color="auto"/>
            </w:tcBorders>
          </w:tcPr>
          <w:p w14:paraId="5F490A03" w14:textId="77777777" w:rsidR="00AF675F" w:rsidRDefault="00AF675F" w:rsidP="004F7D49">
            <w:pPr>
              <w:pStyle w:val="afe"/>
              <w:jc w:val="right"/>
            </w:pPr>
            <w:r>
              <w:rPr>
                <w:rFonts w:hint="eastAsia"/>
              </w:rPr>
              <w:t>Java</w:t>
            </w:r>
          </w:p>
        </w:tc>
        <w:tc>
          <w:tcPr>
            <w:tcW w:w="2765" w:type="dxa"/>
          </w:tcPr>
          <w:p w14:paraId="1012094F" w14:textId="78DFD9F0" w:rsidR="00AF675F" w:rsidRDefault="00AF675F" w:rsidP="004F7D49">
            <w:pPr>
              <w:pStyle w:val="afe"/>
              <w:jc w:val="center"/>
            </w:pPr>
            <w:r>
              <w:t>1.3</w:t>
            </w:r>
            <w:r w:rsidR="000214ED">
              <w:t>3</w:t>
            </w:r>
          </w:p>
        </w:tc>
        <w:tc>
          <w:tcPr>
            <w:tcW w:w="2766" w:type="dxa"/>
          </w:tcPr>
          <w:p w14:paraId="1EFBC49D" w14:textId="069C041A" w:rsidR="00AF675F" w:rsidRDefault="002734D0" w:rsidP="004F7D49">
            <w:pPr>
              <w:pStyle w:val="afe"/>
              <w:jc w:val="center"/>
            </w:pPr>
            <w:r>
              <w:t>1.38</w:t>
            </w:r>
          </w:p>
        </w:tc>
      </w:tr>
      <w:tr w:rsidR="00AF675F" w14:paraId="55E2F3DB" w14:textId="77777777" w:rsidTr="004F7D49">
        <w:tc>
          <w:tcPr>
            <w:tcW w:w="2765" w:type="dxa"/>
          </w:tcPr>
          <w:p w14:paraId="48491D9F" w14:textId="77777777" w:rsidR="00AF675F" w:rsidRDefault="00AF675F" w:rsidP="004F7D49">
            <w:pPr>
              <w:pStyle w:val="afe"/>
              <w:jc w:val="right"/>
            </w:pPr>
            <w:r>
              <w:rPr>
                <w:rFonts w:hint="eastAsia"/>
              </w:rPr>
              <w:t>Rust</w:t>
            </w:r>
          </w:p>
        </w:tc>
        <w:tc>
          <w:tcPr>
            <w:tcW w:w="2765" w:type="dxa"/>
          </w:tcPr>
          <w:p w14:paraId="380242E4" w14:textId="4A175DD3" w:rsidR="00AF675F" w:rsidRPr="00040EE4" w:rsidRDefault="00AF675F" w:rsidP="004F7D49">
            <w:pPr>
              <w:pStyle w:val="afe"/>
              <w:jc w:val="center"/>
            </w:pPr>
            <w:r>
              <w:t>1.00</w:t>
            </w:r>
          </w:p>
        </w:tc>
        <w:tc>
          <w:tcPr>
            <w:tcW w:w="2766" w:type="dxa"/>
          </w:tcPr>
          <w:p w14:paraId="49CCEE68" w14:textId="23ABCA0D" w:rsidR="00AF675F" w:rsidRDefault="00AF675F" w:rsidP="004F7D49">
            <w:pPr>
              <w:pStyle w:val="afe"/>
              <w:jc w:val="center"/>
            </w:pPr>
            <w:r>
              <w:t>1.00</w:t>
            </w:r>
          </w:p>
        </w:tc>
      </w:tr>
    </w:tbl>
    <w:p w14:paraId="15FCA03E" w14:textId="10146AD1" w:rsidR="00AF675F" w:rsidRDefault="00533ED3" w:rsidP="00AF675F">
      <w:pPr>
        <w:pStyle w:val="a0"/>
        <w:ind w:firstLine="480"/>
      </w:pPr>
      <w:r>
        <w:rPr>
          <w:rFonts w:hint="eastAsia"/>
        </w:rPr>
        <w:t>就测试结果来看，</w:t>
      </w:r>
      <w:r>
        <w:rPr>
          <w:rFonts w:hint="eastAsia"/>
        </w:rPr>
        <w:t>Rust</w:t>
      </w:r>
      <w:r w:rsidR="00464678">
        <w:rPr>
          <w:rFonts w:hint="eastAsia"/>
        </w:rPr>
        <w:t>的性能</w:t>
      </w:r>
      <w:r>
        <w:rPr>
          <w:rFonts w:hint="eastAsia"/>
        </w:rPr>
        <w:t>并没有</w:t>
      </w:r>
      <w:r w:rsidR="00464678">
        <w:rPr>
          <w:rFonts w:hint="eastAsia"/>
        </w:rPr>
        <w:t>超出</w:t>
      </w:r>
      <w:r w:rsidR="00464678">
        <w:rPr>
          <w:rFonts w:hint="eastAsia"/>
        </w:rPr>
        <w:t>Java</w:t>
      </w:r>
      <w:r w:rsidR="00464678">
        <w:rPr>
          <w:rFonts w:hint="eastAsia"/>
        </w:rPr>
        <w:t>太多；并且并行计算中，</w:t>
      </w:r>
      <w:r w:rsidR="00464678">
        <w:rPr>
          <w:rFonts w:hint="eastAsia"/>
        </w:rPr>
        <w:t>Rust</w:t>
      </w:r>
      <w:r w:rsidR="00464678">
        <w:rPr>
          <w:rFonts w:hint="eastAsia"/>
        </w:rPr>
        <w:t>与</w:t>
      </w:r>
      <w:r w:rsidR="00464678">
        <w:rPr>
          <w:rFonts w:hint="eastAsia"/>
        </w:rPr>
        <w:t>Java</w:t>
      </w:r>
      <w:r w:rsidR="00464678">
        <w:rPr>
          <w:rFonts w:hint="eastAsia"/>
        </w:rPr>
        <w:t>的差距变得更小了。</w:t>
      </w:r>
      <w:r w:rsidR="00A576FB">
        <w:rPr>
          <w:rFonts w:hint="eastAsia"/>
        </w:rPr>
        <w:t>不管怎样，在蓄水池算法中</w:t>
      </w:r>
      <w:r w:rsidR="00A576FB">
        <w:rPr>
          <w:rFonts w:hint="eastAsia"/>
        </w:rPr>
        <w:t>Rust</w:t>
      </w:r>
      <w:r w:rsidR="00A576FB">
        <w:rPr>
          <w:rFonts w:hint="eastAsia"/>
        </w:rPr>
        <w:t>和</w:t>
      </w:r>
      <w:r w:rsidR="00A576FB">
        <w:rPr>
          <w:rFonts w:hint="eastAsia"/>
        </w:rPr>
        <w:t>Java</w:t>
      </w:r>
      <w:r w:rsidR="00A576FB">
        <w:rPr>
          <w:rFonts w:hint="eastAsia"/>
        </w:rPr>
        <w:t>所用时间的比值均大于</w:t>
      </w:r>
      <w:r w:rsidR="00A576FB" w:rsidRPr="0049682A">
        <w:t>Pereira, Rui</w:t>
      </w:r>
      <w:r w:rsidR="00A576FB" w:rsidRPr="0049682A">
        <w:t>等</w:t>
      </w:r>
      <w:r w:rsidR="00A576FB">
        <w:rPr>
          <w:rFonts w:hint="eastAsia"/>
        </w:rPr>
        <w:t>给出的</w:t>
      </w:r>
      <w:r w:rsidR="00A576FB">
        <w:t>1.05:1.89</w:t>
      </w:r>
      <w:r w:rsidR="006D6EF5">
        <w:rPr>
          <w:rFonts w:hint="eastAsia"/>
        </w:rPr>
        <w:t>，也就是说，</w:t>
      </w:r>
      <w:r w:rsidR="00443DB5">
        <w:rPr>
          <w:rFonts w:hint="eastAsia"/>
        </w:rPr>
        <w:t>在本算法的实现</w:t>
      </w:r>
      <w:r w:rsidR="006D6EF5">
        <w:rPr>
          <w:rFonts w:hint="eastAsia"/>
        </w:rPr>
        <w:t>中，</w:t>
      </w:r>
      <w:r w:rsidR="006D6EF5">
        <w:rPr>
          <w:rFonts w:hint="eastAsia"/>
        </w:rPr>
        <w:t>Rust</w:t>
      </w:r>
      <w:r w:rsidR="00443DB5">
        <w:rPr>
          <w:rFonts w:hint="eastAsia"/>
        </w:rPr>
        <w:t>的性能表现不及平均水平。</w:t>
      </w:r>
      <w:r w:rsidR="00443DB5" w:rsidRPr="00AF675F">
        <w:t xml:space="preserve"> </w:t>
      </w:r>
    </w:p>
    <w:p w14:paraId="7A529BB4" w14:textId="35440706" w:rsidR="00180833" w:rsidRDefault="00CA1741" w:rsidP="00180833">
      <w:pPr>
        <w:pStyle w:val="3"/>
      </w:pPr>
      <w:r>
        <w:rPr>
          <w:rFonts w:hint="eastAsia"/>
        </w:rPr>
        <w:t>多次收集结果</w:t>
      </w:r>
      <w:r w:rsidR="00FF4EF4">
        <w:rPr>
          <w:rFonts w:hint="eastAsia"/>
        </w:rPr>
        <w:t>对时间的影响</w:t>
      </w:r>
    </w:p>
    <w:p w14:paraId="1AE598BF" w14:textId="7D29B8AB" w:rsidR="00CA1741" w:rsidRDefault="00FF4EF4" w:rsidP="00CA1741">
      <w:pPr>
        <w:pStyle w:val="a0"/>
        <w:ind w:firstLine="480"/>
      </w:pPr>
      <w:r>
        <w:rPr>
          <w:rFonts w:hint="eastAsia"/>
        </w:rPr>
        <w:t>在实际生产过程中，为了及时地获得样本，一定会由在取样还没有完全结束期间，多次收集取样结果的情况。这对算法的完成时间会产生影响。为了保证收集结果时，不会有</w:t>
      </w:r>
      <w:r w:rsidR="00A46EF4">
        <w:rPr>
          <w:rFonts w:hint="eastAsia"/>
        </w:rPr>
        <w:t>取样</w:t>
      </w:r>
      <w:r>
        <w:rPr>
          <w:rFonts w:hint="eastAsia"/>
        </w:rPr>
        <w:t>线程因为数据流中尚无足够的数据而发生错误</w:t>
      </w:r>
      <w:r w:rsidR="00A46EF4">
        <w:rPr>
          <w:rFonts w:hint="eastAsia"/>
        </w:rPr>
        <w:t>，收集样本时进行了轮询等待。如果尚有取样线程没有足够的数据，则等待</w:t>
      </w:r>
      <w:r w:rsidR="00A46EF4">
        <w:rPr>
          <w:rFonts w:hint="eastAsia"/>
        </w:rPr>
        <w:t>1</w:t>
      </w:r>
      <w:r w:rsidR="00A46EF4">
        <w:rPr>
          <w:rFonts w:hint="eastAsia"/>
        </w:rPr>
        <w:t>毫秒。</w:t>
      </w:r>
    </w:p>
    <w:p w14:paraId="4EBDF6CF" w14:textId="77777777" w:rsidR="00A46EF4" w:rsidRDefault="00A46EF4" w:rsidP="00A46EF4">
      <w:pPr>
        <w:pStyle w:val="ab"/>
        <w:keepNext/>
      </w:pPr>
      <w:r>
        <w:rPr>
          <w:noProof/>
        </w:rPr>
        <w:lastRenderedPageBreak/>
        <w:drawing>
          <wp:inline distT="0" distB="0" distL="0" distR="0" wp14:anchorId="68BBA30B" wp14:editId="1E60FFA6">
            <wp:extent cx="5274310" cy="2964180"/>
            <wp:effectExtent l="0" t="0" r="2540" b="7620"/>
            <wp:docPr id="8" name="图表 8">
              <a:extLst xmlns:a="http://schemas.openxmlformats.org/drawingml/2006/main">
                <a:ext uri="{FF2B5EF4-FFF2-40B4-BE49-F238E27FC236}">
                  <a16:creationId xmlns:a16="http://schemas.microsoft.com/office/drawing/2014/main" id="{51F6172D-C0B1-4862-97DB-D8CDE0838C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49E6118" w14:textId="3F5E0A9A" w:rsidR="00A46EF4" w:rsidRDefault="00A46EF4" w:rsidP="00A46EF4">
      <w:pPr>
        <w:pStyle w:val="ac"/>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收集取样结果的次数对时间的影响</w:t>
      </w:r>
    </w:p>
    <w:p w14:paraId="15C9860C" w14:textId="499BE5EC" w:rsidR="00A46EF4" w:rsidRPr="00A46EF4" w:rsidRDefault="00B555B0" w:rsidP="00A46EF4">
      <w:pPr>
        <w:pStyle w:val="a0"/>
        <w:ind w:firstLine="480"/>
      </w:pPr>
      <w:r>
        <w:rPr>
          <w:rFonts w:hint="eastAsia"/>
        </w:rPr>
        <w:t>注意到，收集取样结果相对于取样</w:t>
      </w:r>
      <w:r w:rsidR="00137EBA">
        <w:rPr>
          <w:rFonts w:hint="eastAsia"/>
        </w:rPr>
        <w:t>的</w:t>
      </w:r>
      <w:r>
        <w:rPr>
          <w:rFonts w:hint="eastAsia"/>
        </w:rPr>
        <w:t>过程，开销是很小的</w:t>
      </w:r>
      <w:r w:rsidR="00137EBA">
        <w:rPr>
          <w:rFonts w:hint="eastAsia"/>
        </w:rPr>
        <w:t>。</w:t>
      </w:r>
      <w:r>
        <w:rPr>
          <w:rFonts w:hint="eastAsia"/>
        </w:rPr>
        <w:t>当取样</w:t>
      </w:r>
      <w:r>
        <w:rPr>
          <w:rFonts w:hint="eastAsia"/>
        </w:rPr>
        <w:t>7</w:t>
      </w:r>
      <w:r>
        <w:t>5</w:t>
      </w:r>
      <w:r>
        <w:rPr>
          <w:rFonts w:hint="eastAsia"/>
        </w:rPr>
        <w:t>次时</w:t>
      </w:r>
      <w:r w:rsidR="00137EBA">
        <w:rPr>
          <w:rFonts w:hint="eastAsia"/>
        </w:rPr>
        <w:t>，算法所用时间才有明显增加。在收集取样结果的次数在五十次以前，时间没有明显的增加，甚至还有所减少。这个现象应该是时间增加幅度在误差范围内导致的。</w:t>
      </w:r>
    </w:p>
    <w:p w14:paraId="43F348AA" w14:textId="253C93BF" w:rsidR="0049682A" w:rsidRDefault="008C1C54" w:rsidP="0049682A">
      <w:pPr>
        <w:pStyle w:val="3"/>
      </w:pPr>
      <w:bookmarkStart w:id="116" w:name="_Ref132729277"/>
      <w:bookmarkStart w:id="117" w:name="_Ref132729281"/>
      <w:bookmarkStart w:id="118" w:name="_Toc134283142"/>
      <w:r>
        <w:rPr>
          <w:rFonts w:hint="eastAsia"/>
        </w:rPr>
        <w:t>特征对象</w:t>
      </w:r>
      <w:r w:rsidR="0049682A">
        <w:rPr>
          <w:rFonts w:hint="eastAsia"/>
        </w:rPr>
        <w:t>带来的性能波动</w:t>
      </w:r>
      <w:bookmarkEnd w:id="116"/>
      <w:bookmarkEnd w:id="117"/>
      <w:bookmarkEnd w:id="118"/>
    </w:p>
    <w:p w14:paraId="3E9C42C9" w14:textId="6547058A" w:rsidR="0004216F" w:rsidRDefault="00AF675F" w:rsidP="00AF675F">
      <w:pPr>
        <w:pStyle w:val="a0"/>
        <w:ind w:firstLine="480"/>
      </w:pPr>
      <w:r>
        <w:rPr>
          <w:rFonts w:hint="eastAsia"/>
        </w:rPr>
        <w:t>在</w:t>
      </w:r>
      <w:r w:rsidR="00412E21">
        <w:fldChar w:fldCharType="begin"/>
      </w:r>
      <w:r w:rsidR="00412E21">
        <w:instrText xml:space="preserve"> REF _Ref132110591 \r \h </w:instrText>
      </w:r>
      <w:r w:rsidR="00412E21">
        <w:fldChar w:fldCharType="separate"/>
      </w:r>
      <w:r w:rsidR="00ED70A9">
        <w:t>2.2.2</w:t>
      </w:r>
      <w:r w:rsidR="00412E21">
        <w:fldChar w:fldCharType="end"/>
      </w:r>
      <w:r w:rsidR="00412E21">
        <w:rPr>
          <w:rFonts w:hint="eastAsia"/>
        </w:rPr>
        <w:t>节中，笔者介绍了</w:t>
      </w:r>
      <w:r w:rsidR="00072A4B">
        <w:rPr>
          <w:rFonts w:hint="eastAsia"/>
        </w:rPr>
        <w:t>特征对象。</w:t>
      </w:r>
      <w:r w:rsidR="00072A4B">
        <w:rPr>
          <w:rFonts w:hint="eastAsia"/>
        </w:rPr>
        <w:t>SamplerHandle</w:t>
      </w:r>
      <w:r w:rsidR="00633952">
        <w:rPr>
          <w:rFonts w:hint="eastAsia"/>
        </w:rPr>
        <w:t>的唯一成员变量</w:t>
      </w:r>
      <w:r w:rsidR="009569CE">
        <w:rPr>
          <w:rFonts w:hint="eastAsia"/>
        </w:rPr>
        <w:t>是</w:t>
      </w:r>
      <w:r w:rsidR="00072A4B">
        <w:rPr>
          <w:rFonts w:hint="eastAsia"/>
        </w:rPr>
        <w:t>一个特征对象</w:t>
      </w:r>
      <w:r w:rsidR="009569CE">
        <w:rPr>
          <w:rFonts w:hint="eastAsia"/>
        </w:rPr>
        <w:t>：</w:t>
      </w:r>
      <w:r w:rsidR="00072A4B">
        <w:t>Box&lt;dyn Sampler&lt;T&gt; + Send&gt;</w:t>
      </w:r>
      <w:r w:rsidR="00072A4B">
        <w:rPr>
          <w:rFonts w:hint="eastAsia"/>
        </w:rPr>
        <w:t>。这个特征对象的类型实际上是</w:t>
      </w:r>
      <w:r w:rsidR="00072A4B">
        <w:rPr>
          <w:rFonts w:hint="eastAsia"/>
        </w:rPr>
        <w:t>SimpleReservoir</w:t>
      </w:r>
      <w:r w:rsidR="00072A4B">
        <w:t>&lt;T&gt;</w:t>
      </w:r>
      <w:r w:rsidR="00072A4B">
        <w:rPr>
          <w:rFonts w:hint="eastAsia"/>
        </w:rPr>
        <w:t>。在</w:t>
      </w:r>
      <w:r w:rsidR="002C42FA">
        <w:rPr>
          <w:rFonts w:hint="eastAsia"/>
        </w:rPr>
        <w:t>对</w:t>
      </w:r>
      <w:r w:rsidR="00072A4B">
        <w:rPr>
          <w:rFonts w:hint="eastAsia"/>
        </w:rPr>
        <w:t>ParallelReservoir</w:t>
      </w:r>
      <w:r w:rsidR="00072A4B">
        <w:rPr>
          <w:rFonts w:hint="eastAsia"/>
        </w:rPr>
        <w:t>的测试中，笔者发现性能会出现波动</w:t>
      </w:r>
      <w:r w:rsidR="009B2CBE">
        <w:rPr>
          <w:rFonts w:hint="eastAsia"/>
        </w:rPr>
        <w:t>。</w:t>
      </w:r>
      <w:r w:rsidR="000873C8">
        <w:rPr>
          <w:rFonts w:hint="eastAsia"/>
        </w:rPr>
        <w:t>注意性能波动不是指单纯的性能损失，而是指测试结果在两个值之间反复变化。复现这种波动很容易，只需要多执行几次</w:t>
      </w:r>
      <w:r w:rsidR="000873C8">
        <w:rPr>
          <w:rFonts w:hint="eastAsia"/>
        </w:rPr>
        <w:t>cargo</w:t>
      </w:r>
      <w:r w:rsidR="000873C8">
        <w:t xml:space="preserve"> </w:t>
      </w:r>
      <w:r w:rsidR="000873C8">
        <w:rPr>
          <w:rFonts w:hint="eastAsia"/>
        </w:rPr>
        <w:t>bench</w:t>
      </w:r>
      <w:r w:rsidR="000873C8">
        <w:rPr>
          <w:rFonts w:hint="eastAsia"/>
        </w:rPr>
        <w:t>命令即可。两次测试之间，代码均无修改。</w:t>
      </w:r>
      <w:r w:rsidR="00B80C9D">
        <w:rPr>
          <w:rFonts w:hint="eastAsia"/>
        </w:rPr>
        <w:t>而朴素蓄水池算法的测试没有出现性能波动。</w:t>
      </w:r>
    </w:p>
    <w:p w14:paraId="7647D5A0" w14:textId="1F30C3BA" w:rsidR="00B80C9D" w:rsidRDefault="000873C8" w:rsidP="00AF675F">
      <w:pPr>
        <w:pStyle w:val="a0"/>
        <w:ind w:firstLine="480"/>
      </w:pPr>
      <w:r>
        <w:rPr>
          <w:rFonts w:hint="eastAsia"/>
        </w:rPr>
        <w:t>性能</w:t>
      </w:r>
      <w:r w:rsidR="000D7789">
        <w:rPr>
          <w:rFonts w:hint="eastAsia"/>
        </w:rPr>
        <w:t>波动以一次</w:t>
      </w:r>
      <w:r w:rsidR="000D7789">
        <w:rPr>
          <w:rFonts w:hint="eastAsia"/>
        </w:rPr>
        <w:t>cargo</w:t>
      </w:r>
      <w:r w:rsidR="000D7789">
        <w:t xml:space="preserve"> </w:t>
      </w:r>
      <w:r w:rsidR="000D7789">
        <w:rPr>
          <w:rFonts w:hint="eastAsia"/>
        </w:rPr>
        <w:t>bench</w:t>
      </w:r>
      <w:r w:rsidR="000D7789">
        <w:rPr>
          <w:rFonts w:hint="eastAsia"/>
        </w:rPr>
        <w:t>为单位出现</w:t>
      </w:r>
      <w:r w:rsidR="009B2CBE">
        <w:rPr>
          <w:rFonts w:hint="eastAsia"/>
        </w:rPr>
        <w:t>，一次</w:t>
      </w:r>
      <w:r w:rsidR="009B2CBE">
        <w:rPr>
          <w:rFonts w:hint="eastAsia"/>
        </w:rPr>
        <w:t>cargo</w:t>
      </w:r>
      <w:r w:rsidR="009B2CBE">
        <w:t xml:space="preserve"> </w:t>
      </w:r>
      <w:r w:rsidR="009B2CBE">
        <w:rPr>
          <w:rFonts w:hint="eastAsia"/>
        </w:rPr>
        <w:t>bench</w:t>
      </w:r>
      <w:r w:rsidR="009B2CBE">
        <w:rPr>
          <w:rFonts w:hint="eastAsia"/>
        </w:rPr>
        <w:t>会运行一百次被测试函数</w:t>
      </w:r>
      <w:r w:rsidR="00633952">
        <w:rPr>
          <w:rFonts w:hint="eastAsia"/>
        </w:rPr>
        <w:t>。</w:t>
      </w:r>
      <w:r w:rsidR="000D7789">
        <w:rPr>
          <w:rFonts w:hint="eastAsia"/>
        </w:rPr>
        <w:t>倘若某一次</w:t>
      </w:r>
      <w:r w:rsidR="000D7789">
        <w:rPr>
          <w:rFonts w:hint="eastAsia"/>
        </w:rPr>
        <w:t>cargo</w:t>
      </w:r>
      <w:r w:rsidR="000D7789">
        <w:t xml:space="preserve"> </w:t>
      </w:r>
      <w:r w:rsidR="000D7789">
        <w:rPr>
          <w:rFonts w:hint="eastAsia"/>
        </w:rPr>
        <w:t>bench</w:t>
      </w:r>
      <w:r w:rsidR="000D7789">
        <w:rPr>
          <w:rFonts w:hint="eastAsia"/>
        </w:rPr>
        <w:t>出现波动</w:t>
      </w:r>
      <w:r w:rsidR="00633952">
        <w:rPr>
          <w:rFonts w:hint="eastAsia"/>
        </w:rPr>
        <w:t>，</w:t>
      </w:r>
      <w:r>
        <w:t>Criterion</w:t>
      </w:r>
      <w:r>
        <w:rPr>
          <w:rFonts w:hint="eastAsia"/>
        </w:rPr>
        <w:t>对于</w:t>
      </w:r>
      <w:r w:rsidR="00437914">
        <w:rPr>
          <w:rFonts w:hint="eastAsia"/>
        </w:rPr>
        <w:t>并行蓄水池算法</w:t>
      </w:r>
      <w:r>
        <w:rPr>
          <w:rFonts w:hint="eastAsia"/>
        </w:rPr>
        <w:t>测试</w:t>
      </w:r>
      <w:r w:rsidR="002C42FA">
        <w:rPr>
          <w:rFonts w:hint="eastAsia"/>
        </w:rPr>
        <w:t>函数运行时间</w:t>
      </w:r>
      <w:r>
        <w:rPr>
          <w:rFonts w:hint="eastAsia"/>
        </w:rPr>
        <w:t>的估计值</w:t>
      </w:r>
      <w:r w:rsidR="00374FD7">
        <w:rPr>
          <w:rFonts w:hint="eastAsia"/>
        </w:rPr>
        <w:t>会增加</w:t>
      </w:r>
      <w:r w:rsidR="00B80C9D">
        <w:t>30</w:t>
      </w:r>
      <w:r w:rsidR="00374FD7">
        <w:t>%~</w:t>
      </w:r>
      <w:r w:rsidR="00B80C9D">
        <w:t>1</w:t>
      </w:r>
      <w:r w:rsidR="00443DB5">
        <w:t>3</w:t>
      </w:r>
      <w:r w:rsidR="00B80C9D">
        <w:t>0</w:t>
      </w:r>
      <w:r w:rsidR="00374FD7">
        <w:t>%</w:t>
      </w:r>
      <w:r w:rsidR="008F7D4D">
        <w:rPr>
          <w:rFonts w:hint="eastAsia"/>
        </w:rPr>
        <w:t>。笔者注意到发生波动时，时间增加</w:t>
      </w:r>
      <w:r w:rsidR="00374FD7">
        <w:rPr>
          <w:rFonts w:hint="eastAsia"/>
        </w:rPr>
        <w:t>的幅度与</w:t>
      </w:r>
      <w:r w:rsidR="00610501">
        <w:rPr>
          <w:rFonts w:hint="eastAsia"/>
        </w:rPr>
        <w:t>取样线程</w:t>
      </w:r>
      <w:r w:rsidR="002C39DC">
        <w:rPr>
          <w:rFonts w:hint="eastAsia"/>
        </w:rPr>
        <w:t>的数量</w:t>
      </w:r>
      <w:r w:rsidR="00B80C9D">
        <w:rPr>
          <w:rFonts w:hint="eastAsia"/>
        </w:rPr>
        <w:t>有</w:t>
      </w:r>
      <w:r w:rsidR="002C39DC">
        <w:rPr>
          <w:rFonts w:hint="eastAsia"/>
        </w:rPr>
        <w:t>相关</w:t>
      </w:r>
      <w:r w:rsidR="00B80C9D">
        <w:rPr>
          <w:rFonts w:hint="eastAsia"/>
        </w:rPr>
        <w:t>性</w:t>
      </w:r>
      <w:r w:rsidR="008F7D4D">
        <w:rPr>
          <w:rFonts w:hint="eastAsia"/>
        </w:rPr>
        <w:t>，但不能解释这种相关性（注意测试平台的</w:t>
      </w:r>
      <w:r w:rsidR="008F7D4D">
        <w:rPr>
          <w:rFonts w:hint="eastAsia"/>
        </w:rPr>
        <w:t>CPU</w:t>
      </w:r>
      <w:r w:rsidR="008F7D4D">
        <w:rPr>
          <w:rFonts w:hint="eastAsia"/>
        </w:rPr>
        <w:t>是</w:t>
      </w:r>
      <w:r w:rsidR="008F7D4D">
        <w:rPr>
          <w:rFonts w:hint="eastAsia"/>
        </w:rPr>
        <w:t>1</w:t>
      </w:r>
      <w:r w:rsidR="008F7D4D">
        <w:t>6</w:t>
      </w:r>
      <w:r w:rsidR="008F7D4D">
        <w:rPr>
          <w:rFonts w:hint="eastAsia"/>
        </w:rPr>
        <w:t>核心</w:t>
      </w:r>
      <w:r w:rsidR="008F7D4D">
        <w:rPr>
          <w:rFonts w:hint="eastAsia"/>
        </w:rPr>
        <w:t>2</w:t>
      </w:r>
      <w:r w:rsidR="008F7D4D">
        <w:t>4</w:t>
      </w:r>
      <w:r w:rsidR="008F7D4D">
        <w:rPr>
          <w:rFonts w:hint="eastAsia"/>
        </w:rPr>
        <w:t>线程）。</w:t>
      </w:r>
    </w:p>
    <w:p w14:paraId="03013704" w14:textId="296B7468" w:rsidR="000873C8" w:rsidRPr="000873C8" w:rsidRDefault="000873C8" w:rsidP="00AF675F">
      <w:pPr>
        <w:pStyle w:val="a0"/>
        <w:ind w:firstLine="480"/>
      </w:pPr>
      <w:r>
        <w:fldChar w:fldCharType="begin"/>
      </w:r>
      <w:r>
        <w:instrText xml:space="preserve"> </w:instrText>
      </w:r>
      <w:r>
        <w:rPr>
          <w:rFonts w:hint="eastAsia"/>
        </w:rPr>
        <w:instrText>REF _Ref134119986 \h</w:instrText>
      </w:r>
      <w:r>
        <w:instrText xml:space="preserve"> </w:instrText>
      </w:r>
      <w:r>
        <w:fldChar w:fldCharType="separate"/>
      </w:r>
      <w:r w:rsidR="00ED70A9">
        <w:rPr>
          <w:rFonts w:hint="eastAsia"/>
        </w:rPr>
        <w:t>图表</w:t>
      </w:r>
      <w:r w:rsidR="00ED70A9">
        <w:rPr>
          <w:rFonts w:hint="eastAsia"/>
        </w:rPr>
        <w:t xml:space="preserve"> </w:t>
      </w:r>
      <w:r w:rsidR="00ED70A9">
        <w:rPr>
          <w:noProof/>
        </w:rPr>
        <w:t>5</w:t>
      </w:r>
      <w:r w:rsidR="00ED70A9">
        <w:noBreakHyphen/>
      </w:r>
      <w:r w:rsidR="00ED70A9">
        <w:rPr>
          <w:noProof/>
        </w:rPr>
        <w:t>1</w:t>
      </w:r>
      <w:r>
        <w:fldChar w:fldCharType="end"/>
      </w:r>
      <w:r>
        <w:rPr>
          <w:rFonts w:hint="eastAsia"/>
        </w:rPr>
        <w:t>反映了性能波动增加的时间与</w:t>
      </w:r>
      <w:r w:rsidR="00610501">
        <w:rPr>
          <w:rFonts w:hint="eastAsia"/>
        </w:rPr>
        <w:t>取样线程</w:t>
      </w:r>
      <w:r>
        <w:rPr>
          <w:rFonts w:hint="eastAsia"/>
        </w:rPr>
        <w:t>个数的关系。绘制该图时，</w:t>
      </w:r>
      <w:r>
        <w:rPr>
          <w:rFonts w:hint="eastAsia"/>
        </w:rPr>
        <w:lastRenderedPageBreak/>
        <w:t>笔者对于</w:t>
      </w:r>
      <w:r w:rsidR="006D6EF5">
        <w:rPr>
          <w:rFonts w:hint="eastAsia"/>
        </w:rPr>
        <w:t>不同</w:t>
      </w:r>
      <w:r w:rsidR="00610501">
        <w:rPr>
          <w:rFonts w:hint="eastAsia"/>
        </w:rPr>
        <w:t>取样线程</w:t>
      </w:r>
      <w:r w:rsidR="006D6EF5">
        <w:rPr>
          <w:rFonts w:hint="eastAsia"/>
        </w:rPr>
        <w:t>个数的情况，分别</w:t>
      </w:r>
      <w:r>
        <w:rPr>
          <w:rFonts w:hint="eastAsia"/>
        </w:rPr>
        <w:t>运行</w:t>
      </w:r>
      <w:r>
        <w:rPr>
          <w:rFonts w:hint="eastAsia"/>
        </w:rPr>
        <w:t>1</w:t>
      </w:r>
      <w:r>
        <w:t>0</w:t>
      </w:r>
      <w:r>
        <w:rPr>
          <w:rFonts w:hint="eastAsia"/>
        </w:rPr>
        <w:t>次</w:t>
      </w:r>
      <w:r>
        <w:rPr>
          <w:rFonts w:hint="eastAsia"/>
        </w:rPr>
        <w:t>cargo</w:t>
      </w:r>
      <w:r>
        <w:t xml:space="preserve"> </w:t>
      </w:r>
      <w:r>
        <w:rPr>
          <w:rFonts w:hint="eastAsia"/>
        </w:rPr>
        <w:t>bench</w:t>
      </w:r>
      <w:r>
        <w:rPr>
          <w:rFonts w:hint="eastAsia"/>
        </w:rPr>
        <w:t>，取其结果的最高值与最低值的比值减一（</w:t>
      </w:r>
      <m:oMath>
        <m:f>
          <m:fPr>
            <m:ctrlPr>
              <w:rPr>
                <w:rFonts w:ascii="Cambria Math" w:hAnsi="Cambria Math"/>
                <w:i/>
              </w:rPr>
            </m:ctrlPr>
          </m:fPr>
          <m:num>
            <m:r>
              <w:rPr>
                <w:rFonts w:ascii="Cambria Math" w:hAnsi="Cambria Math"/>
              </w:rPr>
              <m:t>max</m:t>
            </m:r>
          </m:num>
          <m:den>
            <m:r>
              <w:rPr>
                <w:rFonts w:ascii="Cambria Math" w:hAnsi="Cambria Math"/>
              </w:rPr>
              <m:t>min</m:t>
            </m:r>
          </m:den>
        </m:f>
        <m:r>
          <w:rPr>
            <w:rFonts w:ascii="Cambria Math" w:hAnsi="Cambria Math"/>
          </w:rPr>
          <m:t>-1</m:t>
        </m:r>
      </m:oMath>
      <w:r>
        <w:rPr>
          <w:rFonts w:hint="eastAsia"/>
        </w:rPr>
        <w:t>）。</w:t>
      </w:r>
      <w:r>
        <w:rPr>
          <w:rFonts w:hint="eastAsia"/>
        </w:rPr>
        <w:t>1</w:t>
      </w:r>
      <w:r>
        <w:t>0</w:t>
      </w:r>
      <w:r>
        <w:rPr>
          <w:rFonts w:hint="eastAsia"/>
        </w:rPr>
        <w:t>次</w:t>
      </w:r>
      <w:r>
        <w:rPr>
          <w:rFonts w:hint="eastAsia"/>
        </w:rPr>
        <w:t>cargo</w:t>
      </w:r>
      <w:r>
        <w:t xml:space="preserve"> </w:t>
      </w:r>
      <w:r>
        <w:rPr>
          <w:rFonts w:hint="eastAsia"/>
        </w:rPr>
        <w:t>bench</w:t>
      </w:r>
      <w:r>
        <w:rPr>
          <w:rFonts w:hint="eastAsia"/>
        </w:rPr>
        <w:t>中，大约会发生两次性能波动。</w:t>
      </w:r>
    </w:p>
    <w:p w14:paraId="42106C57" w14:textId="77777777" w:rsidR="00B80C9D" w:rsidRDefault="00B80C9D" w:rsidP="00B80C9D">
      <w:pPr>
        <w:pStyle w:val="ab"/>
      </w:pPr>
      <w:r>
        <w:rPr>
          <w:noProof/>
        </w:rPr>
        <w:drawing>
          <wp:inline distT="0" distB="0" distL="0" distR="0" wp14:anchorId="7E0C4DBB" wp14:editId="72542BD1">
            <wp:extent cx="6177517" cy="4104167"/>
            <wp:effectExtent l="0" t="0" r="13970" b="10795"/>
            <wp:docPr id="7" name="图表 7">
              <a:extLst xmlns:a="http://schemas.openxmlformats.org/drawingml/2006/main">
                <a:ext uri="{FF2B5EF4-FFF2-40B4-BE49-F238E27FC236}">
                  <a16:creationId xmlns:a16="http://schemas.microsoft.com/office/drawing/2014/main" id="{F21D571F-56AA-4408-9829-84C23070F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D2F3A2E" w14:textId="4ECF2CDB" w:rsidR="00B80C9D" w:rsidRDefault="00B80C9D" w:rsidP="00B80C9D">
      <w:pPr>
        <w:pStyle w:val="ac"/>
      </w:pPr>
      <w:bookmarkStart w:id="119" w:name="_Ref134119986"/>
      <w:bookmarkStart w:id="120" w:name="_Ref134119954"/>
      <w:r>
        <w:rPr>
          <w:rFonts w:hint="eastAsia"/>
        </w:rPr>
        <w:t>图表</w:t>
      </w:r>
      <w:r>
        <w:rPr>
          <w:rFonts w:hint="eastAsia"/>
        </w:rPr>
        <w:t xml:space="preserve"> </w:t>
      </w:r>
      <w:r w:rsidR="00A46EF4">
        <w:fldChar w:fldCharType="begin"/>
      </w:r>
      <w:r w:rsidR="00A46EF4">
        <w:instrText xml:space="preserve"> </w:instrText>
      </w:r>
      <w:r w:rsidR="00A46EF4">
        <w:rPr>
          <w:rFonts w:hint="eastAsia"/>
        </w:rPr>
        <w:instrText>STYLEREF 1 \s</w:instrText>
      </w:r>
      <w:r w:rsidR="00A46EF4">
        <w:instrText xml:space="preserve"> </w:instrText>
      </w:r>
      <w:r w:rsidR="00A46EF4">
        <w:fldChar w:fldCharType="separate"/>
      </w:r>
      <w:r w:rsidR="00A46EF4">
        <w:rPr>
          <w:noProof/>
        </w:rPr>
        <w:t>5</w:t>
      </w:r>
      <w:r w:rsidR="00A46EF4">
        <w:fldChar w:fldCharType="end"/>
      </w:r>
      <w:r w:rsidR="00A46EF4">
        <w:noBreakHyphen/>
      </w:r>
      <w:r w:rsidR="00A46EF4">
        <w:fldChar w:fldCharType="begin"/>
      </w:r>
      <w:r w:rsidR="00A46EF4">
        <w:instrText xml:space="preserve"> </w:instrText>
      </w:r>
      <w:r w:rsidR="00A46EF4">
        <w:rPr>
          <w:rFonts w:hint="eastAsia"/>
        </w:rPr>
        <w:instrText xml:space="preserve">SEQ </w:instrText>
      </w:r>
      <w:r w:rsidR="00A46EF4">
        <w:rPr>
          <w:rFonts w:hint="eastAsia"/>
        </w:rPr>
        <w:instrText>图表</w:instrText>
      </w:r>
      <w:r w:rsidR="00A46EF4">
        <w:rPr>
          <w:rFonts w:hint="eastAsia"/>
        </w:rPr>
        <w:instrText xml:space="preserve"> \* ARABIC \s 1</w:instrText>
      </w:r>
      <w:r w:rsidR="00A46EF4">
        <w:instrText xml:space="preserve"> </w:instrText>
      </w:r>
      <w:r w:rsidR="00A46EF4">
        <w:fldChar w:fldCharType="separate"/>
      </w:r>
      <w:r w:rsidR="00A46EF4">
        <w:rPr>
          <w:noProof/>
        </w:rPr>
        <w:t>2</w:t>
      </w:r>
      <w:r w:rsidR="00A46EF4">
        <w:fldChar w:fldCharType="end"/>
      </w:r>
      <w:bookmarkEnd w:id="119"/>
      <w:r>
        <w:rPr>
          <w:rFonts w:hint="eastAsia"/>
        </w:rPr>
        <w:t>性能波动增加的时间与</w:t>
      </w:r>
      <w:r w:rsidR="00610501">
        <w:rPr>
          <w:rFonts w:hint="eastAsia"/>
        </w:rPr>
        <w:t>取样线程</w:t>
      </w:r>
      <w:r>
        <w:rPr>
          <w:rFonts w:hint="eastAsia"/>
        </w:rPr>
        <w:t>个数的关系</w:t>
      </w:r>
      <w:bookmarkEnd w:id="120"/>
    </w:p>
    <w:p w14:paraId="12E78326" w14:textId="06A74D2D" w:rsidR="000873C8" w:rsidRDefault="000873C8" w:rsidP="00171122">
      <w:pPr>
        <w:pStyle w:val="a0"/>
        <w:ind w:firstLine="480"/>
      </w:pPr>
      <w:r>
        <w:rPr>
          <w:rFonts w:hint="eastAsia"/>
        </w:rPr>
        <w:t>此外</w:t>
      </w:r>
      <w:r w:rsidR="006D6EF5">
        <w:rPr>
          <w:rFonts w:hint="eastAsia"/>
        </w:rPr>
        <w:t>，</w:t>
      </w:r>
      <w:r w:rsidR="00B80C9D">
        <w:rPr>
          <w:rFonts w:hint="eastAsia"/>
        </w:rPr>
        <w:t>注意到在</w:t>
      </w:r>
      <w:r w:rsidR="00610501">
        <w:rPr>
          <w:rFonts w:hint="eastAsia"/>
        </w:rPr>
        <w:t>取样线程</w:t>
      </w:r>
      <w:r w:rsidR="00B80C9D">
        <w:rPr>
          <w:rFonts w:hint="eastAsia"/>
        </w:rPr>
        <w:t>数比较小时</w:t>
      </w:r>
      <w:r w:rsidR="006D6EF5">
        <w:rPr>
          <w:rFonts w:hint="eastAsia"/>
        </w:rPr>
        <w:t>（</w:t>
      </w:r>
      <w:r w:rsidR="006D6EF5">
        <w:rPr>
          <w:rFonts w:hint="eastAsia"/>
        </w:rPr>
        <w:t>1</w:t>
      </w:r>
      <w:r w:rsidR="006D6EF5">
        <w:t>6</w:t>
      </w:r>
      <w:r w:rsidR="006D6EF5">
        <w:rPr>
          <w:rFonts w:hint="eastAsia"/>
        </w:rPr>
        <w:t>个或更少）</w:t>
      </w:r>
      <w:r>
        <w:rPr>
          <w:rFonts w:hint="eastAsia"/>
        </w:rPr>
        <w:t>，</w:t>
      </w:r>
      <w:r w:rsidR="000D7789">
        <w:rPr>
          <w:rFonts w:hint="eastAsia"/>
        </w:rPr>
        <w:t>统计到的离群量很少</w:t>
      </w:r>
      <w:r w:rsidR="002C42FA">
        <w:rPr>
          <w:rFonts w:hint="eastAsia"/>
        </w:rPr>
        <w:t>。</w:t>
      </w:r>
      <w:r w:rsidR="00B80C9D">
        <w:rPr>
          <w:rFonts w:hint="eastAsia"/>
        </w:rPr>
        <w:t>一次</w:t>
      </w:r>
      <w:r w:rsidR="00B80C9D">
        <w:rPr>
          <w:rFonts w:hint="eastAsia"/>
        </w:rPr>
        <w:t>cargo</w:t>
      </w:r>
      <w:r w:rsidR="00B80C9D">
        <w:t xml:space="preserve"> </w:t>
      </w:r>
      <w:r w:rsidR="00B80C9D">
        <w:rPr>
          <w:rFonts w:hint="eastAsia"/>
        </w:rPr>
        <w:t>bench</w:t>
      </w:r>
      <w:r w:rsidR="00B80C9D">
        <w:rPr>
          <w:rFonts w:hint="eastAsia"/>
        </w:rPr>
        <w:t>过程中</w:t>
      </w:r>
      <w:r w:rsidR="006D6EF5">
        <w:rPr>
          <w:rFonts w:hint="eastAsia"/>
        </w:rPr>
        <w:t>，一百个测试结果</w:t>
      </w:r>
      <w:r w:rsidR="00437914">
        <w:rPr>
          <w:rFonts w:hint="eastAsia"/>
        </w:rPr>
        <w:t>仅出现了</w:t>
      </w:r>
      <w:r w:rsidR="00B80C9D">
        <w:rPr>
          <w:rFonts w:hint="eastAsia"/>
        </w:rPr>
        <w:t>5</w:t>
      </w:r>
      <w:r w:rsidR="00B80C9D">
        <w:rPr>
          <w:rFonts w:hint="eastAsia"/>
        </w:rPr>
        <w:t>个</w:t>
      </w:r>
      <w:r w:rsidR="002C39DC">
        <w:rPr>
          <w:rFonts w:hint="eastAsia"/>
        </w:rPr>
        <w:t>左右的</w:t>
      </w:r>
      <w:r w:rsidR="00437914">
        <w:rPr>
          <w:rFonts w:hint="eastAsia"/>
        </w:rPr>
        <w:t>离群值</w:t>
      </w:r>
      <w:r w:rsidR="00B80C9D">
        <w:rPr>
          <w:rFonts w:hint="eastAsia"/>
        </w:rPr>
        <w:t>；而在</w:t>
      </w:r>
      <w:r w:rsidR="00493C87">
        <w:rPr>
          <w:rFonts w:hint="eastAsia"/>
        </w:rPr>
        <w:t>有更多</w:t>
      </w:r>
      <w:r w:rsidR="00610501">
        <w:rPr>
          <w:rFonts w:hint="eastAsia"/>
        </w:rPr>
        <w:t>取样线程</w:t>
      </w:r>
      <w:r w:rsidR="00B80C9D">
        <w:rPr>
          <w:rFonts w:hint="eastAsia"/>
        </w:rPr>
        <w:t>时，则有较多的离群值出现，约</w:t>
      </w:r>
      <w:r w:rsidR="00B80C9D">
        <w:rPr>
          <w:rFonts w:hint="eastAsia"/>
        </w:rPr>
        <w:t>1</w:t>
      </w:r>
      <w:r w:rsidR="00B80C9D">
        <w:t>5~20</w:t>
      </w:r>
      <w:r w:rsidR="00B80C9D">
        <w:rPr>
          <w:rFonts w:hint="eastAsia"/>
        </w:rPr>
        <w:t>个。</w:t>
      </w:r>
    </w:p>
    <w:p w14:paraId="7C99B8EC" w14:textId="184A2F9B" w:rsidR="00D3075D" w:rsidRDefault="00633952" w:rsidP="000D7789">
      <w:pPr>
        <w:pStyle w:val="a0"/>
        <w:ind w:firstLine="480"/>
      </w:pPr>
      <w:r>
        <w:rPr>
          <w:rFonts w:hint="eastAsia"/>
        </w:rPr>
        <w:t>为了找到波动的原因，笔者</w:t>
      </w:r>
      <w:r w:rsidR="001C386B">
        <w:rPr>
          <w:rFonts w:hint="eastAsia"/>
        </w:rPr>
        <w:t>试着排除了可能的影响元素：</w:t>
      </w:r>
      <w:r>
        <w:rPr>
          <w:rFonts w:hint="eastAsia"/>
        </w:rPr>
        <w:t>关闭了</w:t>
      </w:r>
      <w:r>
        <w:rPr>
          <w:rFonts w:hint="eastAsia"/>
        </w:rPr>
        <w:t>CPU</w:t>
      </w:r>
      <w:r>
        <w:rPr>
          <w:rFonts w:hint="eastAsia"/>
        </w:rPr>
        <w:t>的节能模式，并保证</w:t>
      </w:r>
      <w:r w:rsidR="005D2359">
        <w:rPr>
          <w:rFonts w:hint="eastAsia"/>
        </w:rPr>
        <w:t>测试中没有其他程序抢占</w:t>
      </w:r>
      <w:r w:rsidR="005D2359">
        <w:rPr>
          <w:rFonts w:hint="eastAsia"/>
        </w:rPr>
        <w:t>CPU</w:t>
      </w:r>
      <w:r w:rsidR="005D2359">
        <w:rPr>
          <w:rFonts w:hint="eastAsia"/>
        </w:rPr>
        <w:t>时间。</w:t>
      </w:r>
      <w:r w:rsidR="00B80C9D">
        <w:rPr>
          <w:rFonts w:hint="eastAsia"/>
        </w:rPr>
        <w:t>并且排除了操作系统大小核心调度的问题，因为在另一个平台上测试时也出现了性能波动。（</w:t>
      </w:r>
      <w:r w:rsidR="00B80C9D">
        <w:rPr>
          <w:rFonts w:hint="eastAsia"/>
        </w:rPr>
        <w:t>Ubuntu</w:t>
      </w:r>
      <w:r w:rsidR="00B80C9D">
        <w:t xml:space="preserve"> 22.10</w:t>
      </w:r>
      <w:r w:rsidR="00B80C9D">
        <w:rPr>
          <w:rFonts w:hint="eastAsia"/>
        </w:rPr>
        <w:t>，</w:t>
      </w:r>
      <w:r w:rsidR="00B80C9D">
        <w:rPr>
          <w:rFonts w:hint="eastAsia"/>
        </w:rPr>
        <w:t xml:space="preserve"> intel</w:t>
      </w:r>
      <w:r w:rsidR="00B80C9D">
        <w:t xml:space="preserve"> i7-6700</w:t>
      </w:r>
      <w:r w:rsidR="006D6EF5">
        <w:rPr>
          <w:rFonts w:hint="eastAsia"/>
        </w:rPr>
        <w:t>K</w:t>
      </w:r>
      <w:r w:rsidR="006D6EF5">
        <w:rPr>
          <w:rFonts w:hint="eastAsia"/>
        </w:rPr>
        <w:t>，</w:t>
      </w:r>
      <w:r w:rsidR="006D6EF5">
        <w:t>4</w:t>
      </w:r>
      <w:r w:rsidR="006D6EF5">
        <w:rPr>
          <w:rFonts w:hint="eastAsia"/>
        </w:rPr>
        <w:t>核心</w:t>
      </w:r>
      <w:r w:rsidR="006D6EF5">
        <w:rPr>
          <w:rFonts w:hint="eastAsia"/>
        </w:rPr>
        <w:t>8</w:t>
      </w:r>
      <w:r w:rsidR="006D6EF5">
        <w:rPr>
          <w:rFonts w:hint="eastAsia"/>
        </w:rPr>
        <w:t>线程，虚拟机只使用其中</w:t>
      </w:r>
      <w:r w:rsidR="006D6EF5">
        <w:rPr>
          <w:rFonts w:hint="eastAsia"/>
        </w:rPr>
        <w:t>4</w:t>
      </w:r>
      <w:r w:rsidR="006D6EF5">
        <w:rPr>
          <w:rFonts w:hint="eastAsia"/>
        </w:rPr>
        <w:t>个线程</w:t>
      </w:r>
      <w:r w:rsidR="00B80C9D">
        <w:rPr>
          <w:rFonts w:hint="eastAsia"/>
        </w:rPr>
        <w:t>）</w:t>
      </w:r>
    </w:p>
    <w:p w14:paraId="7EAAAC5D" w14:textId="52FBB737" w:rsidR="00633952" w:rsidRDefault="000D7789" w:rsidP="000D7789">
      <w:pPr>
        <w:pStyle w:val="a0"/>
        <w:ind w:firstLine="480"/>
      </w:pPr>
      <w:r>
        <w:rPr>
          <w:rFonts w:hint="eastAsia"/>
        </w:rPr>
        <w:t>因为能力有限，笔者最终没能确定导致</w:t>
      </w:r>
      <w:r w:rsidR="004B147F">
        <w:rPr>
          <w:rFonts w:hint="eastAsia"/>
        </w:rPr>
        <w:t>性能</w:t>
      </w:r>
      <w:r>
        <w:rPr>
          <w:rFonts w:hint="eastAsia"/>
        </w:rPr>
        <w:t>波动的原因，但发现了消除波动的方法：</w:t>
      </w:r>
      <w:r w:rsidR="00633952">
        <w:rPr>
          <w:rFonts w:hint="eastAsia"/>
        </w:rPr>
        <w:t>将</w:t>
      </w:r>
      <w:r w:rsidR="006D6EF5">
        <w:rPr>
          <w:rFonts w:hint="eastAsia"/>
        </w:rPr>
        <w:t>Mutex</w:t>
      </w:r>
      <w:r w:rsidR="006D6EF5">
        <w:rPr>
          <w:rFonts w:hint="eastAsia"/>
        </w:rPr>
        <w:t>封装的内容由特</w:t>
      </w:r>
      <w:r w:rsidR="00633952">
        <w:rPr>
          <w:rFonts w:hint="eastAsia"/>
        </w:rPr>
        <w:t>征对象</w:t>
      </w:r>
      <w:r w:rsidR="00633952">
        <w:rPr>
          <w:rFonts w:hint="eastAsia"/>
        </w:rPr>
        <w:t>Box</w:t>
      </w:r>
      <w:r w:rsidR="00633952">
        <w:t>&lt;dyn Sampler&lt;T&gt; + Send&gt;</w:t>
      </w:r>
      <w:r w:rsidR="00633952">
        <w:rPr>
          <w:rFonts w:hint="eastAsia"/>
        </w:rPr>
        <w:t>修改为</w:t>
      </w:r>
      <w:r w:rsidR="00633952">
        <w:rPr>
          <w:rFonts w:hint="eastAsia"/>
        </w:rPr>
        <w:t>SimpleReservoir</w:t>
      </w:r>
      <w:r>
        <w:t>&lt;T&gt;</w:t>
      </w:r>
      <w:r w:rsidR="00633952">
        <w:rPr>
          <w:rFonts w:hint="eastAsia"/>
        </w:rPr>
        <w:t>。此后类似的波动不再出现。</w:t>
      </w:r>
      <w:r w:rsidR="004B147F">
        <w:rPr>
          <w:rFonts w:hint="eastAsia"/>
        </w:rPr>
        <w:t>考虑到特征对象是一种动态分发（</w:t>
      </w:r>
      <w:r w:rsidR="004B147F">
        <w:rPr>
          <w:rFonts w:hint="eastAsia"/>
        </w:rPr>
        <w:t>d</w:t>
      </w:r>
      <w:r w:rsidR="004B147F">
        <w:t>ynamic dispatch</w:t>
      </w:r>
      <w:r w:rsidR="004B147F">
        <w:rPr>
          <w:rFonts w:hint="eastAsia"/>
        </w:rPr>
        <w:t>），其行为在运行时决定，因此使用特征对象可能会导致性</w:t>
      </w:r>
      <w:r w:rsidR="004B147F">
        <w:rPr>
          <w:rFonts w:hint="eastAsia"/>
        </w:rPr>
        <w:lastRenderedPageBreak/>
        <w:t>能损失，但是</w:t>
      </w:r>
      <w:r w:rsidR="006D6EF5">
        <w:rPr>
          <w:rFonts w:hint="eastAsia"/>
        </w:rPr>
        <w:t>不</w:t>
      </w:r>
      <w:r w:rsidR="004B147F">
        <w:rPr>
          <w:rFonts w:hint="eastAsia"/>
        </w:rPr>
        <w:t>应该导致性能波动。</w:t>
      </w:r>
    </w:p>
    <w:p w14:paraId="0A5D78E3" w14:textId="67AA8E57" w:rsidR="004B147F" w:rsidRDefault="004B147F" w:rsidP="000D7789">
      <w:pPr>
        <w:pStyle w:val="a0"/>
        <w:ind w:firstLine="480"/>
      </w:pPr>
      <w:r>
        <w:rPr>
          <w:rFonts w:hint="eastAsia"/>
        </w:rPr>
        <w:t>在弃用特征对象后，代码结构如“</w:t>
      </w:r>
      <w:r>
        <w:fldChar w:fldCharType="begin"/>
      </w:r>
      <w:r>
        <w:instrText xml:space="preserve"> </w:instrText>
      </w:r>
      <w:r>
        <w:rPr>
          <w:rFonts w:hint="eastAsia"/>
        </w:rPr>
        <w:instrText>REF _Ref132728977 \h</w:instrText>
      </w:r>
      <w:r>
        <w:instrText xml:space="preserve"> </w:instrText>
      </w:r>
      <w:r>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8</w:t>
      </w:r>
      <w:r w:rsidR="00ED70A9">
        <w:t xml:space="preserve"> </w:t>
      </w:r>
      <w:r w:rsidR="00ED70A9">
        <w:rPr>
          <w:rFonts w:hint="eastAsia"/>
        </w:rPr>
        <w:t>不再使用特征对象，性能波动消除后的</w:t>
      </w:r>
      <w:r w:rsidR="00ED70A9">
        <w:rPr>
          <w:rFonts w:hint="eastAsia"/>
        </w:rPr>
        <w:t>UML</w:t>
      </w:r>
      <w:r w:rsidR="00ED70A9">
        <w:rPr>
          <w:rFonts w:hint="eastAsia"/>
        </w:rPr>
        <w:t>类图</w:t>
      </w:r>
      <w:r>
        <w:fldChar w:fldCharType="end"/>
      </w:r>
      <w:r>
        <w:rPr>
          <w:rFonts w:hint="eastAsia"/>
        </w:rPr>
        <w:t>”所示。</w:t>
      </w:r>
    </w:p>
    <w:p w14:paraId="49C36828" w14:textId="5AE7E3E3" w:rsidR="002C42FA" w:rsidRDefault="002D2AA4" w:rsidP="002C42FA">
      <w:pPr>
        <w:pStyle w:val="ab"/>
        <w:keepNext/>
      </w:pPr>
      <w:r>
        <w:rPr>
          <w:noProof/>
        </w:rPr>
        <w:drawing>
          <wp:inline distT="0" distB="0" distL="0" distR="0" wp14:anchorId="641CCA1C" wp14:editId="343C8CC1">
            <wp:extent cx="5274310" cy="3735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735705"/>
                    </a:xfrm>
                    <a:prstGeom prst="rect">
                      <a:avLst/>
                    </a:prstGeom>
                    <a:noFill/>
                    <a:ln>
                      <a:noFill/>
                    </a:ln>
                  </pic:spPr>
                </pic:pic>
              </a:graphicData>
            </a:graphic>
          </wp:inline>
        </w:drawing>
      </w:r>
    </w:p>
    <w:p w14:paraId="213BC83C" w14:textId="489359CC" w:rsidR="005846BA" w:rsidRDefault="002C42FA" w:rsidP="002C42FA">
      <w:pPr>
        <w:pStyle w:val="ac"/>
      </w:pPr>
      <w:bookmarkStart w:id="121" w:name="_Ref134174922"/>
      <w:bookmarkStart w:id="122" w:name="_Ref132728977"/>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8</w:t>
      </w:r>
      <w:r w:rsidR="0050273E">
        <w:fldChar w:fldCharType="end"/>
      </w:r>
      <w:bookmarkEnd w:id="121"/>
      <w:r>
        <w:t xml:space="preserve"> </w:t>
      </w:r>
      <w:r w:rsidR="004B147F">
        <w:rPr>
          <w:rFonts w:hint="eastAsia"/>
        </w:rPr>
        <w:t>不再使用特征对象，</w:t>
      </w:r>
      <w:r>
        <w:rPr>
          <w:rFonts w:hint="eastAsia"/>
        </w:rPr>
        <w:t>性能波动</w:t>
      </w:r>
      <w:r w:rsidR="004B147F">
        <w:rPr>
          <w:rFonts w:hint="eastAsia"/>
        </w:rPr>
        <w:t>消除</w:t>
      </w:r>
      <w:r>
        <w:rPr>
          <w:rFonts w:hint="eastAsia"/>
        </w:rPr>
        <w:t>后的</w:t>
      </w:r>
      <w:r w:rsidR="00902E58">
        <w:rPr>
          <w:rFonts w:hint="eastAsia"/>
        </w:rPr>
        <w:t>UML</w:t>
      </w:r>
      <w:r w:rsidR="00902E58">
        <w:rPr>
          <w:rFonts w:hint="eastAsia"/>
        </w:rPr>
        <w:t>类图</w:t>
      </w:r>
      <w:bookmarkEnd w:id="122"/>
    </w:p>
    <w:p w14:paraId="5530BEEB" w14:textId="0327530D" w:rsidR="005846BA" w:rsidRDefault="005846BA" w:rsidP="00633952">
      <w:pPr>
        <w:pStyle w:val="a0"/>
        <w:ind w:firstLineChars="83" w:firstLine="199"/>
      </w:pPr>
    </w:p>
    <w:p w14:paraId="16A9CB8E" w14:textId="3B134A4A" w:rsidR="005944A9" w:rsidRDefault="005944A9" w:rsidP="005944A9">
      <w:pPr>
        <w:pStyle w:val="20"/>
      </w:pPr>
      <w:bookmarkStart w:id="123" w:name="_Toc134283143"/>
      <w:r>
        <w:rPr>
          <w:rFonts w:hint="eastAsia"/>
        </w:rPr>
        <w:t>代码的正确性验证</w:t>
      </w:r>
      <w:bookmarkEnd w:id="123"/>
    </w:p>
    <w:p w14:paraId="6E15C3E2" w14:textId="0D5897B1" w:rsidR="005944A9" w:rsidRDefault="005944A9" w:rsidP="005944A9">
      <w:pPr>
        <w:pStyle w:val="a0"/>
        <w:ind w:firstLine="480"/>
      </w:pPr>
      <w:r>
        <w:rPr>
          <w:rFonts w:hint="eastAsia"/>
        </w:rPr>
        <w:t>对于算法的形式化验证在</w:t>
      </w:r>
      <w:r>
        <w:fldChar w:fldCharType="begin"/>
      </w:r>
      <w:r>
        <w:instrText xml:space="preserve"> REF _Ref132889779 \r \h </w:instrText>
      </w:r>
      <w:r>
        <w:fldChar w:fldCharType="separate"/>
      </w:r>
      <w:r w:rsidR="00ED70A9">
        <w:rPr>
          <w:rFonts w:hint="eastAsia"/>
        </w:rPr>
        <w:t>第</w:t>
      </w:r>
      <w:r w:rsidR="00ED70A9">
        <w:rPr>
          <w:rFonts w:hint="eastAsia"/>
        </w:rPr>
        <w:t>3</w:t>
      </w:r>
      <w:r w:rsidR="00ED70A9">
        <w:rPr>
          <w:rFonts w:hint="eastAsia"/>
        </w:rPr>
        <w:t>章</w:t>
      </w:r>
      <w:r>
        <w:fldChar w:fldCharType="end"/>
      </w:r>
      <w:r>
        <w:rPr>
          <w:rFonts w:hint="eastAsia"/>
        </w:rPr>
        <w:t>已经完成。现给出一种验证代码正确性的方法。</w:t>
      </w:r>
      <w:r w:rsidR="008549E4">
        <w:rPr>
          <w:rFonts w:hint="eastAsia"/>
        </w:rPr>
        <w:t>假设执行一次</w:t>
      </w:r>
      <w:r w:rsidR="00090B30">
        <w:rPr>
          <w:rFonts w:hint="eastAsia"/>
        </w:rPr>
        <w:t>代码</w:t>
      </w:r>
      <w:r w:rsidR="008549E4">
        <w:rPr>
          <w:rFonts w:hint="eastAsia"/>
        </w:rPr>
        <w:t>时，数据流为</w:t>
      </w:r>
      <w:r w:rsidR="008549E4">
        <w:t>1</w:t>
      </w:r>
      <w:r w:rsidR="008549E4">
        <w:rPr>
          <w:rFonts w:hint="eastAsia"/>
        </w:rPr>
        <w:t>到</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8549E4">
        <w:rPr>
          <w:rFonts w:hint="eastAsia"/>
        </w:rPr>
        <w:t>的整数。</w:t>
      </w:r>
      <w:r w:rsidR="00B16A0A">
        <w:rPr>
          <w:rFonts w:hint="eastAsia"/>
        </w:rPr>
        <w:t>程序</w:t>
      </w:r>
      <w:r w:rsidR="008549E4">
        <w:rPr>
          <w:rFonts w:hint="eastAsia"/>
        </w:rPr>
        <w:t>从其中抽出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090B30">
        <w:rPr>
          <w:rFonts w:hint="eastAsia"/>
        </w:rPr>
        <w:t>个整数</w:t>
      </w:r>
      <w:r w:rsidR="008549E4">
        <w:rPr>
          <w:rFonts w:hint="eastAsia"/>
        </w:rPr>
        <w:t>。执行</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8549E4">
        <w:rPr>
          <w:rFonts w:hint="eastAsia"/>
        </w:rPr>
        <w:t>次</w:t>
      </w:r>
      <w:r w:rsidR="00090B30">
        <w:rPr>
          <w:rFonts w:hint="eastAsia"/>
        </w:rPr>
        <w:t>后</w:t>
      </w:r>
      <w:r w:rsidR="008549E4">
        <w:rPr>
          <w:rFonts w:hint="eastAsia"/>
        </w:rPr>
        <w:t>，如果</w:t>
      </w:r>
      <w:r w:rsidR="00B16A0A">
        <w:rPr>
          <w:rFonts w:hint="eastAsia"/>
        </w:rPr>
        <w:t>程序</w:t>
      </w:r>
      <w:r w:rsidR="008549E4">
        <w:rPr>
          <w:rFonts w:hint="eastAsia"/>
        </w:rPr>
        <w:t>正确，</w:t>
      </w:r>
      <w:r w:rsidR="00B16A0A">
        <w:rPr>
          <w:rFonts w:hint="eastAsia"/>
        </w:rPr>
        <w:t>则</w:t>
      </w:r>
      <w:r w:rsidR="008549E4">
        <w:rPr>
          <w:rFonts w:hint="eastAsia"/>
        </w:rPr>
        <w:t>每个整数应该被抽到</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8549E4">
        <w:rPr>
          <w:rFonts w:hint="eastAsia"/>
        </w:rPr>
        <w:t>次</w:t>
      </w:r>
      <w:r w:rsidR="00B16A0A">
        <w:rPr>
          <w:rFonts w:hint="eastAsia"/>
        </w:rPr>
        <w:t>左右</w:t>
      </w:r>
      <w:r w:rsidR="008549E4">
        <w:rPr>
          <w:rFonts w:hint="eastAsia"/>
        </w:rPr>
        <w:t>。</w:t>
      </w:r>
    </w:p>
    <w:p w14:paraId="4D0BFED5" w14:textId="58CFAD86" w:rsidR="00982835" w:rsidRDefault="00090B30" w:rsidP="005944A9">
      <w:pPr>
        <w:pStyle w:val="a0"/>
        <w:ind w:firstLine="480"/>
      </w:pPr>
      <w:r>
        <w:rPr>
          <w:rFonts w:hint="eastAsia"/>
        </w:rPr>
        <w:t>现记录下每个整数被抽到的次数，</w:t>
      </w:r>
      <w:r w:rsidR="00982835">
        <w:rPr>
          <w:rFonts w:hint="eastAsia"/>
        </w:rPr>
        <w:t>以被抽到的次数为</w:t>
      </w:r>
      <w:r w:rsidR="00982835">
        <w:rPr>
          <w:rFonts w:hint="eastAsia"/>
        </w:rPr>
        <w:t>X</w:t>
      </w:r>
      <w:r w:rsidR="00982835">
        <w:rPr>
          <w:rFonts w:hint="eastAsia"/>
        </w:rPr>
        <w:t>轴，以（被抽次数为</w:t>
      </w:r>
      <w:r w:rsidR="00982835">
        <w:rPr>
          <w:rFonts w:hint="eastAsia"/>
        </w:rPr>
        <w:t>X</w:t>
      </w:r>
      <w:r w:rsidR="00982835">
        <w:rPr>
          <w:rFonts w:hint="eastAsia"/>
        </w:rPr>
        <w:t>轴对应数字的）整数个数为</w:t>
      </w:r>
      <w:r w:rsidR="00982835">
        <w:rPr>
          <w:rFonts w:hint="eastAsia"/>
        </w:rPr>
        <w:t>Y</w:t>
      </w:r>
      <w:r w:rsidR="00982835">
        <w:rPr>
          <w:rFonts w:hint="eastAsia"/>
        </w:rPr>
        <w:t>轴作直方图。看所得图像是否服从于平均值为</w:t>
      </w:r>
      <w:r w:rsidR="00982835">
        <w:rPr>
          <w:rFonts w:hint="eastAsia"/>
        </w:rPr>
        <w:t>1</w:t>
      </w:r>
      <w:r w:rsidR="00982835">
        <w:t>00</w:t>
      </w:r>
      <w:r w:rsidR="00982835">
        <w:rPr>
          <w:rFonts w:hint="eastAsia"/>
        </w:rPr>
        <w:t>的正态分布即可。</w:t>
      </w:r>
    </w:p>
    <w:p w14:paraId="3028BCAC" w14:textId="149AA03B" w:rsidR="007C3316" w:rsidRDefault="007C3316" w:rsidP="007C3316">
      <w:pPr>
        <w:pStyle w:val="ab"/>
      </w:pPr>
      <w:r w:rsidRPr="007C3316">
        <w:rPr>
          <w:noProof/>
        </w:rPr>
        <w:lastRenderedPageBreak/>
        <w:drawing>
          <wp:inline distT="0" distB="0" distL="0" distR="0" wp14:anchorId="0B01C703" wp14:editId="6FE88249">
            <wp:extent cx="6291091" cy="32099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5455" cy="3212152"/>
                    </a:xfrm>
                    <a:prstGeom prst="rect">
                      <a:avLst/>
                    </a:prstGeom>
                  </pic:spPr>
                </pic:pic>
              </a:graphicData>
            </a:graphic>
          </wp:inline>
        </w:drawing>
      </w:r>
    </w:p>
    <w:p w14:paraId="389CFC6A" w14:textId="62278B26" w:rsidR="008549E4" w:rsidRDefault="007C3316" w:rsidP="007C3316">
      <w:pPr>
        <w:pStyle w:val="ac"/>
      </w:pPr>
      <w:r>
        <w:rPr>
          <w:rFonts w:hint="eastAsia"/>
        </w:rPr>
        <w:t>图表</w:t>
      </w:r>
      <w:r>
        <w:rPr>
          <w:rFonts w:hint="eastAsia"/>
        </w:rPr>
        <w:t xml:space="preserve"> </w:t>
      </w:r>
      <w:r w:rsidR="00A46EF4">
        <w:fldChar w:fldCharType="begin"/>
      </w:r>
      <w:r w:rsidR="00A46EF4">
        <w:instrText xml:space="preserve"> </w:instrText>
      </w:r>
      <w:r w:rsidR="00A46EF4">
        <w:rPr>
          <w:rFonts w:hint="eastAsia"/>
        </w:rPr>
        <w:instrText>STYLEREF 1 \s</w:instrText>
      </w:r>
      <w:r w:rsidR="00A46EF4">
        <w:instrText xml:space="preserve"> </w:instrText>
      </w:r>
      <w:r w:rsidR="00A46EF4">
        <w:fldChar w:fldCharType="separate"/>
      </w:r>
      <w:r w:rsidR="00A46EF4">
        <w:rPr>
          <w:noProof/>
        </w:rPr>
        <w:t>5</w:t>
      </w:r>
      <w:r w:rsidR="00A46EF4">
        <w:fldChar w:fldCharType="end"/>
      </w:r>
      <w:r w:rsidR="00A46EF4">
        <w:noBreakHyphen/>
      </w:r>
      <w:r w:rsidR="00A46EF4">
        <w:fldChar w:fldCharType="begin"/>
      </w:r>
      <w:r w:rsidR="00A46EF4">
        <w:instrText xml:space="preserve"> </w:instrText>
      </w:r>
      <w:r w:rsidR="00A46EF4">
        <w:rPr>
          <w:rFonts w:hint="eastAsia"/>
        </w:rPr>
        <w:instrText xml:space="preserve">SEQ </w:instrText>
      </w:r>
      <w:r w:rsidR="00A46EF4">
        <w:rPr>
          <w:rFonts w:hint="eastAsia"/>
        </w:rPr>
        <w:instrText>图表</w:instrText>
      </w:r>
      <w:r w:rsidR="00A46EF4">
        <w:rPr>
          <w:rFonts w:hint="eastAsia"/>
        </w:rPr>
        <w:instrText xml:space="preserve"> \* ARABIC \s 1</w:instrText>
      </w:r>
      <w:r w:rsidR="00A46EF4">
        <w:instrText xml:space="preserve"> </w:instrText>
      </w:r>
      <w:r w:rsidR="00A46EF4">
        <w:fldChar w:fldCharType="separate"/>
      </w:r>
      <w:r w:rsidR="00A46EF4">
        <w:rPr>
          <w:noProof/>
        </w:rPr>
        <w:t>3</w:t>
      </w:r>
      <w:r w:rsidR="00A46EF4">
        <w:fldChar w:fldCharType="end"/>
      </w:r>
      <w:r>
        <w:rPr>
          <w:rFonts w:hint="eastAsia"/>
        </w:rPr>
        <w:t>用</w:t>
      </w:r>
      <w:r>
        <w:rPr>
          <w:rFonts w:hint="eastAsia"/>
        </w:rPr>
        <w:t>Rust</w:t>
      </w:r>
      <w:r>
        <w:rPr>
          <w:rFonts w:hint="eastAsia"/>
        </w:rPr>
        <w:t>实现的</w:t>
      </w:r>
      <w:r>
        <w:rPr>
          <w:rFonts w:hint="eastAsia"/>
        </w:rPr>
        <w:t>Simple</w:t>
      </w:r>
      <w:r>
        <w:t>Reservoi</w:t>
      </w:r>
      <w:r>
        <w:rPr>
          <w:rFonts w:hint="eastAsia"/>
        </w:rPr>
        <w:t>r</w:t>
      </w:r>
      <w:r>
        <w:rPr>
          <w:rFonts w:hint="eastAsia"/>
        </w:rPr>
        <w:t>的</w:t>
      </w:r>
      <w:r w:rsidR="00B42853">
        <w:rPr>
          <w:rFonts w:hint="eastAsia"/>
        </w:rPr>
        <w:t>某次验证</w:t>
      </w:r>
      <w:r>
        <w:rPr>
          <w:rFonts w:hint="eastAsia"/>
        </w:rPr>
        <w:t>结果</w:t>
      </w:r>
    </w:p>
    <w:p w14:paraId="3F4DDEB2" w14:textId="490F4CEB" w:rsidR="000E293B" w:rsidRPr="000E293B" w:rsidRDefault="000E293B" w:rsidP="000E293B">
      <w:pPr>
        <w:pStyle w:val="a0"/>
        <w:ind w:firstLine="480"/>
      </w:pPr>
      <w:r>
        <w:rPr>
          <w:rFonts w:hint="eastAsia"/>
        </w:rPr>
        <w:t>对于</w:t>
      </w:r>
      <w:r>
        <w:rPr>
          <w:rFonts w:hint="eastAsia"/>
        </w:rPr>
        <w:t>ParallelReservoir</w:t>
      </w:r>
      <w:r w:rsidR="00A81A46">
        <w:rPr>
          <w:rFonts w:hint="eastAsia"/>
        </w:rPr>
        <w:t>代码</w:t>
      </w:r>
      <w:r>
        <w:rPr>
          <w:rFonts w:hint="eastAsia"/>
        </w:rPr>
        <w:t>（</w:t>
      </w:r>
      <w:r w:rsidR="00A81A46">
        <w:rPr>
          <w:rFonts w:hint="eastAsia"/>
        </w:rPr>
        <w:t>实现了</w:t>
      </w:r>
      <w:r>
        <w:rPr>
          <w:rFonts w:hint="eastAsia"/>
        </w:rPr>
        <w:t>并行蓄水池算法），在验证时将数据流均分为</w:t>
      </w:r>
      <w:r w:rsidR="00A81A46">
        <w:rPr>
          <w:rFonts w:hint="eastAsia"/>
        </w:rPr>
        <w:t>4</w:t>
      </w:r>
      <w:r>
        <w:rPr>
          <w:rFonts w:cs="Times New Roman" w:hint="eastAsia"/>
        </w:rPr>
        <w:t>份</w:t>
      </w:r>
      <w:r w:rsidR="00B42853">
        <w:rPr>
          <w:rFonts w:cs="Times New Roman" w:hint="eastAsia"/>
        </w:rPr>
        <w:t>交由四个</w:t>
      </w:r>
      <w:r w:rsidR="00516310">
        <w:rPr>
          <w:rFonts w:cs="Times New Roman" w:hint="eastAsia"/>
        </w:rPr>
        <w:t>取样</w:t>
      </w:r>
      <w:r w:rsidR="00B42853">
        <w:rPr>
          <w:rFonts w:cs="Times New Roman" w:hint="eastAsia"/>
        </w:rPr>
        <w:t>线程处理，最后再进行合并。</w:t>
      </w:r>
    </w:p>
    <w:p w14:paraId="3C6AE1A8" w14:textId="77777777" w:rsidR="00090B30" w:rsidRDefault="00090B30" w:rsidP="00090B30">
      <w:pPr>
        <w:pStyle w:val="ab"/>
      </w:pPr>
      <w:r w:rsidRPr="00090B30">
        <w:rPr>
          <w:noProof/>
        </w:rPr>
        <w:drawing>
          <wp:inline distT="0" distB="0" distL="0" distR="0" wp14:anchorId="461D82A8" wp14:editId="2C478B77">
            <wp:extent cx="6168134" cy="31813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511" cy="3183608"/>
                    </a:xfrm>
                    <a:prstGeom prst="rect">
                      <a:avLst/>
                    </a:prstGeom>
                  </pic:spPr>
                </pic:pic>
              </a:graphicData>
            </a:graphic>
          </wp:inline>
        </w:drawing>
      </w:r>
    </w:p>
    <w:p w14:paraId="29718BFE" w14:textId="52DD1FCE" w:rsidR="007C3316" w:rsidRDefault="00090B30" w:rsidP="00090B30">
      <w:pPr>
        <w:pStyle w:val="ac"/>
      </w:pPr>
      <w:r>
        <w:rPr>
          <w:rFonts w:hint="eastAsia"/>
        </w:rPr>
        <w:t>图表</w:t>
      </w:r>
      <w:r>
        <w:rPr>
          <w:rFonts w:hint="eastAsia"/>
        </w:rPr>
        <w:t xml:space="preserve"> </w:t>
      </w:r>
      <w:r w:rsidR="00A46EF4">
        <w:fldChar w:fldCharType="begin"/>
      </w:r>
      <w:r w:rsidR="00A46EF4">
        <w:instrText xml:space="preserve"> </w:instrText>
      </w:r>
      <w:r w:rsidR="00A46EF4">
        <w:rPr>
          <w:rFonts w:hint="eastAsia"/>
        </w:rPr>
        <w:instrText>STYLEREF 1 \s</w:instrText>
      </w:r>
      <w:r w:rsidR="00A46EF4">
        <w:instrText xml:space="preserve"> </w:instrText>
      </w:r>
      <w:r w:rsidR="00A46EF4">
        <w:fldChar w:fldCharType="separate"/>
      </w:r>
      <w:r w:rsidR="00A46EF4">
        <w:rPr>
          <w:noProof/>
        </w:rPr>
        <w:t>5</w:t>
      </w:r>
      <w:r w:rsidR="00A46EF4">
        <w:fldChar w:fldCharType="end"/>
      </w:r>
      <w:r w:rsidR="00A46EF4">
        <w:noBreakHyphen/>
      </w:r>
      <w:r w:rsidR="00A46EF4">
        <w:fldChar w:fldCharType="begin"/>
      </w:r>
      <w:r w:rsidR="00A46EF4">
        <w:instrText xml:space="preserve"> </w:instrText>
      </w:r>
      <w:r w:rsidR="00A46EF4">
        <w:rPr>
          <w:rFonts w:hint="eastAsia"/>
        </w:rPr>
        <w:instrText xml:space="preserve">SEQ </w:instrText>
      </w:r>
      <w:r w:rsidR="00A46EF4">
        <w:rPr>
          <w:rFonts w:hint="eastAsia"/>
        </w:rPr>
        <w:instrText>图表</w:instrText>
      </w:r>
      <w:r w:rsidR="00A46EF4">
        <w:rPr>
          <w:rFonts w:hint="eastAsia"/>
        </w:rPr>
        <w:instrText xml:space="preserve"> \* ARABIC \s 1</w:instrText>
      </w:r>
      <w:r w:rsidR="00A46EF4">
        <w:instrText xml:space="preserve"> </w:instrText>
      </w:r>
      <w:r w:rsidR="00A46EF4">
        <w:fldChar w:fldCharType="separate"/>
      </w:r>
      <w:r w:rsidR="00A46EF4">
        <w:rPr>
          <w:noProof/>
        </w:rPr>
        <w:t>4</w:t>
      </w:r>
      <w:r w:rsidR="00A46EF4">
        <w:fldChar w:fldCharType="end"/>
      </w:r>
      <w:r>
        <w:rPr>
          <w:rFonts w:hint="eastAsia"/>
        </w:rPr>
        <w:t>用</w:t>
      </w:r>
      <w:r>
        <w:rPr>
          <w:rFonts w:hint="eastAsia"/>
        </w:rPr>
        <w:t>Rust</w:t>
      </w:r>
      <w:r>
        <w:rPr>
          <w:rFonts w:hint="eastAsia"/>
        </w:rPr>
        <w:t>实现的</w:t>
      </w:r>
      <w:r>
        <w:rPr>
          <w:rFonts w:hint="eastAsia"/>
        </w:rPr>
        <w:t>ParallelReservoir</w:t>
      </w:r>
      <w:r>
        <w:rPr>
          <w:rFonts w:hint="eastAsia"/>
        </w:rPr>
        <w:t>的</w:t>
      </w:r>
      <w:r w:rsidR="00B42853">
        <w:rPr>
          <w:rFonts w:hint="eastAsia"/>
        </w:rPr>
        <w:t>某次验证</w:t>
      </w:r>
      <w:r>
        <w:rPr>
          <w:rFonts w:hint="eastAsia"/>
        </w:rPr>
        <w:t>结果</w:t>
      </w:r>
    </w:p>
    <w:p w14:paraId="4E2DB80E" w14:textId="2E3B44B3" w:rsidR="00D20749" w:rsidRDefault="00D20749" w:rsidP="00D20749">
      <w:pPr>
        <w:pStyle w:val="a0"/>
        <w:ind w:firstLine="480"/>
      </w:pPr>
      <w:r>
        <w:rPr>
          <w:rFonts w:hint="eastAsia"/>
        </w:rPr>
        <w:t>根据观察，图像基本符合正态分布图像的特征</w:t>
      </w:r>
      <w:r w:rsidR="002E61CF">
        <w:rPr>
          <w:rFonts w:hint="eastAsia"/>
        </w:rPr>
        <w:t>，由此可以间接地</w:t>
      </w:r>
      <w:r w:rsidR="000E1014">
        <w:rPr>
          <w:rFonts w:hint="eastAsia"/>
        </w:rPr>
        <w:t>证明</w:t>
      </w:r>
      <w:r w:rsidR="002E61CF">
        <w:rPr>
          <w:rFonts w:hint="eastAsia"/>
        </w:rPr>
        <w:t>代码的正确性。</w:t>
      </w:r>
    </w:p>
    <w:p w14:paraId="4D1E839C" w14:textId="0647C988" w:rsidR="00BF273E" w:rsidRDefault="00BF273E" w:rsidP="00BF273E">
      <w:pPr>
        <w:pStyle w:val="20"/>
      </w:pPr>
      <w:bookmarkStart w:id="124" w:name="_Toc134283144"/>
      <w:r>
        <w:rPr>
          <w:rFonts w:hint="eastAsia"/>
        </w:rPr>
        <w:lastRenderedPageBreak/>
        <w:t>本章总结</w:t>
      </w:r>
      <w:bookmarkEnd w:id="124"/>
    </w:p>
    <w:p w14:paraId="0B0B21C1" w14:textId="2370DE7E" w:rsidR="00BF273E" w:rsidRDefault="00CF5A4C" w:rsidP="00BF273E">
      <w:pPr>
        <w:pStyle w:val="a0"/>
        <w:ind w:firstLine="480"/>
      </w:pPr>
      <w:r>
        <w:rPr>
          <w:rFonts w:hint="eastAsia"/>
        </w:rPr>
        <w:t>本章最开始时</w:t>
      </w:r>
      <w:r w:rsidR="001C386B">
        <w:rPr>
          <w:rFonts w:hint="eastAsia"/>
        </w:rPr>
        <w:t>直接仿照</w:t>
      </w:r>
      <w:r w:rsidR="001C386B">
        <w:rPr>
          <w:rFonts w:hint="eastAsia"/>
        </w:rPr>
        <w:t>Java</w:t>
      </w:r>
      <w:r w:rsidR="001C386B">
        <w:rPr>
          <w:rFonts w:hint="eastAsia"/>
        </w:rPr>
        <w:t>代码构建了</w:t>
      </w:r>
      <w:r w:rsidR="001C386B">
        <w:rPr>
          <w:rFonts w:hint="eastAsia"/>
        </w:rPr>
        <w:t>Rust</w:t>
      </w:r>
      <w:r w:rsidR="001C386B">
        <w:rPr>
          <w:rFonts w:hint="eastAsia"/>
        </w:rPr>
        <w:t>的代码</w:t>
      </w:r>
      <w:r w:rsidR="00A81A46">
        <w:rPr>
          <w:rFonts w:hint="eastAsia"/>
        </w:rPr>
        <w:t>（代码结构见</w:t>
      </w:r>
      <w:r w:rsidR="00A81A46">
        <w:fldChar w:fldCharType="begin"/>
      </w:r>
      <w:r w:rsidR="00A81A46">
        <w:instrText xml:space="preserve"> </w:instrText>
      </w:r>
      <w:r w:rsidR="00A81A46">
        <w:rPr>
          <w:rFonts w:hint="eastAsia"/>
        </w:rPr>
        <w:instrText>REF _Ref133160540 \h</w:instrText>
      </w:r>
      <w:r w:rsidR="00A81A46">
        <w:instrText xml:space="preserve"> </w:instrText>
      </w:r>
      <w:r w:rsidR="00A81A46">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2</w:t>
      </w:r>
      <w:r w:rsidR="00ED70A9">
        <w:rPr>
          <w:rFonts w:hint="eastAsia"/>
        </w:rPr>
        <w:t>模仿</w:t>
      </w:r>
      <w:r w:rsidR="00ED70A9">
        <w:rPr>
          <w:rFonts w:hint="eastAsia"/>
        </w:rPr>
        <w:t>Java</w:t>
      </w:r>
      <w:r w:rsidR="00ED70A9">
        <w:rPr>
          <w:rFonts w:hint="eastAsia"/>
        </w:rPr>
        <w:t>代码结构写出的</w:t>
      </w:r>
      <w:r w:rsidR="00ED70A9">
        <w:rPr>
          <w:rFonts w:hint="eastAsia"/>
        </w:rPr>
        <w:t>Rust</w:t>
      </w:r>
      <w:r w:rsidR="00ED70A9">
        <w:rPr>
          <w:rFonts w:hint="eastAsia"/>
        </w:rPr>
        <w:t>代码的</w:t>
      </w:r>
      <w:r w:rsidR="00ED70A9">
        <w:rPr>
          <w:rFonts w:hint="eastAsia"/>
        </w:rPr>
        <w:t>UML</w:t>
      </w:r>
      <w:r w:rsidR="00ED70A9">
        <w:rPr>
          <w:rFonts w:hint="eastAsia"/>
        </w:rPr>
        <w:t>类图</w:t>
      </w:r>
      <w:r w:rsidR="00A81A46">
        <w:fldChar w:fldCharType="end"/>
      </w:r>
      <w:r w:rsidR="00A81A46">
        <w:rPr>
          <w:rFonts w:hint="eastAsia"/>
        </w:rPr>
        <w:t>）</w:t>
      </w:r>
      <w:r>
        <w:rPr>
          <w:rFonts w:hint="eastAsia"/>
        </w:rPr>
        <w:t>。之后一步步从中发现问题并</w:t>
      </w:r>
      <w:r w:rsidR="00493C87">
        <w:rPr>
          <w:rFonts w:hint="eastAsia"/>
        </w:rPr>
        <w:t>进行改动</w:t>
      </w:r>
      <w:r w:rsidR="00A81A46">
        <w:rPr>
          <w:rFonts w:hint="eastAsia"/>
        </w:rPr>
        <w:t>，最后的代码结构如</w:t>
      </w:r>
      <w:r w:rsidR="00493C87">
        <w:fldChar w:fldCharType="begin"/>
      </w:r>
      <w:r w:rsidR="00493C87">
        <w:instrText xml:space="preserve"> </w:instrText>
      </w:r>
      <w:r w:rsidR="00493C87">
        <w:rPr>
          <w:rFonts w:hint="eastAsia"/>
        </w:rPr>
        <w:instrText>REF _Ref134174922 \h</w:instrText>
      </w:r>
      <w:r w:rsidR="00493C87">
        <w:instrText xml:space="preserve"> </w:instrText>
      </w:r>
      <w:r w:rsidR="00493C87">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8</w:t>
      </w:r>
      <w:r w:rsidR="00493C87">
        <w:fldChar w:fldCharType="end"/>
      </w:r>
      <w:r w:rsidR="00A81A46">
        <w:rPr>
          <w:rFonts w:hint="eastAsia"/>
        </w:rPr>
        <w:t>所示。</w:t>
      </w:r>
      <w:r>
        <w:rPr>
          <w:rFonts w:hint="eastAsia"/>
        </w:rPr>
        <w:t>这些</w:t>
      </w:r>
      <w:r w:rsidR="00493C87">
        <w:rPr>
          <w:rFonts w:hint="eastAsia"/>
        </w:rPr>
        <w:t>改动</w:t>
      </w:r>
      <w:r>
        <w:rPr>
          <w:rFonts w:hint="eastAsia"/>
        </w:rPr>
        <w:t>包括：</w:t>
      </w:r>
    </w:p>
    <w:p w14:paraId="75685EAE" w14:textId="7D5D1BDF" w:rsidR="00CF5A4C" w:rsidRDefault="00493C87" w:rsidP="00CF5A4C">
      <w:pPr>
        <w:pStyle w:val="a0"/>
        <w:numPr>
          <w:ilvl w:val="0"/>
          <w:numId w:val="21"/>
        </w:numPr>
        <w:ind w:firstLineChars="0"/>
      </w:pPr>
      <w:r>
        <w:rPr>
          <w:rFonts w:hint="eastAsia"/>
        </w:rPr>
        <w:t>不再使用</w:t>
      </w:r>
      <w:r>
        <w:rPr>
          <w:rFonts w:hint="eastAsia"/>
        </w:rPr>
        <w:t>SamplerHandle</w:t>
      </w:r>
      <w:r>
        <w:rPr>
          <w:rFonts w:hint="eastAsia"/>
        </w:rPr>
        <w:t>进行封装，直接使用</w:t>
      </w:r>
      <w:r>
        <w:rPr>
          <w:rFonts w:hint="eastAsia"/>
        </w:rPr>
        <w:t>Arc</w:t>
      </w:r>
      <w:r>
        <w:t>&lt;Mutex&lt;SimpleReservoir&lt;T&gt;&gt;&gt;</w:t>
      </w:r>
      <w:r>
        <w:rPr>
          <w:rFonts w:hint="eastAsia"/>
        </w:rPr>
        <w:t>，同时放弃仿照</w:t>
      </w:r>
      <w:r>
        <w:rPr>
          <w:rFonts w:hint="eastAsia"/>
        </w:rPr>
        <w:t>Java</w:t>
      </w:r>
      <w:r>
        <w:rPr>
          <w:rFonts w:hint="eastAsia"/>
        </w:rPr>
        <w:t>的继承范式在</w:t>
      </w:r>
      <w:r>
        <w:rPr>
          <w:rFonts w:hint="eastAsia"/>
        </w:rPr>
        <w:t>Rust</w:t>
      </w:r>
      <w:r>
        <w:rPr>
          <w:rFonts w:hint="eastAsia"/>
        </w:rPr>
        <w:t>中进行代码复用。这样的</w:t>
      </w:r>
      <w:r w:rsidR="00ED70A9">
        <w:rPr>
          <w:rFonts w:hint="eastAsia"/>
        </w:rPr>
        <w:t>做法</w:t>
      </w:r>
      <w:r>
        <w:rPr>
          <w:rFonts w:hint="eastAsia"/>
        </w:rPr>
        <w:t>可以完成本文的任务，但在代码重构时会要做更多工作。</w:t>
      </w:r>
    </w:p>
    <w:p w14:paraId="441C0F39" w14:textId="3B30806B" w:rsidR="00CF5A4C" w:rsidRDefault="00493C87" w:rsidP="00CF5A4C">
      <w:pPr>
        <w:pStyle w:val="a0"/>
        <w:numPr>
          <w:ilvl w:val="0"/>
          <w:numId w:val="21"/>
        </w:numPr>
        <w:ind w:firstLineChars="0"/>
      </w:pPr>
      <w:r>
        <w:rPr>
          <w:rFonts w:hint="eastAsia"/>
        </w:rPr>
        <w:t>不再使用</w:t>
      </w:r>
      <w:r>
        <w:rPr>
          <w:rFonts w:hint="eastAsia"/>
        </w:rPr>
        <w:t>Box</w:t>
      </w:r>
      <w:r>
        <w:t>&lt;Sampler&lt;T&gt; + Send&gt;</w:t>
      </w:r>
      <w:r>
        <w:rPr>
          <w:rFonts w:hint="eastAsia"/>
        </w:rPr>
        <w:t>进行抽象，转而直接使用</w:t>
      </w:r>
      <w:r>
        <w:rPr>
          <w:rFonts w:hint="eastAsia"/>
        </w:rPr>
        <w:t>SimpleReservoir</w:t>
      </w:r>
      <w:r>
        <w:t>&lt;T&gt;</w:t>
      </w:r>
      <w:r>
        <w:rPr>
          <w:rFonts w:hint="eastAsia"/>
        </w:rPr>
        <w:t>，避免性能波动。</w:t>
      </w:r>
    </w:p>
    <w:p w14:paraId="4EBB4A6F" w14:textId="2C05C703" w:rsidR="00ED70A9" w:rsidRDefault="00ED70A9" w:rsidP="00CF5A4C">
      <w:pPr>
        <w:pStyle w:val="a0"/>
        <w:numPr>
          <w:ilvl w:val="0"/>
          <w:numId w:val="21"/>
        </w:numPr>
        <w:ind w:firstLineChars="0"/>
      </w:pPr>
      <w:r>
        <w:rPr>
          <w:rFonts w:hint="eastAsia"/>
        </w:rPr>
        <w:t>使用</w:t>
      </w:r>
      <w:r>
        <w:rPr>
          <w:rFonts w:hint="eastAsia"/>
        </w:rPr>
        <w:t>Rust</w:t>
      </w:r>
      <w:r>
        <w:rPr>
          <w:rFonts w:hint="eastAsia"/>
        </w:rPr>
        <w:t>提供的</w:t>
      </w:r>
      <w:r>
        <w:rPr>
          <w:rFonts w:hint="eastAsia"/>
        </w:rPr>
        <w:t>Result</w:t>
      </w:r>
      <w:r>
        <w:rPr>
          <w:rFonts w:hint="eastAsia"/>
        </w:rPr>
        <w:t>枚举类型进行错误传递，而不是直接使用</w:t>
      </w:r>
      <w:r>
        <w:rPr>
          <w:rFonts w:hint="eastAsia"/>
        </w:rPr>
        <w:t>n</w:t>
      </w:r>
      <w:r>
        <w:t>ull</w:t>
      </w:r>
    </w:p>
    <w:p w14:paraId="1DC0E285" w14:textId="6C9202CA" w:rsidR="00ED70A9" w:rsidRDefault="00ED70A9" w:rsidP="00ED70A9">
      <w:pPr>
        <w:pStyle w:val="a0"/>
        <w:ind w:firstLine="480"/>
      </w:pPr>
      <w:r>
        <w:rPr>
          <w:rFonts w:hint="eastAsia"/>
        </w:rPr>
        <w:t>本章还有一些关于</w:t>
      </w:r>
      <w:r>
        <w:rPr>
          <w:rFonts w:hint="eastAsia"/>
        </w:rPr>
        <w:t>Rust</w:t>
      </w:r>
      <w:r>
        <w:rPr>
          <w:rFonts w:hint="eastAsia"/>
        </w:rPr>
        <w:t>语言本身的讨论，包括：</w:t>
      </w:r>
    </w:p>
    <w:p w14:paraId="6B3EA17B" w14:textId="62C5B966" w:rsidR="00ED70A9" w:rsidRDefault="00ED70A9" w:rsidP="00ED70A9">
      <w:pPr>
        <w:pStyle w:val="a0"/>
        <w:numPr>
          <w:ilvl w:val="0"/>
          <w:numId w:val="27"/>
        </w:numPr>
        <w:ind w:firstLineChars="0"/>
      </w:pPr>
      <w:r>
        <w:rPr>
          <w:rFonts w:hint="eastAsia"/>
        </w:rPr>
        <w:t>使用</w:t>
      </w:r>
      <w:r>
        <w:rPr>
          <w:rFonts w:hint="eastAsia"/>
        </w:rPr>
        <w:t>Box</w:t>
      </w:r>
      <w:r>
        <w:t>&lt;dyn Sampler&lt;T&gt;&gt;</w:t>
      </w:r>
      <w:r>
        <w:rPr>
          <w:rFonts w:hint="eastAsia"/>
        </w:rPr>
        <w:t>而非</w:t>
      </w:r>
      <w:r>
        <w:rPr>
          <w:rFonts w:hint="eastAsia"/>
        </w:rPr>
        <w:t>B</w:t>
      </w:r>
      <w:r>
        <w:t>ox&lt;dyn Sampler&lt;T&gt; + Send&gt;</w:t>
      </w:r>
      <w:r>
        <w:rPr>
          <w:rFonts w:hint="eastAsia"/>
        </w:rPr>
        <w:t>，进而导致代码中出现</w:t>
      </w:r>
      <w:r>
        <w:rPr>
          <w:rFonts w:hint="eastAsia"/>
        </w:rPr>
        <w:t>unsafe</w:t>
      </w:r>
      <w:r>
        <w:rPr>
          <w:rFonts w:hint="eastAsia"/>
        </w:rPr>
        <w:t>代码段的问题。</w:t>
      </w:r>
    </w:p>
    <w:p w14:paraId="566664C8" w14:textId="075D4882" w:rsidR="00ED70A9" w:rsidRDefault="00ED70A9" w:rsidP="00ED70A9">
      <w:pPr>
        <w:pStyle w:val="a0"/>
        <w:numPr>
          <w:ilvl w:val="0"/>
          <w:numId w:val="27"/>
        </w:numPr>
        <w:ind w:firstLineChars="0"/>
      </w:pPr>
      <w:r>
        <w:rPr>
          <w:rFonts w:hint="eastAsia"/>
        </w:rPr>
        <w:t>使用消息传递（通道）部分替代阻塞队列</w:t>
      </w:r>
    </w:p>
    <w:p w14:paraId="301E8C67" w14:textId="64C6D6EF" w:rsidR="00ED70A9" w:rsidRDefault="00ED70A9" w:rsidP="00ED70A9">
      <w:pPr>
        <w:pStyle w:val="a0"/>
        <w:numPr>
          <w:ilvl w:val="0"/>
          <w:numId w:val="27"/>
        </w:numPr>
        <w:ind w:firstLineChars="0"/>
      </w:pPr>
      <w:r>
        <w:rPr>
          <w:rFonts w:hint="eastAsia"/>
        </w:rPr>
        <w:t>使用特征约束对于类型进行额外的约束</w:t>
      </w:r>
    </w:p>
    <w:p w14:paraId="3881EBC4" w14:textId="77777777" w:rsidR="00ED70A9" w:rsidRPr="00ED70A9" w:rsidRDefault="00ED70A9" w:rsidP="00ED70A9">
      <w:pPr>
        <w:pStyle w:val="a0"/>
        <w:ind w:firstLine="480"/>
      </w:pPr>
    </w:p>
    <w:p w14:paraId="646C2D80" w14:textId="77777777" w:rsidR="005944A9" w:rsidRDefault="005944A9" w:rsidP="00633952">
      <w:pPr>
        <w:pStyle w:val="a0"/>
        <w:ind w:firstLineChars="83" w:firstLine="199"/>
      </w:pPr>
    </w:p>
    <w:p w14:paraId="09A35937" w14:textId="777B6DD0" w:rsidR="005944A9" w:rsidRPr="00CF5A4C" w:rsidRDefault="005944A9" w:rsidP="00633952">
      <w:pPr>
        <w:pStyle w:val="a0"/>
        <w:ind w:firstLineChars="83" w:firstLine="199"/>
        <w:sectPr w:rsidR="005944A9" w:rsidRPr="00CF5A4C" w:rsidSect="009734C7">
          <w:pgSz w:w="11906" w:h="16838"/>
          <w:pgMar w:top="1440" w:right="1800" w:bottom="1440" w:left="1800" w:header="851" w:footer="992" w:gutter="0"/>
          <w:cols w:space="425"/>
          <w:docGrid w:type="lines" w:linePitch="312"/>
        </w:sectPr>
      </w:pPr>
    </w:p>
    <w:p w14:paraId="156EC53E" w14:textId="11131162" w:rsidR="006B05A2" w:rsidRDefault="00633952" w:rsidP="00FE0FBE">
      <w:pPr>
        <w:pStyle w:val="10"/>
        <w:spacing w:before="249" w:after="156"/>
      </w:pPr>
      <w:bookmarkStart w:id="125" w:name="_Toc134283145"/>
      <w:r>
        <w:rPr>
          <w:rFonts w:hint="eastAsia"/>
        </w:rPr>
        <w:lastRenderedPageBreak/>
        <w:t>总结</w:t>
      </w:r>
      <w:bookmarkEnd w:id="125"/>
    </w:p>
    <w:p w14:paraId="64AA9166" w14:textId="7FEA4A2F" w:rsidR="00D76C64" w:rsidRDefault="00E4067A" w:rsidP="00CB421E">
      <w:pPr>
        <w:pStyle w:val="a0"/>
        <w:ind w:firstLine="480"/>
      </w:pPr>
      <w:r>
        <w:rPr>
          <w:rFonts w:hint="eastAsia"/>
        </w:rPr>
        <w:t>总而言之，</w:t>
      </w:r>
      <w:r w:rsidR="005803FA">
        <w:t>Rust</w:t>
      </w:r>
      <w:r w:rsidR="005803FA">
        <w:rPr>
          <w:rFonts w:hint="eastAsia"/>
        </w:rPr>
        <w:t>提供了所有权、生命周期和类型系统以供排查内存和并发问题。尽管</w:t>
      </w:r>
      <w:r w:rsidR="005803FA">
        <w:rPr>
          <w:rFonts w:hint="eastAsia"/>
        </w:rPr>
        <w:t>Rust</w:t>
      </w:r>
      <w:r w:rsidR="005803FA">
        <w:rPr>
          <w:rFonts w:hint="eastAsia"/>
        </w:rPr>
        <w:t>编译器对于代码的要求非常严格，令人难以上手</w:t>
      </w:r>
      <w:r w:rsidR="00C86310">
        <w:rPr>
          <w:rFonts w:hint="eastAsia"/>
        </w:rPr>
        <w:t>；且较为熟悉</w:t>
      </w:r>
      <w:r w:rsidR="00C86310">
        <w:rPr>
          <w:rFonts w:hint="eastAsia"/>
        </w:rPr>
        <w:t>Java</w:t>
      </w:r>
      <w:r w:rsidR="00C86310">
        <w:rPr>
          <w:rFonts w:hint="eastAsia"/>
        </w:rPr>
        <w:t>、</w:t>
      </w:r>
      <w:r w:rsidR="00C86310">
        <w:rPr>
          <w:rFonts w:hint="eastAsia"/>
        </w:rPr>
        <w:t>C++</w:t>
      </w:r>
      <w:r w:rsidR="00C86310">
        <w:rPr>
          <w:rFonts w:hint="eastAsia"/>
        </w:rPr>
        <w:t>等拥有继承语言的程序员在</w:t>
      </w:r>
      <w:r w:rsidR="00C86310">
        <w:rPr>
          <w:rFonts w:hint="eastAsia"/>
        </w:rPr>
        <w:t>Rust</w:t>
      </w:r>
      <w:r w:rsidR="00C86310">
        <w:rPr>
          <w:rFonts w:hint="eastAsia"/>
        </w:rPr>
        <w:t>中需要改变自己的思维模式。</w:t>
      </w:r>
      <w:r w:rsidR="005803FA">
        <w:rPr>
          <w:rFonts w:hint="eastAsia"/>
        </w:rPr>
        <w:t>但在熟悉</w:t>
      </w:r>
      <w:r w:rsidR="005803FA">
        <w:rPr>
          <w:rFonts w:hint="eastAsia"/>
        </w:rPr>
        <w:t>Rust</w:t>
      </w:r>
      <w:r w:rsidR="005803FA">
        <w:rPr>
          <w:rFonts w:hint="eastAsia"/>
        </w:rPr>
        <w:t>的要求后，程序员可以高效地开发出性能优秀且又安全的代码</w:t>
      </w:r>
      <w:r w:rsidR="00C86310">
        <w:rPr>
          <w:rFonts w:hint="eastAsia"/>
        </w:rPr>
        <w:t>。</w:t>
      </w:r>
    </w:p>
    <w:p w14:paraId="79BD59B0" w14:textId="6ADA0310" w:rsidR="005803FA" w:rsidRPr="00ED70A9" w:rsidRDefault="005803FA" w:rsidP="00ED70A9">
      <w:pPr>
        <w:pStyle w:val="20"/>
      </w:pPr>
      <w:bookmarkStart w:id="126" w:name="_Toc134283146"/>
      <w:r w:rsidRPr="00ED70A9">
        <w:rPr>
          <w:rStyle w:val="30"/>
          <w:rFonts w:hint="eastAsia"/>
          <w:b/>
          <w:bCs/>
          <w:sz w:val="28"/>
        </w:rPr>
        <w:t>主要成果</w:t>
      </w:r>
      <w:bookmarkEnd w:id="126"/>
    </w:p>
    <w:p w14:paraId="6948CC10" w14:textId="373F358B" w:rsidR="005803FA" w:rsidRDefault="00ED70A9" w:rsidP="00326747">
      <w:pPr>
        <w:pStyle w:val="a0"/>
        <w:numPr>
          <w:ilvl w:val="0"/>
          <w:numId w:val="20"/>
        </w:numPr>
        <w:ind w:firstLineChars="0"/>
      </w:pPr>
      <w:r>
        <w:rPr>
          <w:rFonts w:hint="eastAsia"/>
        </w:rPr>
        <w:t>对于并行蓄水池采样算法的实现方法进行了讨论，并</w:t>
      </w:r>
      <w:r w:rsidR="00326747">
        <w:rPr>
          <w:rFonts w:hint="eastAsia"/>
        </w:rPr>
        <w:t>给出了一种利用阻塞队列实现并行蓄水池算法的方法</w:t>
      </w:r>
      <w:r>
        <w:rPr>
          <w:rFonts w:hint="eastAsia"/>
        </w:rPr>
        <w:t>。</w:t>
      </w:r>
    </w:p>
    <w:p w14:paraId="02387B77" w14:textId="14D61F94" w:rsidR="00326747" w:rsidRDefault="00326747" w:rsidP="00326747">
      <w:pPr>
        <w:pStyle w:val="a0"/>
        <w:numPr>
          <w:ilvl w:val="0"/>
          <w:numId w:val="20"/>
        </w:numPr>
        <w:ind w:firstLineChars="0"/>
      </w:pPr>
      <w:r>
        <w:rPr>
          <w:rFonts w:hint="eastAsia"/>
        </w:rPr>
        <w:t>利用</w:t>
      </w:r>
      <w:r>
        <w:rPr>
          <w:rFonts w:hint="eastAsia"/>
        </w:rPr>
        <w:t>Java</w:t>
      </w:r>
      <w:r>
        <w:rPr>
          <w:rFonts w:hint="eastAsia"/>
        </w:rPr>
        <w:t>和</w:t>
      </w:r>
      <w:r>
        <w:rPr>
          <w:rFonts w:hint="eastAsia"/>
        </w:rPr>
        <w:t>Rust</w:t>
      </w:r>
      <w:r>
        <w:rPr>
          <w:rFonts w:hint="eastAsia"/>
        </w:rPr>
        <w:t>分别实现了并行蓄水池算法</w:t>
      </w:r>
    </w:p>
    <w:p w14:paraId="2AE462A5" w14:textId="22783D25" w:rsidR="00AF75F3" w:rsidRDefault="00397294" w:rsidP="00ED70A9">
      <w:pPr>
        <w:pStyle w:val="a0"/>
        <w:numPr>
          <w:ilvl w:val="0"/>
          <w:numId w:val="20"/>
        </w:numPr>
        <w:ind w:firstLineChars="0"/>
      </w:pPr>
      <w:r>
        <w:rPr>
          <w:rFonts w:hint="eastAsia"/>
        </w:rPr>
        <w:t>根据对蓄水池算法的实现过程，</w:t>
      </w:r>
      <w:r w:rsidR="00326747">
        <w:rPr>
          <w:rFonts w:hint="eastAsia"/>
        </w:rPr>
        <w:t>对比了</w:t>
      </w:r>
      <w:r w:rsidR="00326747">
        <w:rPr>
          <w:rFonts w:hint="eastAsia"/>
        </w:rPr>
        <w:t>Java</w:t>
      </w:r>
      <w:r w:rsidR="00326747">
        <w:rPr>
          <w:rFonts w:hint="eastAsia"/>
        </w:rPr>
        <w:t>和</w:t>
      </w:r>
      <w:r w:rsidR="00326747">
        <w:rPr>
          <w:rFonts w:hint="eastAsia"/>
        </w:rPr>
        <w:t>Rust</w:t>
      </w:r>
      <w:r>
        <w:rPr>
          <w:rFonts w:hint="eastAsia"/>
        </w:rPr>
        <w:t>因为语言特性上的不同而导致两者在代码设计</w:t>
      </w:r>
      <w:r w:rsidR="00C86310">
        <w:rPr>
          <w:rFonts w:hint="eastAsia"/>
        </w:rPr>
        <w:t>、</w:t>
      </w:r>
      <w:r>
        <w:rPr>
          <w:rFonts w:hint="eastAsia"/>
        </w:rPr>
        <w:t>程序性能上的区别。</w:t>
      </w:r>
    </w:p>
    <w:p w14:paraId="2E2460BC" w14:textId="4D5BFCBC" w:rsidR="006F472B" w:rsidRDefault="006F472B" w:rsidP="006F472B">
      <w:pPr>
        <w:pStyle w:val="20"/>
      </w:pPr>
      <w:bookmarkStart w:id="127" w:name="_Toc134283147"/>
      <w:r>
        <w:rPr>
          <w:rFonts w:hint="eastAsia"/>
        </w:rPr>
        <w:t>未来</w:t>
      </w:r>
      <w:r w:rsidR="00ED70A9">
        <w:rPr>
          <w:rFonts w:hint="eastAsia"/>
        </w:rPr>
        <w:t>工作</w:t>
      </w:r>
      <w:bookmarkEnd w:id="127"/>
    </w:p>
    <w:p w14:paraId="21DCA051" w14:textId="3A9AA96D" w:rsidR="00ED70A9" w:rsidRPr="00ED70A9" w:rsidRDefault="00ED70A9" w:rsidP="00ED70A9">
      <w:pPr>
        <w:pStyle w:val="a0"/>
        <w:ind w:firstLine="480"/>
      </w:pPr>
      <w:r>
        <w:rPr>
          <w:rFonts w:hint="eastAsia"/>
        </w:rPr>
        <w:t>本文遗留了一些问题</w:t>
      </w:r>
      <w:r w:rsidR="007F1900">
        <w:rPr>
          <w:rFonts w:hint="eastAsia"/>
        </w:rPr>
        <w:t>尚未解决：</w:t>
      </w:r>
    </w:p>
    <w:p w14:paraId="7EE748BA" w14:textId="34DA4476" w:rsidR="006F472B" w:rsidRDefault="007F1900" w:rsidP="007F1900">
      <w:pPr>
        <w:pStyle w:val="a0"/>
        <w:numPr>
          <w:ilvl w:val="0"/>
          <w:numId w:val="28"/>
        </w:numPr>
        <w:ind w:firstLineChars="0"/>
      </w:pPr>
      <w:r>
        <w:rPr>
          <w:rFonts w:hint="eastAsia"/>
        </w:rPr>
        <w:t>本文给出的代码尚</w:t>
      </w:r>
      <w:r w:rsidR="006F472B">
        <w:rPr>
          <w:rFonts w:hint="eastAsia"/>
        </w:rPr>
        <w:t>不能在</w:t>
      </w:r>
      <w:r w:rsidR="00610501">
        <w:rPr>
          <w:rFonts w:hint="eastAsia"/>
        </w:rPr>
        <w:t>取样线程</w:t>
      </w:r>
      <w:r w:rsidR="006F472B">
        <w:rPr>
          <w:rFonts w:hint="eastAsia"/>
        </w:rPr>
        <w:t>结束后就立刻进行取样结果的收集与合并</w:t>
      </w:r>
      <w:r>
        <w:rPr>
          <w:rFonts w:hint="eastAsia"/>
        </w:rPr>
        <w:t>。想要同时实现“</w:t>
      </w:r>
      <w:r w:rsidR="00610501">
        <w:rPr>
          <w:rFonts w:hint="eastAsia"/>
        </w:rPr>
        <w:t>取样线程</w:t>
      </w:r>
      <w:r>
        <w:rPr>
          <w:rFonts w:hint="eastAsia"/>
        </w:rPr>
        <w:t>结束后就立刻进行取样结果的收集与合并”和“使用者决定对于某个时间点的取样结果进行收集与合并”可能涉及到（包括但不限于）以下内容</w:t>
      </w:r>
      <w:r w:rsidR="00C5021A">
        <w:rPr>
          <w:rFonts w:hint="eastAsia"/>
        </w:rPr>
        <w:t>：</w:t>
      </w:r>
      <w:r w:rsidR="00C5021A">
        <w:br/>
      </w:r>
      <w:r w:rsidR="00C5021A">
        <w:rPr>
          <w:rFonts w:hint="eastAsia"/>
        </w:rPr>
        <w:t>*</w:t>
      </w:r>
      <w:r w:rsidR="00C5021A">
        <w:t xml:space="preserve"> </w:t>
      </w:r>
      <w:r w:rsidR="00C5021A">
        <w:rPr>
          <w:rFonts w:hint="eastAsia"/>
        </w:rPr>
        <w:t>给予各</w:t>
      </w:r>
      <w:r w:rsidR="00610501">
        <w:rPr>
          <w:rFonts w:hint="eastAsia"/>
        </w:rPr>
        <w:t>取样线程</w:t>
      </w:r>
      <w:r w:rsidR="00C5021A">
        <w:rPr>
          <w:rFonts w:hint="eastAsia"/>
        </w:rPr>
        <w:t>唯一的标记，清楚地了解每个线程</w:t>
      </w:r>
      <w:r w:rsidR="00CD0CD9">
        <w:rPr>
          <w:rFonts w:hint="eastAsia"/>
        </w:rPr>
        <w:t>取样</w:t>
      </w:r>
      <w:r w:rsidR="00C5021A">
        <w:rPr>
          <w:rFonts w:hint="eastAsia"/>
        </w:rPr>
        <w:t>的情况。</w:t>
      </w:r>
      <w:r w:rsidR="00C5021A">
        <w:br/>
      </w:r>
      <w:r w:rsidR="00C5021A">
        <w:rPr>
          <w:rFonts w:hint="eastAsia"/>
        </w:rPr>
        <w:t>*</w:t>
      </w:r>
      <w:r w:rsidR="00C5021A">
        <w:t xml:space="preserve"> </w:t>
      </w:r>
      <w:r w:rsidR="00C5021A">
        <w:rPr>
          <w:rFonts w:hint="eastAsia"/>
        </w:rPr>
        <w:t>使用消息传递重新设计线程间的协作方式</w:t>
      </w:r>
    </w:p>
    <w:p w14:paraId="01D8AEA2" w14:textId="47CD86CB" w:rsidR="00140721" w:rsidRDefault="00140721" w:rsidP="007F1900">
      <w:pPr>
        <w:pStyle w:val="a0"/>
        <w:numPr>
          <w:ilvl w:val="0"/>
          <w:numId w:val="28"/>
        </w:numPr>
        <w:ind w:firstLineChars="0"/>
      </w:pPr>
      <w:r>
        <w:rPr>
          <w:rFonts w:hint="eastAsia"/>
        </w:rPr>
        <w:t>尝试在</w:t>
      </w:r>
      <w:r>
        <w:rPr>
          <w:rFonts w:hint="eastAsia"/>
        </w:rPr>
        <w:t>Rust</w:t>
      </w:r>
      <w:r>
        <w:rPr>
          <w:rFonts w:hint="eastAsia"/>
        </w:rPr>
        <w:t>中以异步编程的并行程序编程范式实现并行蓄水池算法</w:t>
      </w:r>
      <w:r w:rsidR="00C5021A">
        <w:rPr>
          <w:rFonts w:hint="eastAsia"/>
        </w:rPr>
        <w:t>。异步编程与传统基于</w:t>
      </w:r>
      <w:r w:rsidR="00C5021A">
        <w:rPr>
          <w:rFonts w:hint="eastAsia"/>
        </w:rPr>
        <w:t>OS</w:t>
      </w:r>
      <w:r w:rsidR="00C5021A">
        <w:rPr>
          <w:rFonts w:hint="eastAsia"/>
        </w:rPr>
        <w:t>线程的多线程编程有很大区别，相互之间不容易复用代码。因为时间问题，本文没有使用异步编程实现算法。</w:t>
      </w:r>
    </w:p>
    <w:p w14:paraId="32B8E1D4" w14:textId="0F8BBE47" w:rsidR="00C5021A" w:rsidRPr="006F472B" w:rsidRDefault="00C5021A" w:rsidP="007F1900">
      <w:pPr>
        <w:pStyle w:val="a0"/>
        <w:numPr>
          <w:ilvl w:val="0"/>
          <w:numId w:val="28"/>
        </w:numPr>
        <w:ind w:firstLineChars="0"/>
      </w:pPr>
      <w:r>
        <w:rPr>
          <w:rFonts w:hint="eastAsia"/>
        </w:rPr>
        <w:t>对使用特征对象带来的性能波动给出一个合理的解释。</w:t>
      </w:r>
    </w:p>
    <w:p w14:paraId="745F1431" w14:textId="7E96843F" w:rsidR="00542C89" w:rsidRDefault="00542C89" w:rsidP="00CB421E">
      <w:pPr>
        <w:pStyle w:val="a0"/>
        <w:ind w:firstLine="480"/>
      </w:pPr>
    </w:p>
    <w:p w14:paraId="6A654CB5" w14:textId="77777777" w:rsidR="00542C89" w:rsidRDefault="00542C89" w:rsidP="00CB421E">
      <w:pPr>
        <w:pStyle w:val="a0"/>
        <w:ind w:firstLine="480"/>
        <w:sectPr w:rsidR="00542C89" w:rsidSect="009734C7">
          <w:pgSz w:w="11906" w:h="16838"/>
          <w:pgMar w:top="1440" w:right="1800" w:bottom="1440" w:left="1800" w:header="851" w:footer="992" w:gutter="0"/>
          <w:cols w:space="425"/>
          <w:docGrid w:type="lines" w:linePitch="312"/>
        </w:sectPr>
      </w:pPr>
    </w:p>
    <w:p w14:paraId="35407A26" w14:textId="77777777" w:rsidR="00542C89" w:rsidRPr="00D76C64" w:rsidRDefault="00542C89" w:rsidP="00542C89">
      <w:pPr>
        <w:pStyle w:val="aff3"/>
      </w:pPr>
      <w:bookmarkStart w:id="128" w:name="_Toc134283148"/>
      <w:r>
        <w:rPr>
          <w:rFonts w:hint="eastAsia"/>
        </w:rPr>
        <w:lastRenderedPageBreak/>
        <w:t>参考文献</w:t>
      </w:r>
      <w:bookmarkEnd w:id="128"/>
    </w:p>
    <w:sdt>
      <w:sdtPr>
        <w:rPr>
          <w:lang w:val="zh-CN"/>
        </w:rPr>
        <w:id w:val="-1222281910"/>
        <w:docPartObj>
          <w:docPartGallery w:val="Bibliographies"/>
          <w:docPartUnique/>
        </w:docPartObj>
      </w:sdtPr>
      <w:sdtEndPr>
        <w:rPr>
          <w:b/>
          <w:bCs/>
          <w:lang w:val="en-US"/>
        </w:rPr>
      </w:sdtEndPr>
      <w:sdtContent>
        <w:p w14:paraId="0793575B" w14:textId="77777777" w:rsidR="00272969" w:rsidRDefault="00542C89" w:rsidP="00972ABB">
          <w:pPr>
            <w:rPr>
              <w:noProof/>
            </w:rPr>
          </w:pPr>
          <w:r>
            <w:rPr>
              <w:rFonts w:ascii="Times New Roman" w:eastAsia="宋体" w:hAnsi="Times New Roman"/>
              <w:sz w:val="24"/>
            </w:rPr>
            <w:fldChar w:fldCharType="begin"/>
          </w:r>
          <w:r>
            <w:instrText>BIBLIOGRAPHY</w:instrText>
          </w:r>
          <w:r>
            <w:rPr>
              <w:rFonts w:ascii="Times New Roman" w:eastAsia="宋体" w:hAnsi="Times New Roman"/>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5"/>
            <w:gridCol w:w="7351"/>
          </w:tblGrid>
          <w:tr w:rsidR="00272969" w14:paraId="7E50B5AB" w14:textId="77777777">
            <w:trPr>
              <w:divId w:val="139537500"/>
              <w:tblCellSpacing w:w="15" w:type="dxa"/>
            </w:trPr>
            <w:tc>
              <w:tcPr>
                <w:tcW w:w="50" w:type="pct"/>
                <w:hideMark/>
              </w:tcPr>
              <w:p w14:paraId="58E63ACD" w14:textId="7274D81A" w:rsidR="00272969" w:rsidRDefault="00272969">
                <w:pPr>
                  <w:pStyle w:val="aff2"/>
                  <w:ind w:firstLine="480"/>
                  <w:rPr>
                    <w:noProof/>
                    <w:kern w:val="0"/>
                    <w:szCs w:val="24"/>
                  </w:rPr>
                </w:pPr>
                <w:r>
                  <w:rPr>
                    <w:rFonts w:hint="eastAsia"/>
                    <w:noProof/>
                  </w:rPr>
                  <w:t xml:space="preserve">[1] </w:t>
                </w:r>
              </w:p>
            </w:tc>
            <w:tc>
              <w:tcPr>
                <w:tcW w:w="0" w:type="auto"/>
                <w:hideMark/>
              </w:tcPr>
              <w:p w14:paraId="136AABE2" w14:textId="77777777" w:rsidR="00272969" w:rsidRDefault="00272969">
                <w:pPr>
                  <w:pStyle w:val="aff2"/>
                  <w:ind w:firstLine="480"/>
                  <w:rPr>
                    <w:noProof/>
                  </w:rPr>
                </w:pPr>
                <w:r>
                  <w:rPr>
                    <w:rFonts w:hint="eastAsia"/>
                    <w:noProof/>
                  </w:rPr>
                  <w:t>C. Nichols, 3 4 2023. [</w:t>
                </w:r>
                <w:r>
                  <w:rPr>
                    <w:rFonts w:hint="eastAsia"/>
                    <w:noProof/>
                  </w:rPr>
                  <w:t>联机</w:t>
                </w:r>
                <w:r>
                  <w:rPr>
                    <w:rFonts w:hint="eastAsia"/>
                    <w:noProof/>
                  </w:rPr>
                  <w:t>]. Available: The Rust Programming Language.</w:t>
                </w:r>
              </w:p>
            </w:tc>
          </w:tr>
          <w:tr w:rsidR="00272969" w14:paraId="31FB5C19" w14:textId="77777777">
            <w:trPr>
              <w:divId w:val="139537500"/>
              <w:tblCellSpacing w:w="15" w:type="dxa"/>
            </w:trPr>
            <w:tc>
              <w:tcPr>
                <w:tcW w:w="50" w:type="pct"/>
                <w:hideMark/>
              </w:tcPr>
              <w:p w14:paraId="795666A4" w14:textId="77777777" w:rsidR="00272969" w:rsidRDefault="00272969">
                <w:pPr>
                  <w:pStyle w:val="aff2"/>
                  <w:ind w:firstLine="480"/>
                  <w:rPr>
                    <w:noProof/>
                  </w:rPr>
                </w:pPr>
                <w:r>
                  <w:rPr>
                    <w:rFonts w:hint="eastAsia"/>
                    <w:noProof/>
                  </w:rPr>
                  <w:t xml:space="preserve">[2] </w:t>
                </w:r>
              </w:p>
            </w:tc>
            <w:tc>
              <w:tcPr>
                <w:tcW w:w="0" w:type="auto"/>
                <w:hideMark/>
              </w:tcPr>
              <w:p w14:paraId="02AC95CC" w14:textId="77777777" w:rsidR="00272969" w:rsidRDefault="00272969">
                <w:pPr>
                  <w:pStyle w:val="aff2"/>
                  <w:ind w:firstLine="480"/>
                  <w:rPr>
                    <w:noProof/>
                  </w:rPr>
                </w:pPr>
                <w:r>
                  <w:rPr>
                    <w:rFonts w:hint="eastAsia"/>
                    <w:noProof/>
                  </w:rPr>
                  <w:t>Sunface, 1 4 2023. [</w:t>
                </w:r>
                <w:r>
                  <w:rPr>
                    <w:rFonts w:hint="eastAsia"/>
                    <w:noProof/>
                  </w:rPr>
                  <w:t>联机</w:t>
                </w:r>
                <w:r>
                  <w:rPr>
                    <w:rFonts w:hint="eastAsia"/>
                    <w:noProof/>
                  </w:rPr>
                  <w:t>]. Available: course.rs.</w:t>
                </w:r>
              </w:p>
            </w:tc>
          </w:tr>
          <w:tr w:rsidR="00272969" w14:paraId="03940872" w14:textId="77777777">
            <w:trPr>
              <w:divId w:val="139537500"/>
              <w:tblCellSpacing w:w="15" w:type="dxa"/>
            </w:trPr>
            <w:tc>
              <w:tcPr>
                <w:tcW w:w="50" w:type="pct"/>
                <w:hideMark/>
              </w:tcPr>
              <w:p w14:paraId="1308EC46" w14:textId="77777777" w:rsidR="00272969" w:rsidRDefault="00272969">
                <w:pPr>
                  <w:pStyle w:val="aff2"/>
                  <w:ind w:firstLine="480"/>
                  <w:rPr>
                    <w:noProof/>
                  </w:rPr>
                </w:pPr>
                <w:r>
                  <w:rPr>
                    <w:rFonts w:hint="eastAsia"/>
                    <w:noProof/>
                  </w:rPr>
                  <w:t xml:space="preserve">[3] </w:t>
                </w:r>
              </w:p>
            </w:tc>
            <w:tc>
              <w:tcPr>
                <w:tcW w:w="0" w:type="auto"/>
                <w:hideMark/>
              </w:tcPr>
              <w:p w14:paraId="585D04F5" w14:textId="77777777" w:rsidR="00272969" w:rsidRDefault="00272969">
                <w:pPr>
                  <w:pStyle w:val="aff2"/>
                  <w:ind w:firstLine="480"/>
                  <w:rPr>
                    <w:noProof/>
                  </w:rPr>
                </w:pPr>
                <w:r>
                  <w:rPr>
                    <w:rFonts w:hint="eastAsia"/>
                    <w:noProof/>
                  </w:rPr>
                  <w:t>T. Cramer, 3 4 2023. [</w:t>
                </w:r>
                <w:r>
                  <w:rPr>
                    <w:rFonts w:hint="eastAsia"/>
                    <w:noProof/>
                  </w:rPr>
                  <w:t>联机</w:t>
                </w:r>
                <w:r>
                  <w:rPr>
                    <w:rFonts w:hint="eastAsia"/>
                    <w:noProof/>
                  </w:rPr>
                  <w:t>]. Available: https://rust-lang.github.io/async-book/.</w:t>
                </w:r>
              </w:p>
            </w:tc>
          </w:tr>
          <w:tr w:rsidR="00272969" w14:paraId="48311D8D" w14:textId="77777777">
            <w:trPr>
              <w:divId w:val="139537500"/>
              <w:tblCellSpacing w:w="15" w:type="dxa"/>
            </w:trPr>
            <w:tc>
              <w:tcPr>
                <w:tcW w:w="50" w:type="pct"/>
                <w:hideMark/>
              </w:tcPr>
              <w:p w14:paraId="61149DEE" w14:textId="77777777" w:rsidR="00272969" w:rsidRDefault="00272969">
                <w:pPr>
                  <w:pStyle w:val="aff2"/>
                  <w:ind w:firstLine="480"/>
                  <w:rPr>
                    <w:noProof/>
                  </w:rPr>
                </w:pPr>
                <w:r>
                  <w:rPr>
                    <w:rFonts w:hint="eastAsia"/>
                    <w:noProof/>
                  </w:rPr>
                  <w:t xml:space="preserve">[4] </w:t>
                </w:r>
              </w:p>
            </w:tc>
            <w:tc>
              <w:tcPr>
                <w:tcW w:w="0" w:type="auto"/>
                <w:hideMark/>
              </w:tcPr>
              <w:p w14:paraId="6EFBAD38" w14:textId="77777777" w:rsidR="00272969" w:rsidRDefault="00272969">
                <w:pPr>
                  <w:pStyle w:val="aff2"/>
                  <w:ind w:firstLine="480"/>
                  <w:rPr>
                    <w:noProof/>
                  </w:rPr>
                </w:pPr>
                <w:r>
                  <w:rPr>
                    <w:rFonts w:hint="eastAsia"/>
                    <w:noProof/>
                  </w:rPr>
                  <w:t xml:space="preserve">Boqin Qin, </w:t>
                </w:r>
                <w:r>
                  <w:rPr>
                    <w:rFonts w:hint="eastAsia"/>
                    <w:noProof/>
                  </w:rPr>
                  <w:t>“</w:t>
                </w:r>
                <w:r>
                  <w:rPr>
                    <w:rFonts w:hint="eastAsia"/>
                    <w:noProof/>
                  </w:rPr>
                  <w:t>Understanding memory and thread safety practices and issues in real-world Rust programs,</w:t>
                </w:r>
                <w:r>
                  <w:rPr>
                    <w:rFonts w:hint="eastAsia"/>
                    <w:noProof/>
                  </w:rPr>
                  <w:t>”</w:t>
                </w:r>
                <w:r>
                  <w:rPr>
                    <w:rFonts w:hint="eastAsia"/>
                    <w:noProof/>
                  </w:rPr>
                  <w:t xml:space="preserve"> 2020. </w:t>
                </w:r>
              </w:p>
            </w:tc>
          </w:tr>
          <w:tr w:rsidR="00272969" w14:paraId="015308C2" w14:textId="77777777">
            <w:trPr>
              <w:divId w:val="139537500"/>
              <w:tblCellSpacing w:w="15" w:type="dxa"/>
            </w:trPr>
            <w:tc>
              <w:tcPr>
                <w:tcW w:w="50" w:type="pct"/>
                <w:hideMark/>
              </w:tcPr>
              <w:p w14:paraId="1F478CC1" w14:textId="77777777" w:rsidR="00272969" w:rsidRDefault="00272969">
                <w:pPr>
                  <w:pStyle w:val="aff2"/>
                  <w:ind w:firstLine="480"/>
                  <w:rPr>
                    <w:noProof/>
                  </w:rPr>
                </w:pPr>
                <w:r>
                  <w:rPr>
                    <w:rFonts w:hint="eastAsia"/>
                    <w:noProof/>
                  </w:rPr>
                  <w:t xml:space="preserve">[5] </w:t>
                </w:r>
              </w:p>
            </w:tc>
            <w:tc>
              <w:tcPr>
                <w:tcW w:w="0" w:type="auto"/>
                <w:hideMark/>
              </w:tcPr>
              <w:p w14:paraId="16EF9C7C" w14:textId="77777777" w:rsidR="00272969" w:rsidRDefault="00272969">
                <w:pPr>
                  <w:pStyle w:val="aff2"/>
                  <w:ind w:firstLine="480"/>
                  <w:rPr>
                    <w:noProof/>
                  </w:rPr>
                </w:pPr>
                <w:r>
                  <w:rPr>
                    <w:rFonts w:hint="eastAsia"/>
                    <w:noProof/>
                  </w:rPr>
                  <w:t>秦伯钦</w:t>
                </w:r>
                <w:r>
                  <w:rPr>
                    <w:rFonts w:hint="eastAsia"/>
                    <w:noProof/>
                  </w:rPr>
                  <w:t xml:space="preserve">, </w:t>
                </w:r>
                <w:r>
                  <w:rPr>
                    <w:rFonts w:hint="eastAsia"/>
                    <w:noProof/>
                  </w:rPr>
                  <w:t>“对现实</w:t>
                </w:r>
                <w:r>
                  <w:rPr>
                    <w:rFonts w:hint="eastAsia"/>
                    <w:noProof/>
                  </w:rPr>
                  <w:t>Rust</w:t>
                </w:r>
                <w:r>
                  <w:rPr>
                    <w:rFonts w:hint="eastAsia"/>
                    <w:noProof/>
                  </w:rPr>
                  <w:t>应用程序安全的实证研究</w:t>
                </w:r>
                <w:r>
                  <w:rPr>
                    <w:rFonts w:hint="eastAsia"/>
                    <w:noProof/>
                  </w:rPr>
                  <w:t>,</w:t>
                </w:r>
                <w:r>
                  <w:rPr>
                    <w:rFonts w:hint="eastAsia"/>
                    <w:noProof/>
                  </w:rPr>
                  <w:t>”</w:t>
                </w:r>
                <w:r>
                  <w:rPr>
                    <w:rFonts w:hint="eastAsia"/>
                    <w:noProof/>
                  </w:rPr>
                  <w:t xml:space="preserve"> 2021. </w:t>
                </w:r>
              </w:p>
            </w:tc>
          </w:tr>
          <w:tr w:rsidR="00272969" w14:paraId="78C3546D" w14:textId="77777777">
            <w:trPr>
              <w:divId w:val="139537500"/>
              <w:tblCellSpacing w:w="15" w:type="dxa"/>
            </w:trPr>
            <w:tc>
              <w:tcPr>
                <w:tcW w:w="50" w:type="pct"/>
                <w:hideMark/>
              </w:tcPr>
              <w:p w14:paraId="6983A76E" w14:textId="77777777" w:rsidR="00272969" w:rsidRDefault="00272969">
                <w:pPr>
                  <w:pStyle w:val="aff2"/>
                  <w:ind w:firstLine="480"/>
                  <w:rPr>
                    <w:noProof/>
                  </w:rPr>
                </w:pPr>
                <w:r>
                  <w:rPr>
                    <w:rFonts w:hint="eastAsia"/>
                    <w:noProof/>
                  </w:rPr>
                  <w:t xml:space="preserve">[6] </w:t>
                </w:r>
              </w:p>
            </w:tc>
            <w:tc>
              <w:tcPr>
                <w:tcW w:w="0" w:type="auto"/>
                <w:hideMark/>
              </w:tcPr>
              <w:p w14:paraId="7ABB2690" w14:textId="77777777" w:rsidR="00272969" w:rsidRDefault="00272969">
                <w:pPr>
                  <w:pStyle w:val="aff2"/>
                  <w:ind w:firstLine="480"/>
                  <w:rPr>
                    <w:noProof/>
                  </w:rPr>
                </w:pPr>
                <w:r>
                  <w:rPr>
                    <w:rFonts w:hint="eastAsia"/>
                    <w:noProof/>
                  </w:rPr>
                  <w:t xml:space="preserve">Zemin Yu, </w:t>
                </w:r>
                <w:r>
                  <w:rPr>
                    <w:rFonts w:hint="eastAsia"/>
                    <w:noProof/>
                  </w:rPr>
                  <w:t>“</w:t>
                </w:r>
                <w:r>
                  <w:rPr>
                    <w:rFonts w:hint="eastAsia"/>
                    <w:noProof/>
                  </w:rPr>
                  <w:t>Fearless Concurrency? Understanding Concurrent Programming Safety in Real-World Rust Software,</w:t>
                </w:r>
                <w:r>
                  <w:rPr>
                    <w:rFonts w:hint="eastAsia"/>
                    <w:noProof/>
                  </w:rPr>
                  <w:t>”</w:t>
                </w:r>
                <w:r>
                  <w:rPr>
                    <w:rFonts w:hint="eastAsia"/>
                    <w:noProof/>
                  </w:rPr>
                  <w:t xml:space="preserve"> 2019. </w:t>
                </w:r>
              </w:p>
            </w:tc>
          </w:tr>
          <w:tr w:rsidR="00272969" w14:paraId="3BFFABE5" w14:textId="77777777">
            <w:trPr>
              <w:divId w:val="139537500"/>
              <w:tblCellSpacing w:w="15" w:type="dxa"/>
            </w:trPr>
            <w:tc>
              <w:tcPr>
                <w:tcW w:w="50" w:type="pct"/>
                <w:hideMark/>
              </w:tcPr>
              <w:p w14:paraId="788ACC03" w14:textId="77777777" w:rsidR="00272969" w:rsidRDefault="00272969">
                <w:pPr>
                  <w:pStyle w:val="aff2"/>
                  <w:ind w:firstLine="480"/>
                  <w:rPr>
                    <w:noProof/>
                  </w:rPr>
                </w:pPr>
                <w:r>
                  <w:rPr>
                    <w:rFonts w:hint="eastAsia"/>
                    <w:noProof/>
                  </w:rPr>
                  <w:t xml:space="preserve">[7] </w:t>
                </w:r>
              </w:p>
            </w:tc>
            <w:tc>
              <w:tcPr>
                <w:tcW w:w="0" w:type="auto"/>
                <w:hideMark/>
              </w:tcPr>
              <w:p w14:paraId="7FC17703" w14:textId="77777777" w:rsidR="00272969" w:rsidRDefault="00272969">
                <w:pPr>
                  <w:pStyle w:val="aff2"/>
                  <w:ind w:firstLine="480"/>
                  <w:rPr>
                    <w:noProof/>
                  </w:rPr>
                </w:pPr>
                <w:r>
                  <w:rPr>
                    <w:rFonts w:hint="eastAsia"/>
                    <w:noProof/>
                  </w:rPr>
                  <w:t>牛聚川</w:t>
                </w:r>
                <w:r>
                  <w:rPr>
                    <w:rFonts w:hint="eastAsia"/>
                    <w:noProof/>
                  </w:rPr>
                  <w:t xml:space="preserve">, </w:t>
                </w:r>
                <w:r>
                  <w:rPr>
                    <w:rFonts w:hint="eastAsia"/>
                    <w:noProof/>
                  </w:rPr>
                  <w:t>“融合模糊测试和形式化验证的</w:t>
                </w:r>
                <w:r>
                  <w:rPr>
                    <w:rFonts w:hint="eastAsia"/>
                    <w:noProof/>
                  </w:rPr>
                  <w:t>RUST</w:t>
                </w:r>
                <w:r>
                  <w:rPr>
                    <w:rFonts w:hint="eastAsia"/>
                    <w:noProof/>
                  </w:rPr>
                  <w:t>测试工具研究</w:t>
                </w:r>
                <w:r>
                  <w:rPr>
                    <w:rFonts w:hint="eastAsia"/>
                    <w:noProof/>
                  </w:rPr>
                  <w:t>,</w:t>
                </w:r>
                <w:r>
                  <w:rPr>
                    <w:rFonts w:hint="eastAsia"/>
                    <w:noProof/>
                  </w:rPr>
                  <w:t>”</w:t>
                </w:r>
                <w:r>
                  <w:rPr>
                    <w:rFonts w:hint="eastAsia"/>
                    <w:noProof/>
                  </w:rPr>
                  <w:t xml:space="preserve"> 2022. </w:t>
                </w:r>
              </w:p>
            </w:tc>
          </w:tr>
          <w:tr w:rsidR="00272969" w14:paraId="72E39E77" w14:textId="77777777">
            <w:trPr>
              <w:divId w:val="139537500"/>
              <w:tblCellSpacing w:w="15" w:type="dxa"/>
            </w:trPr>
            <w:tc>
              <w:tcPr>
                <w:tcW w:w="50" w:type="pct"/>
                <w:hideMark/>
              </w:tcPr>
              <w:p w14:paraId="5A724921" w14:textId="77777777" w:rsidR="00272969" w:rsidRDefault="00272969">
                <w:pPr>
                  <w:pStyle w:val="aff2"/>
                  <w:ind w:firstLine="480"/>
                  <w:rPr>
                    <w:noProof/>
                  </w:rPr>
                </w:pPr>
                <w:r>
                  <w:rPr>
                    <w:rFonts w:hint="eastAsia"/>
                    <w:noProof/>
                  </w:rPr>
                  <w:t xml:space="preserve">[8] </w:t>
                </w:r>
              </w:p>
            </w:tc>
            <w:tc>
              <w:tcPr>
                <w:tcW w:w="0" w:type="auto"/>
                <w:hideMark/>
              </w:tcPr>
              <w:p w14:paraId="6D6C6821" w14:textId="77777777" w:rsidR="00272969" w:rsidRDefault="00272969">
                <w:pPr>
                  <w:pStyle w:val="aff2"/>
                  <w:ind w:firstLine="480"/>
                  <w:rPr>
                    <w:noProof/>
                  </w:rPr>
                </w:pPr>
                <w:r>
                  <w:rPr>
                    <w:rFonts w:hint="eastAsia"/>
                    <w:noProof/>
                  </w:rPr>
                  <w:t>王烁程</w:t>
                </w:r>
                <w:r>
                  <w:rPr>
                    <w:rFonts w:hint="eastAsia"/>
                    <w:noProof/>
                  </w:rPr>
                  <w:t xml:space="preserve">, </w:t>
                </w:r>
                <w:r>
                  <w:rPr>
                    <w:rFonts w:hint="eastAsia"/>
                    <w:noProof/>
                  </w:rPr>
                  <w:t>“面向新一代</w:t>
                </w:r>
                <w:r>
                  <w:rPr>
                    <w:rFonts w:hint="eastAsia"/>
                    <w:noProof/>
                  </w:rPr>
                  <w:t>Intel</w:t>
                </w:r>
                <w:r>
                  <w:rPr>
                    <w:rFonts w:hint="eastAsia"/>
                    <w:noProof/>
                  </w:rPr>
                  <w:t>可信执行环境的性能优化方案</w:t>
                </w:r>
                <w:r>
                  <w:rPr>
                    <w:rFonts w:hint="eastAsia"/>
                    <w:noProof/>
                  </w:rPr>
                  <w:t>,</w:t>
                </w:r>
                <w:r>
                  <w:rPr>
                    <w:rFonts w:hint="eastAsia"/>
                    <w:noProof/>
                  </w:rPr>
                  <w:t>”</w:t>
                </w:r>
                <w:r>
                  <w:rPr>
                    <w:rFonts w:hint="eastAsia"/>
                    <w:noProof/>
                  </w:rPr>
                  <w:t xml:space="preserve"> 2021. </w:t>
                </w:r>
              </w:p>
            </w:tc>
          </w:tr>
          <w:tr w:rsidR="00272969" w14:paraId="6A76854B" w14:textId="77777777">
            <w:trPr>
              <w:divId w:val="139537500"/>
              <w:tblCellSpacing w:w="15" w:type="dxa"/>
            </w:trPr>
            <w:tc>
              <w:tcPr>
                <w:tcW w:w="50" w:type="pct"/>
                <w:hideMark/>
              </w:tcPr>
              <w:p w14:paraId="21432B66" w14:textId="77777777" w:rsidR="00272969" w:rsidRDefault="00272969">
                <w:pPr>
                  <w:pStyle w:val="aff2"/>
                  <w:ind w:firstLine="480"/>
                  <w:rPr>
                    <w:noProof/>
                  </w:rPr>
                </w:pPr>
                <w:r>
                  <w:rPr>
                    <w:rFonts w:hint="eastAsia"/>
                    <w:noProof/>
                  </w:rPr>
                  <w:t xml:space="preserve">[9] </w:t>
                </w:r>
              </w:p>
            </w:tc>
            <w:tc>
              <w:tcPr>
                <w:tcW w:w="0" w:type="auto"/>
                <w:hideMark/>
              </w:tcPr>
              <w:p w14:paraId="28E4BEC0" w14:textId="77777777" w:rsidR="00272969" w:rsidRDefault="00272969">
                <w:pPr>
                  <w:pStyle w:val="aff2"/>
                  <w:ind w:firstLine="480"/>
                  <w:rPr>
                    <w:noProof/>
                  </w:rPr>
                </w:pPr>
                <w:r>
                  <w:rPr>
                    <w:rFonts w:hint="eastAsia"/>
                    <w:noProof/>
                  </w:rPr>
                  <w:t>“</w:t>
                </w:r>
                <w:r>
                  <w:rPr>
                    <w:rFonts w:hint="eastAsia"/>
                    <w:noProof/>
                  </w:rPr>
                  <w:t>Wikipedia: Rust (programming language),</w:t>
                </w:r>
                <w:r>
                  <w:rPr>
                    <w:rFonts w:hint="eastAsia"/>
                    <w:noProof/>
                  </w:rPr>
                  <w:t>”</w:t>
                </w:r>
                <w:r>
                  <w:rPr>
                    <w:rFonts w:hint="eastAsia"/>
                    <w:noProof/>
                  </w:rPr>
                  <w:t xml:space="preserve"> 5 2023. [</w:t>
                </w:r>
                <w:r>
                  <w:rPr>
                    <w:rFonts w:hint="eastAsia"/>
                    <w:noProof/>
                  </w:rPr>
                  <w:t>联机</w:t>
                </w:r>
                <w:r>
                  <w:rPr>
                    <w:rFonts w:hint="eastAsia"/>
                    <w:noProof/>
                  </w:rPr>
                  <w:t>]. Available: https://en.wikipedia.org/wiki/Rust_(programming_language). [</w:t>
                </w:r>
                <w:r>
                  <w:rPr>
                    <w:rFonts w:hint="eastAsia"/>
                    <w:noProof/>
                  </w:rPr>
                  <w:t>访问日期</w:t>
                </w:r>
                <w:r>
                  <w:rPr>
                    <w:rFonts w:hint="eastAsia"/>
                    <w:noProof/>
                  </w:rPr>
                  <w:t>: 5 2023].</w:t>
                </w:r>
              </w:p>
            </w:tc>
          </w:tr>
          <w:tr w:rsidR="00272969" w14:paraId="1DD66829" w14:textId="77777777">
            <w:trPr>
              <w:divId w:val="139537500"/>
              <w:tblCellSpacing w:w="15" w:type="dxa"/>
            </w:trPr>
            <w:tc>
              <w:tcPr>
                <w:tcW w:w="50" w:type="pct"/>
                <w:hideMark/>
              </w:tcPr>
              <w:p w14:paraId="5FE47B44" w14:textId="77777777" w:rsidR="00272969" w:rsidRDefault="00272969">
                <w:pPr>
                  <w:pStyle w:val="aff2"/>
                  <w:ind w:firstLine="480"/>
                  <w:rPr>
                    <w:noProof/>
                  </w:rPr>
                </w:pPr>
                <w:r>
                  <w:rPr>
                    <w:rFonts w:hint="eastAsia"/>
                    <w:noProof/>
                  </w:rPr>
                  <w:t xml:space="preserve">[10] </w:t>
                </w:r>
              </w:p>
            </w:tc>
            <w:tc>
              <w:tcPr>
                <w:tcW w:w="0" w:type="auto"/>
                <w:hideMark/>
              </w:tcPr>
              <w:p w14:paraId="5B59C48E" w14:textId="77777777" w:rsidR="00272969" w:rsidRDefault="00272969">
                <w:pPr>
                  <w:pStyle w:val="aff2"/>
                  <w:ind w:firstLine="480"/>
                  <w:rPr>
                    <w:noProof/>
                  </w:rPr>
                </w:pPr>
                <w:r>
                  <w:rPr>
                    <w:rFonts w:hint="eastAsia"/>
                    <w:noProof/>
                  </w:rPr>
                  <w:t xml:space="preserve">simonsan, </w:t>
                </w:r>
                <w:r>
                  <w:rPr>
                    <w:rFonts w:hint="eastAsia"/>
                    <w:noProof/>
                  </w:rPr>
                  <w:t>“</w:t>
                </w:r>
                <w:r>
                  <w:rPr>
                    <w:rFonts w:hint="eastAsia"/>
                    <w:noProof/>
                  </w:rPr>
                  <w:t>Anti-patterns in Rust, misuse of deref,</w:t>
                </w:r>
                <w:r>
                  <w:rPr>
                    <w:rFonts w:hint="eastAsia"/>
                    <w:noProof/>
                  </w:rPr>
                  <w:t>”</w:t>
                </w:r>
                <w:r>
                  <w:rPr>
                    <w:rFonts w:hint="eastAsia"/>
                    <w:noProof/>
                  </w:rPr>
                  <w:t xml:space="preserve"> 2023. [</w:t>
                </w:r>
                <w:r>
                  <w:rPr>
                    <w:rFonts w:hint="eastAsia"/>
                    <w:noProof/>
                  </w:rPr>
                  <w:t>联机</w:t>
                </w:r>
                <w:r>
                  <w:rPr>
                    <w:rFonts w:hint="eastAsia"/>
                    <w:noProof/>
                  </w:rPr>
                  <w:t>]. Available: https://github.com/rust-unofficial/patterns/blob/main/anti_patterns/deref.md.</w:t>
                </w:r>
              </w:p>
            </w:tc>
          </w:tr>
          <w:tr w:rsidR="00272969" w14:paraId="1B77616C" w14:textId="77777777">
            <w:trPr>
              <w:divId w:val="139537500"/>
              <w:tblCellSpacing w:w="15" w:type="dxa"/>
            </w:trPr>
            <w:tc>
              <w:tcPr>
                <w:tcW w:w="50" w:type="pct"/>
                <w:hideMark/>
              </w:tcPr>
              <w:p w14:paraId="4566A7F0" w14:textId="77777777" w:rsidR="00272969" w:rsidRDefault="00272969">
                <w:pPr>
                  <w:pStyle w:val="aff2"/>
                  <w:ind w:firstLine="480"/>
                  <w:rPr>
                    <w:noProof/>
                  </w:rPr>
                </w:pPr>
                <w:r>
                  <w:rPr>
                    <w:rFonts w:hint="eastAsia"/>
                    <w:noProof/>
                  </w:rPr>
                  <w:t xml:space="preserve">[11] </w:t>
                </w:r>
              </w:p>
            </w:tc>
            <w:tc>
              <w:tcPr>
                <w:tcW w:w="0" w:type="auto"/>
                <w:hideMark/>
              </w:tcPr>
              <w:p w14:paraId="0E458120" w14:textId="77777777" w:rsidR="00272969" w:rsidRDefault="00272969">
                <w:pPr>
                  <w:pStyle w:val="aff2"/>
                  <w:ind w:firstLine="480"/>
                  <w:rPr>
                    <w:noProof/>
                  </w:rPr>
                </w:pPr>
                <w:r>
                  <w:rPr>
                    <w:rFonts w:hint="eastAsia"/>
                    <w:noProof/>
                  </w:rPr>
                  <w:t xml:space="preserve">R. Pereira, </w:t>
                </w:r>
                <w:r>
                  <w:rPr>
                    <w:rFonts w:hint="eastAsia"/>
                    <w:noProof/>
                  </w:rPr>
                  <w:t>“</w:t>
                </w:r>
                <w:r>
                  <w:rPr>
                    <w:rFonts w:hint="eastAsia"/>
                    <w:noProof/>
                  </w:rPr>
                  <w:t>Energy Efficiency across Programming Languages,</w:t>
                </w:r>
                <w:r>
                  <w:rPr>
                    <w:rFonts w:hint="eastAsia"/>
                    <w:noProof/>
                  </w:rPr>
                  <w:t>”</w:t>
                </w:r>
                <w:r>
                  <w:rPr>
                    <w:rFonts w:hint="eastAsia"/>
                    <w:noProof/>
                  </w:rPr>
                  <w:t xml:space="preserve"> </w:t>
                </w:r>
                <w:r>
                  <w:rPr>
                    <w:rFonts w:hint="eastAsia"/>
                    <w:i/>
                    <w:iCs/>
                    <w:noProof/>
                  </w:rPr>
                  <w:t xml:space="preserve">Association for Computing Machinery, </w:t>
                </w:r>
                <w:r>
                  <w:rPr>
                    <w:rFonts w:hint="eastAsia"/>
                    <w:noProof/>
                  </w:rPr>
                  <w:t xml:space="preserve">2017. </w:t>
                </w:r>
              </w:p>
            </w:tc>
          </w:tr>
          <w:tr w:rsidR="00272969" w14:paraId="2B0E9682" w14:textId="77777777">
            <w:trPr>
              <w:divId w:val="139537500"/>
              <w:tblCellSpacing w:w="15" w:type="dxa"/>
            </w:trPr>
            <w:tc>
              <w:tcPr>
                <w:tcW w:w="50" w:type="pct"/>
                <w:hideMark/>
              </w:tcPr>
              <w:p w14:paraId="4DE139EF" w14:textId="77777777" w:rsidR="00272969" w:rsidRDefault="00272969">
                <w:pPr>
                  <w:pStyle w:val="aff2"/>
                  <w:ind w:firstLine="480"/>
                  <w:rPr>
                    <w:noProof/>
                  </w:rPr>
                </w:pPr>
                <w:r>
                  <w:rPr>
                    <w:rFonts w:hint="eastAsia"/>
                    <w:noProof/>
                  </w:rPr>
                  <w:t xml:space="preserve">[12] </w:t>
                </w:r>
              </w:p>
            </w:tc>
            <w:tc>
              <w:tcPr>
                <w:tcW w:w="0" w:type="auto"/>
                <w:hideMark/>
              </w:tcPr>
              <w:p w14:paraId="54786D86" w14:textId="77777777" w:rsidR="00272969" w:rsidRDefault="00272969">
                <w:pPr>
                  <w:pStyle w:val="aff2"/>
                  <w:ind w:firstLine="480"/>
                  <w:rPr>
                    <w:noProof/>
                  </w:rPr>
                </w:pPr>
                <w:r>
                  <w:rPr>
                    <w:rFonts w:hint="eastAsia"/>
                    <w:noProof/>
                  </w:rPr>
                  <w:t xml:space="preserve">B. a. Bins, </w:t>
                </w:r>
                <w:r>
                  <w:rPr>
                    <w:rFonts w:hint="eastAsia"/>
                    <w:noProof/>
                  </w:rPr>
                  <w:t>“</w:t>
                </w:r>
                <w:r>
                  <w:rPr>
                    <w:rFonts w:hint="eastAsia"/>
                    <w:noProof/>
                  </w:rPr>
                  <w:t>Distributed/Parallel Reservoir Sampling,</w:t>
                </w:r>
                <w:r>
                  <w:rPr>
                    <w:rFonts w:hint="eastAsia"/>
                    <w:noProof/>
                  </w:rPr>
                  <w:t>”</w:t>
                </w:r>
                <w:r>
                  <w:rPr>
                    <w:rFonts w:hint="eastAsia"/>
                    <w:noProof/>
                  </w:rPr>
                  <w:t xml:space="preserve"> 13 4 2014. [</w:t>
                </w:r>
                <w:r>
                  <w:rPr>
                    <w:rFonts w:hint="eastAsia"/>
                    <w:noProof/>
                  </w:rPr>
                  <w:t>联机</w:t>
                </w:r>
                <w:r>
                  <w:rPr>
                    <w:rFonts w:hint="eastAsia"/>
                    <w:noProof/>
                  </w:rPr>
                  <w:t>]. Available: https://ballsandbins.wordpress.com/2014/04/13/distributedparallel-reservoir-sampling/.</w:t>
                </w:r>
              </w:p>
            </w:tc>
          </w:tr>
          <w:tr w:rsidR="00272969" w14:paraId="099371C1" w14:textId="77777777">
            <w:trPr>
              <w:divId w:val="139537500"/>
              <w:tblCellSpacing w:w="15" w:type="dxa"/>
            </w:trPr>
            <w:tc>
              <w:tcPr>
                <w:tcW w:w="50" w:type="pct"/>
                <w:hideMark/>
              </w:tcPr>
              <w:p w14:paraId="69B0B11F" w14:textId="77777777" w:rsidR="00272969" w:rsidRDefault="00272969">
                <w:pPr>
                  <w:pStyle w:val="aff2"/>
                  <w:ind w:firstLine="480"/>
                  <w:rPr>
                    <w:noProof/>
                  </w:rPr>
                </w:pPr>
                <w:r>
                  <w:rPr>
                    <w:rFonts w:hint="eastAsia"/>
                    <w:noProof/>
                  </w:rPr>
                  <w:lastRenderedPageBreak/>
                  <w:t xml:space="preserve">[13] </w:t>
                </w:r>
              </w:p>
            </w:tc>
            <w:tc>
              <w:tcPr>
                <w:tcW w:w="0" w:type="auto"/>
                <w:hideMark/>
              </w:tcPr>
              <w:p w14:paraId="3A87DF6F" w14:textId="77777777" w:rsidR="00272969" w:rsidRDefault="00272969">
                <w:pPr>
                  <w:pStyle w:val="aff2"/>
                  <w:ind w:firstLine="480"/>
                  <w:rPr>
                    <w:noProof/>
                  </w:rPr>
                </w:pPr>
                <w:r>
                  <w:rPr>
                    <w:rFonts w:hint="eastAsia"/>
                    <w:noProof/>
                  </w:rPr>
                  <w:t>C. S. Horstmann, Java</w:t>
                </w:r>
                <w:r>
                  <w:rPr>
                    <w:rFonts w:hint="eastAsia"/>
                    <w:noProof/>
                  </w:rPr>
                  <w:t>核心技术</w:t>
                </w:r>
                <w:r>
                  <w:rPr>
                    <w:rFonts w:hint="eastAsia"/>
                    <w:noProof/>
                  </w:rPr>
                  <w:t xml:space="preserve"> </w:t>
                </w:r>
                <w:r>
                  <w:rPr>
                    <w:rFonts w:hint="eastAsia"/>
                    <w:noProof/>
                  </w:rPr>
                  <w:t>卷</w:t>
                </w:r>
                <w:r>
                  <w:rPr>
                    <w:rFonts w:hint="eastAsia"/>
                    <w:noProof/>
                  </w:rPr>
                  <w:t xml:space="preserve">I </w:t>
                </w:r>
                <w:r>
                  <w:rPr>
                    <w:rFonts w:hint="eastAsia"/>
                    <w:noProof/>
                  </w:rPr>
                  <w:t>基础知识，第</w:t>
                </w:r>
                <w:r>
                  <w:rPr>
                    <w:rFonts w:hint="eastAsia"/>
                    <w:noProof/>
                  </w:rPr>
                  <w:t>11</w:t>
                </w:r>
                <w:r>
                  <w:rPr>
                    <w:rFonts w:hint="eastAsia"/>
                    <w:noProof/>
                  </w:rPr>
                  <w:t>版</w:t>
                </w:r>
                <w:r>
                  <w:rPr>
                    <w:rFonts w:hint="eastAsia"/>
                    <w:noProof/>
                  </w:rPr>
                  <w:t xml:space="preserve">, </w:t>
                </w:r>
                <w:r>
                  <w:rPr>
                    <w:rFonts w:hint="eastAsia"/>
                    <w:noProof/>
                  </w:rPr>
                  <w:t>机械工业出版社</w:t>
                </w:r>
                <w:r>
                  <w:rPr>
                    <w:rFonts w:hint="eastAsia"/>
                    <w:noProof/>
                  </w:rPr>
                  <w:t xml:space="preserve">, 2019. </w:t>
                </w:r>
              </w:p>
            </w:tc>
          </w:tr>
          <w:tr w:rsidR="00272969" w14:paraId="3AA97347" w14:textId="77777777">
            <w:trPr>
              <w:divId w:val="139537500"/>
              <w:tblCellSpacing w:w="15" w:type="dxa"/>
            </w:trPr>
            <w:tc>
              <w:tcPr>
                <w:tcW w:w="50" w:type="pct"/>
                <w:hideMark/>
              </w:tcPr>
              <w:p w14:paraId="787FB713" w14:textId="77777777" w:rsidR="00272969" w:rsidRDefault="00272969">
                <w:pPr>
                  <w:pStyle w:val="aff2"/>
                  <w:ind w:firstLine="480"/>
                  <w:rPr>
                    <w:noProof/>
                  </w:rPr>
                </w:pPr>
                <w:r>
                  <w:rPr>
                    <w:rFonts w:hint="eastAsia"/>
                    <w:noProof/>
                  </w:rPr>
                  <w:t xml:space="preserve">[14] </w:t>
                </w:r>
              </w:p>
            </w:tc>
            <w:tc>
              <w:tcPr>
                <w:tcW w:w="0" w:type="auto"/>
                <w:hideMark/>
              </w:tcPr>
              <w:p w14:paraId="569F5C6C" w14:textId="77777777" w:rsidR="00272969" w:rsidRDefault="00272969">
                <w:pPr>
                  <w:pStyle w:val="aff2"/>
                  <w:ind w:firstLine="480"/>
                  <w:rPr>
                    <w:noProof/>
                  </w:rPr>
                </w:pPr>
                <w:r>
                  <w:rPr>
                    <w:rFonts w:hint="eastAsia"/>
                    <w:noProof/>
                  </w:rPr>
                  <w:t>A. M</w:t>
                </w:r>
                <w:r>
                  <w:rPr>
                    <w:rFonts w:hint="eastAsia"/>
                    <w:noProof/>
                  </w:rPr>
                  <w:t>ü</w:t>
                </w:r>
                <w:r>
                  <w:rPr>
                    <w:rFonts w:hint="eastAsia"/>
                    <w:noProof/>
                  </w:rPr>
                  <w:t xml:space="preserve">ller, </w:t>
                </w:r>
                <w:r>
                  <w:rPr>
                    <w:rFonts w:hint="eastAsia"/>
                    <w:noProof/>
                  </w:rPr>
                  <w:t>“</w:t>
                </w:r>
                <w:r>
                  <w:rPr>
                    <w:rFonts w:hint="eastAsia"/>
                    <w:noProof/>
                  </w:rPr>
                  <w:t>4 Sampling Techniques for Efficient Stream Processing,</w:t>
                </w:r>
                <w:r>
                  <w:rPr>
                    <w:rFonts w:hint="eastAsia"/>
                    <w:noProof/>
                  </w:rPr>
                  <w:t>”</w:t>
                </w:r>
                <w:r>
                  <w:rPr>
                    <w:rFonts w:hint="eastAsia"/>
                    <w:noProof/>
                  </w:rPr>
                  <w:t xml:space="preserve"> 1 3 2022. [</w:t>
                </w:r>
                <w:r>
                  <w:rPr>
                    <w:rFonts w:hint="eastAsia"/>
                    <w:noProof/>
                  </w:rPr>
                  <w:t>联机</w:t>
                </w:r>
                <w:r>
                  <w:rPr>
                    <w:rFonts w:hint="eastAsia"/>
                    <w:noProof/>
                  </w:rPr>
                  <w:t>]. Available: https://towardsdatascience.com/reservoir-sampling-for-efficient-stream-processing-97f47f85c11b. [</w:t>
                </w:r>
                <w:r>
                  <w:rPr>
                    <w:rFonts w:hint="eastAsia"/>
                    <w:noProof/>
                  </w:rPr>
                  <w:t>访问日期</w:t>
                </w:r>
                <w:r>
                  <w:rPr>
                    <w:rFonts w:hint="eastAsia"/>
                    <w:noProof/>
                  </w:rPr>
                  <w:t>: 2 5 2023].</w:t>
                </w:r>
              </w:p>
            </w:tc>
          </w:tr>
        </w:tbl>
        <w:p w14:paraId="11B82EAE" w14:textId="77777777" w:rsidR="00272969" w:rsidRDefault="00272969">
          <w:pPr>
            <w:divId w:val="139537500"/>
            <w:rPr>
              <w:rFonts w:eastAsia="Times New Roman"/>
              <w:noProof/>
            </w:rPr>
          </w:pPr>
        </w:p>
        <w:p w14:paraId="1F52EA58" w14:textId="1C7BE404" w:rsidR="00542C89" w:rsidRDefault="00542C89" w:rsidP="00972ABB">
          <w:r>
            <w:rPr>
              <w:b/>
              <w:bCs/>
            </w:rPr>
            <w:fldChar w:fldCharType="end"/>
          </w:r>
        </w:p>
      </w:sdtContent>
    </w:sdt>
    <w:p w14:paraId="7C28CA12" w14:textId="77777777" w:rsidR="002A5987" w:rsidRDefault="002A5987" w:rsidP="002A5987">
      <w:pPr>
        <w:pStyle w:val="a0"/>
        <w:ind w:firstLineChars="0" w:firstLine="0"/>
        <w:sectPr w:rsidR="002A5987" w:rsidSect="009734C7">
          <w:pgSz w:w="11906" w:h="16838"/>
          <w:pgMar w:top="1440" w:right="1800" w:bottom="1440" w:left="1800" w:header="851" w:footer="992" w:gutter="0"/>
          <w:cols w:space="425"/>
          <w:docGrid w:type="lines" w:linePitch="312"/>
        </w:sectPr>
      </w:pPr>
    </w:p>
    <w:p w14:paraId="6BF09B9E" w14:textId="54FC31EC" w:rsidR="002A5987" w:rsidRDefault="002A5987" w:rsidP="002A5987">
      <w:pPr>
        <w:pStyle w:val="aff4"/>
      </w:pPr>
      <w:bookmarkStart w:id="129" w:name="_Toc134283149"/>
      <w:r>
        <w:rPr>
          <w:rFonts w:hint="eastAsia"/>
        </w:rPr>
        <w:lastRenderedPageBreak/>
        <w:t>致谢</w:t>
      </w:r>
      <w:bookmarkEnd w:id="129"/>
    </w:p>
    <w:p w14:paraId="6A140F83" w14:textId="4E522773" w:rsidR="002A5987" w:rsidRDefault="002A5987" w:rsidP="002A5987">
      <w:pPr>
        <w:pStyle w:val="a0"/>
        <w:ind w:firstLine="480"/>
      </w:pPr>
      <w:r>
        <w:rPr>
          <w:rFonts w:hint="eastAsia"/>
        </w:rPr>
        <w:t>我在河海大学的四年本科学习生涯</w:t>
      </w:r>
      <w:r w:rsidR="00AE72E6">
        <w:rPr>
          <w:rFonts w:hint="eastAsia"/>
        </w:rPr>
        <w:t>不久后就将画上句号</w:t>
      </w:r>
      <w:r>
        <w:rPr>
          <w:rFonts w:hint="eastAsia"/>
        </w:rPr>
        <w:t>。在这个难忘的旅途</w:t>
      </w:r>
      <w:r w:rsidR="007220A5">
        <w:rPr>
          <w:rFonts w:hint="eastAsia"/>
        </w:rPr>
        <w:t>即将</w:t>
      </w:r>
      <w:r>
        <w:rPr>
          <w:rFonts w:hint="eastAsia"/>
        </w:rPr>
        <w:t>结束之际，我想感谢所有陪伴、安慰和帮助过我的</w:t>
      </w:r>
      <w:r w:rsidR="00AE72E6">
        <w:rPr>
          <w:rFonts w:hint="eastAsia"/>
        </w:rPr>
        <w:t>人们。没有</w:t>
      </w:r>
      <w:r w:rsidR="009A4027">
        <w:rPr>
          <w:rFonts w:hint="eastAsia"/>
        </w:rPr>
        <w:t>老师、同学和家人们</w:t>
      </w:r>
      <w:r w:rsidR="00AE72E6">
        <w:rPr>
          <w:rFonts w:hint="eastAsia"/>
        </w:rPr>
        <w:t>善意的付出，在我求学的路上给予我前行的动力，</w:t>
      </w:r>
      <w:r w:rsidR="009A4027">
        <w:rPr>
          <w:rFonts w:hint="eastAsia"/>
        </w:rPr>
        <w:t>在河海</w:t>
      </w:r>
      <w:r w:rsidR="00AE72E6">
        <w:rPr>
          <w:rFonts w:hint="eastAsia"/>
        </w:rPr>
        <w:t>大学</w:t>
      </w:r>
      <w:r w:rsidR="009A4027">
        <w:rPr>
          <w:rFonts w:hint="eastAsia"/>
        </w:rPr>
        <w:t>的</w:t>
      </w:r>
      <w:r w:rsidR="00AE72E6">
        <w:rPr>
          <w:rFonts w:hint="eastAsia"/>
        </w:rPr>
        <w:t>生活将会黯淡无光。</w:t>
      </w:r>
    </w:p>
    <w:p w14:paraId="687B7AFA" w14:textId="3617E3D9" w:rsidR="00AE72E6" w:rsidRDefault="00AE72E6" w:rsidP="007138A3">
      <w:pPr>
        <w:pStyle w:val="a0"/>
        <w:ind w:firstLine="480"/>
      </w:pPr>
      <w:r>
        <w:rPr>
          <w:rFonts w:hint="eastAsia"/>
        </w:rPr>
        <w:t>首先，我想感谢所有大学生涯中给予我指导的老师，特别是我的</w:t>
      </w:r>
      <w:r w:rsidR="009E62E4">
        <w:rPr>
          <w:rFonts w:hint="eastAsia"/>
        </w:rPr>
        <w:t>学位论文</w:t>
      </w:r>
      <w:r>
        <w:rPr>
          <w:rFonts w:hint="eastAsia"/>
        </w:rPr>
        <w:t>导师，计算机</w:t>
      </w:r>
      <w:r w:rsidR="007220A5">
        <w:rPr>
          <w:rFonts w:hint="eastAsia"/>
        </w:rPr>
        <w:t>科学与技术</w:t>
      </w:r>
      <w:r>
        <w:rPr>
          <w:rFonts w:hint="eastAsia"/>
        </w:rPr>
        <w:t>导论、操作系统以及</w:t>
      </w:r>
      <w:r>
        <w:rPr>
          <w:rFonts w:hint="eastAsia"/>
        </w:rPr>
        <w:t>Linux</w:t>
      </w:r>
      <w:r>
        <w:rPr>
          <w:rFonts w:hint="eastAsia"/>
        </w:rPr>
        <w:t>系统应用</w:t>
      </w:r>
      <w:r w:rsidR="009E62E4">
        <w:rPr>
          <w:rFonts w:hint="eastAsia"/>
        </w:rPr>
        <w:t>课程</w:t>
      </w:r>
      <w:r>
        <w:rPr>
          <w:rFonts w:hint="eastAsia"/>
        </w:rPr>
        <w:t>的授课老师</w:t>
      </w:r>
      <w:r w:rsidR="007138A3">
        <w:rPr>
          <w:rFonts w:hint="eastAsia"/>
        </w:rPr>
        <w:t>——</w:t>
      </w:r>
      <w:r>
        <w:rPr>
          <w:rFonts w:hint="eastAsia"/>
        </w:rPr>
        <w:t>陆佳民</w:t>
      </w:r>
      <w:r w:rsidR="00A857B1">
        <w:rPr>
          <w:rFonts w:hint="eastAsia"/>
        </w:rPr>
        <w:t>副教授</w:t>
      </w:r>
      <w:r w:rsidR="007220A5">
        <w:rPr>
          <w:rFonts w:hint="eastAsia"/>
        </w:rPr>
        <w:t>。</w:t>
      </w:r>
      <w:r w:rsidR="00A857B1">
        <w:rPr>
          <w:rFonts w:hint="eastAsia"/>
        </w:rPr>
        <w:t>感谢陆老师</w:t>
      </w:r>
      <w:r w:rsidR="009A4027">
        <w:rPr>
          <w:rFonts w:hint="eastAsia"/>
        </w:rPr>
        <w:t>的谆谆教诲</w:t>
      </w:r>
      <w:r w:rsidR="007220A5">
        <w:rPr>
          <w:rFonts w:hint="eastAsia"/>
        </w:rPr>
        <w:t>，</w:t>
      </w:r>
      <w:r w:rsidR="009A4027">
        <w:rPr>
          <w:rFonts w:hint="eastAsia"/>
        </w:rPr>
        <w:t>在上课时，陆老师严谨活泼的授课风格使同学们受益</w:t>
      </w:r>
      <w:r w:rsidR="007220A5">
        <w:rPr>
          <w:rFonts w:hint="eastAsia"/>
        </w:rPr>
        <w:t>匪浅</w:t>
      </w:r>
      <w:r w:rsidR="009A4027">
        <w:rPr>
          <w:rFonts w:hint="eastAsia"/>
        </w:rPr>
        <w:t>；</w:t>
      </w:r>
      <w:r w:rsidR="004D54E6">
        <w:rPr>
          <w:rFonts w:hint="eastAsia"/>
        </w:rPr>
        <w:t>在</w:t>
      </w:r>
      <w:r w:rsidR="007220A5">
        <w:rPr>
          <w:rFonts w:hint="eastAsia"/>
        </w:rPr>
        <w:t>毕业设计的指导上，陆老师给予了我巨大的帮助：从研究内容到代码结构，从论文框架到文法文风，</w:t>
      </w:r>
      <w:r w:rsidR="007138A3">
        <w:rPr>
          <w:rFonts w:hint="eastAsia"/>
        </w:rPr>
        <w:t>陆老师的指导意见无一不</w:t>
      </w:r>
      <w:r w:rsidR="007220A5">
        <w:rPr>
          <w:rFonts w:hint="eastAsia"/>
        </w:rPr>
        <w:t>中肯有效，入木三分。</w:t>
      </w:r>
    </w:p>
    <w:p w14:paraId="51636FD9" w14:textId="13A34AE4" w:rsidR="007220A5" w:rsidRDefault="007220A5" w:rsidP="002A5987">
      <w:pPr>
        <w:pStyle w:val="a0"/>
        <w:ind w:firstLine="480"/>
      </w:pPr>
      <w:r>
        <w:rPr>
          <w:rFonts w:hint="eastAsia"/>
        </w:rPr>
        <w:t>其次，我想感谢我的同学。是他们给予了我良好的学习环境，是优秀朋辈</w:t>
      </w:r>
      <w:r w:rsidR="000E4146">
        <w:rPr>
          <w:rFonts w:hint="eastAsia"/>
        </w:rPr>
        <w:t>带来的</w:t>
      </w:r>
      <w:r>
        <w:rPr>
          <w:rFonts w:hint="eastAsia"/>
        </w:rPr>
        <w:t>压力激励着我前进</w:t>
      </w:r>
      <w:r w:rsidR="000E4146">
        <w:rPr>
          <w:rFonts w:hint="eastAsia"/>
        </w:rPr>
        <w:t>，他们均是我生活与学习中的榜样。同时，同学们陪伴着我，带给了我大学生活中的阳光与欢乐。</w:t>
      </w:r>
    </w:p>
    <w:p w14:paraId="7A7CC997" w14:textId="5B9E5C3C" w:rsidR="000E4146" w:rsidRDefault="000E4146" w:rsidP="002A5987">
      <w:pPr>
        <w:pStyle w:val="a0"/>
        <w:ind w:firstLine="480"/>
      </w:pPr>
      <w:r>
        <w:rPr>
          <w:rFonts w:hint="eastAsia"/>
        </w:rPr>
        <w:t>最后，我想对我的家人们说声：你们辛苦了。四年来的学习中，他们提供了必要的经济支持。最重要的是，他们</w:t>
      </w:r>
      <w:r w:rsidR="009E62E4">
        <w:rPr>
          <w:rFonts w:hint="eastAsia"/>
        </w:rPr>
        <w:t>是</w:t>
      </w:r>
      <w:r>
        <w:rPr>
          <w:rFonts w:hint="eastAsia"/>
        </w:rPr>
        <w:t>永远在幕后默默给予我守护的人。</w:t>
      </w:r>
    </w:p>
    <w:p w14:paraId="037CC18D" w14:textId="0FBD4844" w:rsidR="000E4146" w:rsidRDefault="000E4146" w:rsidP="002A5987">
      <w:pPr>
        <w:pStyle w:val="a0"/>
        <w:ind w:firstLine="480"/>
      </w:pPr>
      <w:r>
        <w:rPr>
          <w:rFonts w:hint="eastAsia"/>
        </w:rPr>
        <w:t>感谢河海大学，以及这段旅程中每一个参与者，你们共同构成了这段难忘的回忆。</w:t>
      </w:r>
    </w:p>
    <w:p w14:paraId="6B8A10D2" w14:textId="2AB44A5E" w:rsidR="000E4146" w:rsidRDefault="000E4146" w:rsidP="002A5987">
      <w:pPr>
        <w:pStyle w:val="a0"/>
        <w:ind w:firstLine="480"/>
      </w:pPr>
    </w:p>
    <w:p w14:paraId="6195B836" w14:textId="437FDD85" w:rsidR="000E4146" w:rsidRDefault="000E4146" w:rsidP="000E4146">
      <w:pPr>
        <w:pStyle w:val="a0"/>
        <w:ind w:firstLine="480"/>
        <w:jc w:val="right"/>
      </w:pPr>
      <w:r>
        <w:rPr>
          <w:rFonts w:hint="eastAsia"/>
        </w:rPr>
        <w:t>作者：李云汉</w:t>
      </w:r>
    </w:p>
    <w:p w14:paraId="5B567C21" w14:textId="74936BBC" w:rsidR="000E4146" w:rsidRPr="000E4146" w:rsidRDefault="000E4146" w:rsidP="000E4146">
      <w:pPr>
        <w:pStyle w:val="a0"/>
        <w:ind w:firstLine="480"/>
        <w:jc w:val="right"/>
      </w:pPr>
      <w:r>
        <w:rPr>
          <w:rFonts w:hint="eastAsia"/>
        </w:rPr>
        <w:t>2</w:t>
      </w:r>
      <w:r>
        <w:t>023</w:t>
      </w:r>
      <w:r>
        <w:rPr>
          <w:rFonts w:hint="eastAsia"/>
        </w:rPr>
        <w:t>年</w:t>
      </w:r>
      <w:r>
        <w:t>5</w:t>
      </w:r>
      <w:r>
        <w:rPr>
          <w:rFonts w:hint="eastAsia"/>
        </w:rPr>
        <w:t>月于南京，河海大学</w:t>
      </w:r>
    </w:p>
    <w:sectPr w:rsidR="000E4146" w:rsidRPr="000E4146" w:rsidSect="009734C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佳民 陆" w:date="2023-05-11T09:14:00Z" w:initials="佳陆">
    <w:p w14:paraId="2725FF42" w14:textId="77777777" w:rsidR="00A417E4" w:rsidRDefault="00A417E4" w:rsidP="00CE715D">
      <w:pPr>
        <w:jc w:val="left"/>
      </w:pPr>
      <w:r>
        <w:rPr>
          <w:rStyle w:val="aff5"/>
        </w:rPr>
        <w:annotationRef/>
      </w:r>
      <w:r>
        <w:rPr>
          <w:rFonts w:hint="eastAsia"/>
          <w:color w:val="000000"/>
        </w:rPr>
        <w:t>背景介绍太多，和主题不相关</w:t>
      </w:r>
    </w:p>
  </w:comment>
  <w:comment w:id="8" w:author="佳民 陆" w:date="2023-05-11T09:17:00Z" w:initials="佳陆">
    <w:p w14:paraId="7E884805" w14:textId="77777777" w:rsidR="00A417E4" w:rsidRDefault="00A417E4" w:rsidP="008F3B9D">
      <w:pPr>
        <w:jc w:val="left"/>
      </w:pPr>
      <w:r>
        <w:rPr>
          <w:rStyle w:val="aff5"/>
        </w:rPr>
        <w:annotationRef/>
      </w:r>
      <w:r>
        <w:rPr>
          <w:rFonts w:hint="eastAsia"/>
          <w:color w:val="000000"/>
        </w:rPr>
        <w:t>绪论除了介绍</w:t>
      </w:r>
      <w:r>
        <w:rPr>
          <w:rFonts w:hint="eastAsia"/>
          <w:color w:val="000000"/>
        </w:rPr>
        <w:t>Rust</w:t>
      </w:r>
      <w:r>
        <w:rPr>
          <w:rFonts w:hint="eastAsia"/>
          <w:color w:val="000000"/>
        </w:rPr>
        <w:t>语言本身之外，还应该介绍高并发场景有哪些挑战，蓄水池为什么是做这个评价的合适案例，为什么要用</w:t>
      </w:r>
      <w:r>
        <w:rPr>
          <w:rFonts w:hint="eastAsia"/>
          <w:color w:val="000000"/>
        </w:rPr>
        <w:t>Rust</w:t>
      </w:r>
      <w:r>
        <w:rPr>
          <w:rFonts w:hint="eastAsia"/>
          <w:color w:val="000000"/>
        </w:rPr>
        <w:t>来解决。篇幅要在</w:t>
      </w:r>
      <w:r>
        <w:rPr>
          <w:rFonts w:hint="eastAsia"/>
          <w:color w:val="000000"/>
        </w:rPr>
        <w:t>4-5</w:t>
      </w:r>
      <w:r>
        <w:rPr>
          <w:rFonts w:hint="eastAsia"/>
          <w:color w:val="000000"/>
        </w:rPr>
        <w:t>页左右</w:t>
      </w:r>
    </w:p>
  </w:comment>
  <w:comment w:id="16" w:author="佳民 陆" w:date="2023-05-11T09:17:00Z" w:initials="佳陆">
    <w:p w14:paraId="1800146E" w14:textId="77777777" w:rsidR="00A417E4" w:rsidRDefault="00A417E4" w:rsidP="0022516A">
      <w:pPr>
        <w:jc w:val="left"/>
      </w:pPr>
      <w:r>
        <w:rPr>
          <w:rStyle w:val="aff5"/>
        </w:rPr>
        <w:annotationRef/>
      </w:r>
      <w:r>
        <w:rPr>
          <w:rFonts w:hint="eastAsia"/>
          <w:color w:val="000000"/>
        </w:rPr>
        <w:t>这个重要？</w:t>
      </w:r>
    </w:p>
  </w:comment>
  <w:comment w:id="30" w:author="佳民 陆" w:date="2023-05-11T09:19:00Z" w:initials="佳陆">
    <w:p w14:paraId="03F70874" w14:textId="77777777" w:rsidR="007B31CF" w:rsidRDefault="007B31CF" w:rsidP="007C5895">
      <w:pPr>
        <w:jc w:val="left"/>
      </w:pPr>
      <w:r>
        <w:rPr>
          <w:rStyle w:val="aff5"/>
        </w:rPr>
        <w:annotationRef/>
      </w:r>
      <w:r>
        <w:rPr>
          <w:rFonts w:hint="eastAsia"/>
          <w:color w:val="000000"/>
        </w:rPr>
        <w:t>和规范格式一样？</w:t>
      </w:r>
      <w:r>
        <w:rPr>
          <w:color w:val="000000"/>
        </w:rPr>
        <w:t xml:space="preserve"> </w:t>
      </w:r>
      <w:r>
        <w:rPr>
          <w:rFonts w:hint="eastAsia"/>
          <w:color w:val="000000"/>
        </w:rPr>
        <w:t>章节标题应该是居中吧？</w:t>
      </w:r>
    </w:p>
    <w:p w14:paraId="1B9E6979" w14:textId="77777777" w:rsidR="007B31CF" w:rsidRDefault="007B31CF" w:rsidP="007C5895">
      <w:pPr>
        <w:jc w:val="left"/>
      </w:pPr>
    </w:p>
  </w:comment>
  <w:comment w:id="35" w:author="佳民 陆" w:date="2023-05-11T09:21:00Z" w:initials="佳陆">
    <w:p w14:paraId="127C7445" w14:textId="77777777" w:rsidR="007B31CF" w:rsidRDefault="007B31CF" w:rsidP="000C04E9">
      <w:pPr>
        <w:jc w:val="left"/>
      </w:pPr>
      <w:r>
        <w:rPr>
          <w:rStyle w:val="aff5"/>
        </w:rPr>
        <w:annotationRef/>
      </w:r>
      <w:r>
        <w:rPr>
          <w:rFonts w:hint="eastAsia"/>
          <w:color w:val="000000"/>
        </w:rPr>
        <w:t>描述太简单，可以具体描述这个场景，以及算法在这个场景中的重要性，以及在高并发场景下的挑战。</w:t>
      </w:r>
    </w:p>
  </w:comment>
  <w:comment w:id="38" w:author="佳民 陆" w:date="2023-05-11T09:22:00Z" w:initials="佳陆">
    <w:p w14:paraId="1700F2F5" w14:textId="77777777" w:rsidR="007B31CF" w:rsidRDefault="007B31CF" w:rsidP="008A6881">
      <w:pPr>
        <w:jc w:val="left"/>
      </w:pPr>
      <w:r>
        <w:rPr>
          <w:rStyle w:val="aff5"/>
        </w:rPr>
        <w:annotationRef/>
      </w:r>
      <w:r>
        <w:rPr>
          <w:rFonts w:hint="eastAsia"/>
          <w:color w:val="000000"/>
        </w:rPr>
        <w:t>文字的流程和伪代码的区别是什么？一般可以用一个流程图，加伪代码，然后针对代码中的关键部分进行解释这样一种方式。下同。</w:t>
      </w:r>
    </w:p>
  </w:comment>
  <w:comment w:id="41" w:author="佳民 陆" w:date="2023-05-11T09:23:00Z" w:initials="佳陆">
    <w:p w14:paraId="475850D0" w14:textId="77777777" w:rsidR="007B31CF" w:rsidRDefault="007B31CF" w:rsidP="001A3C4B">
      <w:pPr>
        <w:jc w:val="left"/>
      </w:pPr>
      <w:r>
        <w:rPr>
          <w:rStyle w:val="aff5"/>
        </w:rPr>
        <w:annotationRef/>
      </w:r>
      <w:r>
        <w:rPr>
          <w:color w:val="000000"/>
        </w:rPr>
        <w:t xml:space="preserve">PART1/2 </w:t>
      </w:r>
      <w:r>
        <w:rPr>
          <w:rFonts w:hint="eastAsia"/>
          <w:color w:val="000000"/>
        </w:rPr>
        <w:t>在前面的流程中没有出现吧？</w:t>
      </w:r>
    </w:p>
  </w:comment>
  <w:comment w:id="64" w:author="佳民 陆" w:date="2023-05-11T09:29:00Z" w:initials="佳陆">
    <w:p w14:paraId="6BC80B96" w14:textId="77777777" w:rsidR="007501CE" w:rsidRDefault="007501CE" w:rsidP="00D83190">
      <w:pPr>
        <w:jc w:val="left"/>
      </w:pPr>
      <w:r>
        <w:rPr>
          <w:rStyle w:val="aff5"/>
        </w:rPr>
        <w:annotationRef/>
      </w:r>
      <w:r>
        <w:rPr>
          <w:rFonts w:hint="eastAsia"/>
          <w:color w:val="000000"/>
        </w:rPr>
        <w:t>太口语了。</w:t>
      </w:r>
    </w:p>
    <w:p w14:paraId="6F2102FE" w14:textId="77777777" w:rsidR="007501CE" w:rsidRDefault="007501CE" w:rsidP="00D83190">
      <w:pPr>
        <w:jc w:val="left"/>
      </w:pPr>
      <w:r>
        <w:rPr>
          <w:rFonts w:hint="eastAsia"/>
          <w:color w:val="000000"/>
        </w:rPr>
        <w:t>可以说：采取这种合并策略的优点在于，。。。</w:t>
      </w:r>
    </w:p>
  </w:comment>
  <w:comment w:id="65" w:author="佳民 陆" w:date="2023-05-11T09:30:00Z" w:initials="佳陆">
    <w:p w14:paraId="60AECD11" w14:textId="77777777" w:rsidR="008B6830" w:rsidRDefault="008B6830" w:rsidP="006B3485">
      <w:pPr>
        <w:jc w:val="left"/>
      </w:pPr>
      <w:r>
        <w:rPr>
          <w:rStyle w:val="aff5"/>
        </w:rPr>
        <w:annotationRef/>
      </w:r>
      <w:r>
        <w:rPr>
          <w:rFonts w:hint="eastAsia"/>
          <w:color w:val="000000"/>
        </w:rPr>
        <w:t>还有需要说一下这种策略的缺点</w:t>
      </w:r>
    </w:p>
  </w:comment>
  <w:comment w:id="66" w:author="佳民 陆" w:date="2023-05-11T09:27:00Z" w:initials="佳陆">
    <w:p w14:paraId="249E2A83" w14:textId="0FE9D752" w:rsidR="006503FE" w:rsidRDefault="006503FE" w:rsidP="00E25610">
      <w:pPr>
        <w:jc w:val="left"/>
      </w:pPr>
      <w:r>
        <w:rPr>
          <w:rStyle w:val="aff5"/>
        </w:rPr>
        <w:annotationRef/>
      </w:r>
      <w:r>
        <w:rPr>
          <w:rFonts w:hint="eastAsia"/>
          <w:color w:val="000000"/>
        </w:rPr>
        <w:t>太粗糙</w:t>
      </w:r>
    </w:p>
  </w:comment>
  <w:comment w:id="67" w:author="佳民 陆" w:date="2023-05-11T09:28:00Z" w:initials="佳陆">
    <w:p w14:paraId="768165C3" w14:textId="77777777" w:rsidR="00064ED0" w:rsidRDefault="00064ED0" w:rsidP="007F3276">
      <w:pPr>
        <w:jc w:val="left"/>
      </w:pPr>
      <w:r>
        <w:rPr>
          <w:rStyle w:val="aff5"/>
        </w:rPr>
        <w:annotationRef/>
      </w:r>
      <w:r>
        <w:rPr>
          <w:rFonts w:hint="eastAsia"/>
          <w:color w:val="000000"/>
        </w:rPr>
        <w:t>和图</w:t>
      </w:r>
      <w:r>
        <w:rPr>
          <w:color w:val="000000"/>
        </w:rPr>
        <w:t>3-2</w:t>
      </w:r>
      <w:r>
        <w:rPr>
          <w:rFonts w:hint="eastAsia"/>
          <w:color w:val="000000"/>
        </w:rPr>
        <w:t>放在一起，用子图来区分不同的策略。</w:t>
      </w:r>
    </w:p>
  </w:comment>
  <w:comment w:id="68" w:author="佳民 陆" w:date="2023-05-11T09:28:00Z" w:initials="佳陆">
    <w:p w14:paraId="728022EA" w14:textId="77777777" w:rsidR="00F24857" w:rsidRDefault="00F24857" w:rsidP="00B854B1">
      <w:pPr>
        <w:jc w:val="left"/>
      </w:pPr>
      <w:r>
        <w:rPr>
          <w:rStyle w:val="aff5"/>
        </w:rPr>
        <w:annotationRef/>
      </w:r>
      <w:r>
        <w:rPr>
          <w:rFonts w:hint="eastAsia"/>
          <w:color w:val="000000"/>
        </w:rPr>
        <w:t>理由说得不科学，需要包装一下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25FF42" w15:done="0"/>
  <w15:commentEx w15:paraId="7E884805" w15:done="0"/>
  <w15:commentEx w15:paraId="1800146E" w15:done="0"/>
  <w15:commentEx w15:paraId="1B9E6979" w15:done="0"/>
  <w15:commentEx w15:paraId="127C7445" w15:done="0"/>
  <w15:commentEx w15:paraId="1700F2F5" w15:done="0"/>
  <w15:commentEx w15:paraId="475850D0" w15:done="0"/>
  <w15:commentEx w15:paraId="6F2102FE" w15:done="0"/>
  <w15:commentEx w15:paraId="60AECD11" w15:paraIdParent="6F2102FE" w15:done="0"/>
  <w15:commentEx w15:paraId="249E2A83" w15:done="0"/>
  <w15:commentEx w15:paraId="768165C3" w15:done="0"/>
  <w15:commentEx w15:paraId="728022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7308C" w16cex:dateUtc="2023-05-11T01:14:00Z"/>
  <w16cex:commentExtensible w16cex:durableId="28073125" w16cex:dateUtc="2023-05-11T01:17:00Z"/>
  <w16cex:commentExtensible w16cex:durableId="28073140" w16cex:dateUtc="2023-05-11T01:17:00Z"/>
  <w16cex:commentExtensible w16cex:durableId="2807318D" w16cex:dateUtc="2023-05-11T01:19:00Z"/>
  <w16cex:commentExtensible w16cex:durableId="2807320F" w16cex:dateUtc="2023-05-11T01:21:00Z"/>
  <w16cex:commentExtensible w16cex:durableId="2807325A" w16cex:dateUtc="2023-05-11T01:22:00Z"/>
  <w16cex:commentExtensible w16cex:durableId="28073285" w16cex:dateUtc="2023-05-11T01:23:00Z"/>
  <w16cex:commentExtensible w16cex:durableId="280733F8" w16cex:dateUtc="2023-05-11T01:29:00Z"/>
  <w16cex:commentExtensible w16cex:durableId="28073419" w16cex:dateUtc="2023-05-11T01:30:00Z"/>
  <w16cex:commentExtensible w16cex:durableId="2807336D" w16cex:dateUtc="2023-05-11T01:27:00Z"/>
  <w16cex:commentExtensible w16cex:durableId="280733A3" w16cex:dateUtc="2023-05-11T01:28:00Z"/>
  <w16cex:commentExtensible w16cex:durableId="280733C0" w16cex:dateUtc="2023-05-11T0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25FF42" w16cid:durableId="2807308C"/>
  <w16cid:commentId w16cid:paraId="7E884805" w16cid:durableId="28073125"/>
  <w16cid:commentId w16cid:paraId="1800146E" w16cid:durableId="28073140"/>
  <w16cid:commentId w16cid:paraId="1B9E6979" w16cid:durableId="2807318D"/>
  <w16cid:commentId w16cid:paraId="127C7445" w16cid:durableId="2807320F"/>
  <w16cid:commentId w16cid:paraId="1700F2F5" w16cid:durableId="2807325A"/>
  <w16cid:commentId w16cid:paraId="475850D0" w16cid:durableId="28073285"/>
  <w16cid:commentId w16cid:paraId="6F2102FE" w16cid:durableId="280733F8"/>
  <w16cid:commentId w16cid:paraId="60AECD11" w16cid:durableId="28073419"/>
  <w16cid:commentId w16cid:paraId="249E2A83" w16cid:durableId="2807336D"/>
  <w16cid:commentId w16cid:paraId="768165C3" w16cid:durableId="280733A3"/>
  <w16cid:commentId w16cid:paraId="728022EA" w16cid:durableId="280733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1F8C1" w14:textId="77777777" w:rsidR="001E043B" w:rsidRDefault="001E043B" w:rsidP="00CA0810">
      <w:r>
        <w:separator/>
      </w:r>
    </w:p>
    <w:p w14:paraId="66D0DAF4" w14:textId="77777777" w:rsidR="001E043B" w:rsidRDefault="001E043B"/>
  </w:endnote>
  <w:endnote w:type="continuationSeparator" w:id="0">
    <w:p w14:paraId="65BB69D3" w14:textId="77777777" w:rsidR="001E043B" w:rsidRDefault="001E043B" w:rsidP="00CA0810">
      <w:r>
        <w:continuationSeparator/>
      </w:r>
    </w:p>
    <w:p w14:paraId="61D7A954" w14:textId="77777777" w:rsidR="001E043B" w:rsidRDefault="001E04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瀹��">
    <w:altName w:val="宋体"/>
    <w:panose1 w:val="020B0604020202020204"/>
    <w:charset w:val="86"/>
    <w:family w:val="roman"/>
    <w:notTrueType/>
    <w:pitch w:val="default"/>
    <w:sig w:usb0="00000001" w:usb1="080E0000" w:usb2="00000010" w:usb3="00000000" w:csb0="00040000" w:csb1="00000000"/>
  </w:font>
  <w:font w:name="仿宋_GB2312">
    <w:altName w:val="方正仿宋_GBK"/>
    <w:panose1 w:val="020B0604020202020204"/>
    <w:charset w:val="86"/>
    <w:family w:val="modern"/>
    <w:pitch w:val="fixed"/>
    <w:sig w:usb0="00000001"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Content>
      <w:p w14:paraId="0A6C9B06" w14:textId="787B2FF0" w:rsidR="00316E68" w:rsidRDefault="00316E68">
        <w:pPr>
          <w:pStyle w:val="af"/>
          <w:jc w:val="center"/>
        </w:pPr>
        <w:r>
          <w:fldChar w:fldCharType="begin"/>
        </w:r>
        <w:r>
          <w:instrText>PAGE   \* MERGEFORMAT</w:instrText>
        </w:r>
        <w:r>
          <w:fldChar w:fldCharType="separate"/>
        </w:r>
        <w:r>
          <w:rPr>
            <w:lang w:val="zh-CN"/>
          </w:rPr>
          <w:t>2</w:t>
        </w:r>
        <w:r>
          <w:fldChar w:fldCharType="end"/>
        </w:r>
      </w:p>
    </w:sdtContent>
  </w:sdt>
  <w:p w14:paraId="5DBA58DC" w14:textId="77777777" w:rsidR="00316E68" w:rsidRDefault="00316E6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Content>
      <w:p w14:paraId="093A7554" w14:textId="3CA759B8" w:rsidR="000962A5" w:rsidRDefault="000962A5">
        <w:pPr>
          <w:pStyle w:val="af"/>
          <w:jc w:val="center"/>
        </w:pPr>
        <w:r>
          <w:fldChar w:fldCharType="begin"/>
        </w:r>
        <w:r>
          <w:instrText>PAGE   \* MERGEFORMAT</w:instrText>
        </w:r>
        <w:r>
          <w:fldChar w:fldCharType="separate"/>
        </w:r>
        <w:r>
          <w:rPr>
            <w:lang w:val="zh-CN"/>
          </w:rPr>
          <w:t>2</w:t>
        </w:r>
        <w:r>
          <w:fldChar w:fldCharType="end"/>
        </w:r>
      </w:p>
    </w:sdtContent>
  </w:sdt>
  <w:p w14:paraId="7F6C98D4" w14:textId="77777777" w:rsidR="00E40313" w:rsidRDefault="00E40313" w:rsidP="009734C7">
    <w:pPr>
      <w:pStyle w:val="af"/>
      <w:jc w:val="center"/>
    </w:pPr>
  </w:p>
  <w:p w14:paraId="34810676" w14:textId="77777777" w:rsidR="000F1664" w:rsidRDefault="000F16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BFAE5" w14:textId="77777777" w:rsidR="001E043B" w:rsidRDefault="001E043B" w:rsidP="00CA0810">
      <w:r>
        <w:separator/>
      </w:r>
    </w:p>
    <w:p w14:paraId="7414E4EE" w14:textId="77777777" w:rsidR="001E043B" w:rsidRDefault="001E043B"/>
  </w:footnote>
  <w:footnote w:type="continuationSeparator" w:id="0">
    <w:p w14:paraId="5EDF571E" w14:textId="77777777" w:rsidR="001E043B" w:rsidRDefault="001E043B" w:rsidP="00CA0810">
      <w:r>
        <w:continuationSeparator/>
      </w:r>
    </w:p>
    <w:p w14:paraId="391DF576" w14:textId="77777777" w:rsidR="001E043B" w:rsidRDefault="001E04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6D7" w14:textId="64E6CF44" w:rsidR="00CA0810" w:rsidRPr="00CA0810" w:rsidRDefault="00CA0810" w:rsidP="00316E6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A9B1" w14:textId="77777777" w:rsidR="00316E68" w:rsidRPr="00CA0810" w:rsidRDefault="00316E68" w:rsidP="00316E68">
    <w:pPr>
      <w:pStyle w:val="ad"/>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D7E1" w14:textId="51B0C500" w:rsidR="000F1664" w:rsidRDefault="00CA0810" w:rsidP="001C6ED2">
    <w:pPr>
      <w:pStyle w:val="ad"/>
      <w:pBdr>
        <w:bottom w:val="single" w:sz="4" w:space="1" w:color="auto"/>
      </w:pBdr>
    </w:pPr>
    <w:r>
      <w:rPr>
        <w:rFonts w:hint="eastAsia"/>
      </w:rPr>
      <w:t>河海大学本科毕业论文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0D53D57"/>
    <w:multiLevelType w:val="hybridMultilevel"/>
    <w:tmpl w:val="040476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0568A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6"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9F67009"/>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1" w15:restartNumberingAfterBreak="0">
    <w:nsid w:val="49CE2FA4"/>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C7B4D8B"/>
    <w:multiLevelType w:val="hybridMultilevel"/>
    <w:tmpl w:val="030C35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611092"/>
    <w:multiLevelType w:val="hybridMultilevel"/>
    <w:tmpl w:val="B2E217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DCD5B3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9"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15:restartNumberingAfterBreak="0">
    <w:nsid w:val="69EA7D94"/>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1"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58000CB"/>
    <w:multiLevelType w:val="multilevel"/>
    <w:tmpl w:val="65BAE684"/>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3"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DE4832"/>
    <w:multiLevelType w:val="multilevel"/>
    <w:tmpl w:val="D3F05BBE"/>
    <w:numStyleLink w:val="2"/>
  </w:abstractNum>
  <w:abstractNum w:abstractNumId="25" w15:restartNumberingAfterBreak="0">
    <w:nsid w:val="7E2A7776"/>
    <w:multiLevelType w:val="hybridMultilevel"/>
    <w:tmpl w:val="608689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806037">
    <w:abstractNumId w:val="22"/>
  </w:num>
  <w:num w:numId="2" w16cid:durableId="289556176">
    <w:abstractNumId w:val="8"/>
  </w:num>
  <w:num w:numId="3" w16cid:durableId="676539589">
    <w:abstractNumId w:val="22"/>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16cid:durableId="117191833">
    <w:abstractNumId w:val="19"/>
  </w:num>
  <w:num w:numId="5" w16cid:durableId="689793045">
    <w:abstractNumId w:val="10"/>
  </w:num>
  <w:num w:numId="6" w16cid:durableId="1119372828">
    <w:abstractNumId w:val="1"/>
  </w:num>
  <w:num w:numId="7" w16cid:durableId="1925414114">
    <w:abstractNumId w:val="24"/>
  </w:num>
  <w:num w:numId="8" w16cid:durableId="1316495510">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16cid:durableId="1056472722">
    <w:abstractNumId w:val="9"/>
  </w:num>
  <w:num w:numId="10" w16cid:durableId="493836549">
    <w:abstractNumId w:val="23"/>
  </w:num>
  <w:num w:numId="11" w16cid:durableId="948850188">
    <w:abstractNumId w:val="16"/>
  </w:num>
  <w:num w:numId="12" w16cid:durableId="568811578">
    <w:abstractNumId w:val="3"/>
  </w:num>
  <w:num w:numId="13" w16cid:durableId="1163282313">
    <w:abstractNumId w:val="14"/>
  </w:num>
  <w:num w:numId="14" w16cid:durableId="324289359">
    <w:abstractNumId w:val="2"/>
  </w:num>
  <w:num w:numId="15" w16cid:durableId="584072423">
    <w:abstractNumId w:val="21"/>
  </w:num>
  <w:num w:numId="16" w16cid:durableId="1905070168">
    <w:abstractNumId w:val="13"/>
  </w:num>
  <w:num w:numId="17" w16cid:durableId="1061365809">
    <w:abstractNumId w:val="6"/>
  </w:num>
  <w:num w:numId="18" w16cid:durableId="81151694">
    <w:abstractNumId w:val="17"/>
  </w:num>
  <w:num w:numId="19" w16cid:durableId="644578817">
    <w:abstractNumId w:val="25"/>
  </w:num>
  <w:num w:numId="20" w16cid:durableId="37555961">
    <w:abstractNumId w:val="4"/>
  </w:num>
  <w:num w:numId="21" w16cid:durableId="923536968">
    <w:abstractNumId w:val="7"/>
  </w:num>
  <w:num w:numId="22" w16cid:durableId="1397631488">
    <w:abstractNumId w:val="12"/>
  </w:num>
  <w:num w:numId="23" w16cid:durableId="12488820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96141660">
    <w:abstractNumId w:val="20"/>
  </w:num>
  <w:num w:numId="25" w16cid:durableId="2043355331">
    <w:abstractNumId w:val="5"/>
  </w:num>
  <w:num w:numId="26" w16cid:durableId="93521162">
    <w:abstractNumId w:val="18"/>
  </w:num>
  <w:num w:numId="27" w16cid:durableId="1637832995">
    <w:abstractNumId w:val="11"/>
  </w:num>
  <w:num w:numId="28" w16cid:durableId="172537153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佳民 陆">
    <w15:presenceInfo w15:providerId="Windows Live" w15:userId="27838ecfc1f4e3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activeWritingStyle w:appName="MSWord" w:lang="en-US" w:vendorID="64" w:dllVersion="4096" w:nlCheck="1" w:checkStyle="1"/>
  <w:activeWritingStyle w:appName="MSWord" w:lang="zh-CN" w:vendorID="64" w:dllVersion="0" w:nlCheck="1" w:checkStyle="1"/>
  <w:activeWritingStyle w:appName="MSWord" w:lang="en-US" w:vendorID="64" w:dllVersion="0" w:nlCheck="1" w:checkStyle="0"/>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71"/>
    <w:rsid w:val="00003138"/>
    <w:rsid w:val="0001109C"/>
    <w:rsid w:val="00014C99"/>
    <w:rsid w:val="00017BCB"/>
    <w:rsid w:val="000214ED"/>
    <w:rsid w:val="00025AF0"/>
    <w:rsid w:val="000320A0"/>
    <w:rsid w:val="00040EE4"/>
    <w:rsid w:val="0004216F"/>
    <w:rsid w:val="00044E2F"/>
    <w:rsid w:val="0005102D"/>
    <w:rsid w:val="0005312F"/>
    <w:rsid w:val="00056992"/>
    <w:rsid w:val="00061DD9"/>
    <w:rsid w:val="00064ED0"/>
    <w:rsid w:val="00072A4B"/>
    <w:rsid w:val="000873C8"/>
    <w:rsid w:val="000877EF"/>
    <w:rsid w:val="00090B30"/>
    <w:rsid w:val="0009245A"/>
    <w:rsid w:val="000962A5"/>
    <w:rsid w:val="000A3F2E"/>
    <w:rsid w:val="000B772F"/>
    <w:rsid w:val="000C02A4"/>
    <w:rsid w:val="000C35EA"/>
    <w:rsid w:val="000D7789"/>
    <w:rsid w:val="000E0271"/>
    <w:rsid w:val="000E1014"/>
    <w:rsid w:val="000E1126"/>
    <w:rsid w:val="000E293B"/>
    <w:rsid w:val="000E4146"/>
    <w:rsid w:val="000E549D"/>
    <w:rsid w:val="000F1664"/>
    <w:rsid w:val="000F50B5"/>
    <w:rsid w:val="000F7844"/>
    <w:rsid w:val="000F7EAA"/>
    <w:rsid w:val="00102344"/>
    <w:rsid w:val="00107BD8"/>
    <w:rsid w:val="00107C58"/>
    <w:rsid w:val="00110E31"/>
    <w:rsid w:val="0011110F"/>
    <w:rsid w:val="001140D8"/>
    <w:rsid w:val="00114289"/>
    <w:rsid w:val="00117F82"/>
    <w:rsid w:val="001232C7"/>
    <w:rsid w:val="00126393"/>
    <w:rsid w:val="00136C3A"/>
    <w:rsid w:val="00137EBA"/>
    <w:rsid w:val="00140721"/>
    <w:rsid w:val="00140892"/>
    <w:rsid w:val="001432E0"/>
    <w:rsid w:val="001518CD"/>
    <w:rsid w:val="00171122"/>
    <w:rsid w:val="001717F0"/>
    <w:rsid w:val="00172B71"/>
    <w:rsid w:val="00180833"/>
    <w:rsid w:val="00181E72"/>
    <w:rsid w:val="001A40B1"/>
    <w:rsid w:val="001A5952"/>
    <w:rsid w:val="001A5ED7"/>
    <w:rsid w:val="001B0CBD"/>
    <w:rsid w:val="001B67C4"/>
    <w:rsid w:val="001C2C73"/>
    <w:rsid w:val="001C386B"/>
    <w:rsid w:val="001C6ED2"/>
    <w:rsid w:val="001E043B"/>
    <w:rsid w:val="001E27E5"/>
    <w:rsid w:val="001F08DE"/>
    <w:rsid w:val="001F0EC6"/>
    <w:rsid w:val="001F442F"/>
    <w:rsid w:val="001F73D6"/>
    <w:rsid w:val="002025FE"/>
    <w:rsid w:val="00210679"/>
    <w:rsid w:val="00210F32"/>
    <w:rsid w:val="002220DA"/>
    <w:rsid w:val="00222D95"/>
    <w:rsid w:val="00234C4E"/>
    <w:rsid w:val="00235252"/>
    <w:rsid w:val="00240B95"/>
    <w:rsid w:val="00242635"/>
    <w:rsid w:val="00263F06"/>
    <w:rsid w:val="0026436A"/>
    <w:rsid w:val="00272969"/>
    <w:rsid w:val="002734D0"/>
    <w:rsid w:val="00274484"/>
    <w:rsid w:val="0027545A"/>
    <w:rsid w:val="002774D3"/>
    <w:rsid w:val="00282343"/>
    <w:rsid w:val="00282610"/>
    <w:rsid w:val="00282C1F"/>
    <w:rsid w:val="0028399D"/>
    <w:rsid w:val="00285EE0"/>
    <w:rsid w:val="00286402"/>
    <w:rsid w:val="00290E6A"/>
    <w:rsid w:val="00293EBA"/>
    <w:rsid w:val="00297697"/>
    <w:rsid w:val="00297F48"/>
    <w:rsid w:val="002A39CF"/>
    <w:rsid w:val="002A5987"/>
    <w:rsid w:val="002B0BFA"/>
    <w:rsid w:val="002B6938"/>
    <w:rsid w:val="002C1892"/>
    <w:rsid w:val="002C2254"/>
    <w:rsid w:val="002C39DC"/>
    <w:rsid w:val="002C3E18"/>
    <w:rsid w:val="002C42FA"/>
    <w:rsid w:val="002D2AA4"/>
    <w:rsid w:val="002D668E"/>
    <w:rsid w:val="002E0069"/>
    <w:rsid w:val="002E0DCE"/>
    <w:rsid w:val="002E1068"/>
    <w:rsid w:val="002E364F"/>
    <w:rsid w:val="002E5137"/>
    <w:rsid w:val="002E61CF"/>
    <w:rsid w:val="002E7377"/>
    <w:rsid w:val="002E7D9F"/>
    <w:rsid w:val="002E7EC4"/>
    <w:rsid w:val="002F2C6C"/>
    <w:rsid w:val="002F4FAE"/>
    <w:rsid w:val="00311930"/>
    <w:rsid w:val="00316648"/>
    <w:rsid w:val="00316718"/>
    <w:rsid w:val="0031684D"/>
    <w:rsid w:val="00316E68"/>
    <w:rsid w:val="00320EF5"/>
    <w:rsid w:val="003229CC"/>
    <w:rsid w:val="00323101"/>
    <w:rsid w:val="00326747"/>
    <w:rsid w:val="00327843"/>
    <w:rsid w:val="00332766"/>
    <w:rsid w:val="00333896"/>
    <w:rsid w:val="00344D02"/>
    <w:rsid w:val="00346E70"/>
    <w:rsid w:val="00347F8A"/>
    <w:rsid w:val="00351F73"/>
    <w:rsid w:val="0035305D"/>
    <w:rsid w:val="00353C43"/>
    <w:rsid w:val="0035409F"/>
    <w:rsid w:val="003547EF"/>
    <w:rsid w:val="003549CC"/>
    <w:rsid w:val="003657B1"/>
    <w:rsid w:val="00365A5B"/>
    <w:rsid w:val="00370D3B"/>
    <w:rsid w:val="00374FD7"/>
    <w:rsid w:val="003817C2"/>
    <w:rsid w:val="00385258"/>
    <w:rsid w:val="0039380F"/>
    <w:rsid w:val="0039466F"/>
    <w:rsid w:val="00395347"/>
    <w:rsid w:val="00397294"/>
    <w:rsid w:val="003A03CE"/>
    <w:rsid w:val="003A0EE9"/>
    <w:rsid w:val="003A140C"/>
    <w:rsid w:val="003A3969"/>
    <w:rsid w:val="003A775B"/>
    <w:rsid w:val="003A7DA6"/>
    <w:rsid w:val="003B17ED"/>
    <w:rsid w:val="003C0E10"/>
    <w:rsid w:val="003C3233"/>
    <w:rsid w:val="003C505B"/>
    <w:rsid w:val="003C668B"/>
    <w:rsid w:val="003C70B7"/>
    <w:rsid w:val="003E1EEC"/>
    <w:rsid w:val="003F155F"/>
    <w:rsid w:val="004028BF"/>
    <w:rsid w:val="00405AF4"/>
    <w:rsid w:val="004060B8"/>
    <w:rsid w:val="00411159"/>
    <w:rsid w:val="00412E21"/>
    <w:rsid w:val="004174BC"/>
    <w:rsid w:val="004306F1"/>
    <w:rsid w:val="00431050"/>
    <w:rsid w:val="00437914"/>
    <w:rsid w:val="0044028A"/>
    <w:rsid w:val="00440A2E"/>
    <w:rsid w:val="00443DB5"/>
    <w:rsid w:val="004518D6"/>
    <w:rsid w:val="00457786"/>
    <w:rsid w:val="004611BA"/>
    <w:rsid w:val="004622E9"/>
    <w:rsid w:val="004638EE"/>
    <w:rsid w:val="00464503"/>
    <w:rsid w:val="00464678"/>
    <w:rsid w:val="00471599"/>
    <w:rsid w:val="00471831"/>
    <w:rsid w:val="00477DE1"/>
    <w:rsid w:val="00485E91"/>
    <w:rsid w:val="00486338"/>
    <w:rsid w:val="00493C87"/>
    <w:rsid w:val="0049682A"/>
    <w:rsid w:val="004A297F"/>
    <w:rsid w:val="004B1024"/>
    <w:rsid w:val="004B147F"/>
    <w:rsid w:val="004B5B0C"/>
    <w:rsid w:val="004C3474"/>
    <w:rsid w:val="004D103F"/>
    <w:rsid w:val="004D17F3"/>
    <w:rsid w:val="004D54E6"/>
    <w:rsid w:val="004D79BB"/>
    <w:rsid w:val="004D7C1B"/>
    <w:rsid w:val="004E278C"/>
    <w:rsid w:val="004E3425"/>
    <w:rsid w:val="004E3767"/>
    <w:rsid w:val="004E3B6F"/>
    <w:rsid w:val="004E6C39"/>
    <w:rsid w:val="004F49DF"/>
    <w:rsid w:val="005024A9"/>
    <w:rsid w:val="0050273E"/>
    <w:rsid w:val="00505BEF"/>
    <w:rsid w:val="005064E1"/>
    <w:rsid w:val="00511A6E"/>
    <w:rsid w:val="00516310"/>
    <w:rsid w:val="00516326"/>
    <w:rsid w:val="005218AC"/>
    <w:rsid w:val="00526044"/>
    <w:rsid w:val="005305DA"/>
    <w:rsid w:val="00533ED3"/>
    <w:rsid w:val="00534F80"/>
    <w:rsid w:val="00542C89"/>
    <w:rsid w:val="00550043"/>
    <w:rsid w:val="00551C88"/>
    <w:rsid w:val="00551E68"/>
    <w:rsid w:val="00554CD7"/>
    <w:rsid w:val="00561AB8"/>
    <w:rsid w:val="00561D5D"/>
    <w:rsid w:val="00567756"/>
    <w:rsid w:val="00577A21"/>
    <w:rsid w:val="005803FA"/>
    <w:rsid w:val="00581B62"/>
    <w:rsid w:val="005846BA"/>
    <w:rsid w:val="00591C6A"/>
    <w:rsid w:val="005944A9"/>
    <w:rsid w:val="00597928"/>
    <w:rsid w:val="005A123C"/>
    <w:rsid w:val="005A26AC"/>
    <w:rsid w:val="005A6A6D"/>
    <w:rsid w:val="005B1F12"/>
    <w:rsid w:val="005B45D3"/>
    <w:rsid w:val="005D2359"/>
    <w:rsid w:val="005D4374"/>
    <w:rsid w:val="005F40A3"/>
    <w:rsid w:val="006028EB"/>
    <w:rsid w:val="00610501"/>
    <w:rsid w:val="0061487A"/>
    <w:rsid w:val="00614FA2"/>
    <w:rsid w:val="00616EB8"/>
    <w:rsid w:val="0062043D"/>
    <w:rsid w:val="00624B65"/>
    <w:rsid w:val="00633952"/>
    <w:rsid w:val="0063427B"/>
    <w:rsid w:val="00635F40"/>
    <w:rsid w:val="00643FCD"/>
    <w:rsid w:val="006449A5"/>
    <w:rsid w:val="006503FE"/>
    <w:rsid w:val="00651DDA"/>
    <w:rsid w:val="006620EA"/>
    <w:rsid w:val="00665B3E"/>
    <w:rsid w:val="00666FC0"/>
    <w:rsid w:val="00671064"/>
    <w:rsid w:val="00685260"/>
    <w:rsid w:val="0068539F"/>
    <w:rsid w:val="00686193"/>
    <w:rsid w:val="006866DB"/>
    <w:rsid w:val="00690A69"/>
    <w:rsid w:val="006A3E3C"/>
    <w:rsid w:val="006B05A2"/>
    <w:rsid w:val="006B37FF"/>
    <w:rsid w:val="006C2154"/>
    <w:rsid w:val="006C2DED"/>
    <w:rsid w:val="006D6EF5"/>
    <w:rsid w:val="006F472B"/>
    <w:rsid w:val="006F78FF"/>
    <w:rsid w:val="006F7C7B"/>
    <w:rsid w:val="0070477A"/>
    <w:rsid w:val="0070511F"/>
    <w:rsid w:val="00711025"/>
    <w:rsid w:val="007138A3"/>
    <w:rsid w:val="00716256"/>
    <w:rsid w:val="00721B72"/>
    <w:rsid w:val="007220A5"/>
    <w:rsid w:val="00731480"/>
    <w:rsid w:val="00731B52"/>
    <w:rsid w:val="00732B55"/>
    <w:rsid w:val="00740310"/>
    <w:rsid w:val="00740E6B"/>
    <w:rsid w:val="00741CAF"/>
    <w:rsid w:val="007501CE"/>
    <w:rsid w:val="007520DC"/>
    <w:rsid w:val="00760EA4"/>
    <w:rsid w:val="007641D0"/>
    <w:rsid w:val="007647DB"/>
    <w:rsid w:val="007676A9"/>
    <w:rsid w:val="0077662B"/>
    <w:rsid w:val="00777076"/>
    <w:rsid w:val="0077772C"/>
    <w:rsid w:val="007818C2"/>
    <w:rsid w:val="00783C42"/>
    <w:rsid w:val="00790B62"/>
    <w:rsid w:val="00795A77"/>
    <w:rsid w:val="00795CD3"/>
    <w:rsid w:val="007A2558"/>
    <w:rsid w:val="007A74A4"/>
    <w:rsid w:val="007B31CF"/>
    <w:rsid w:val="007B7A1E"/>
    <w:rsid w:val="007C1C3F"/>
    <w:rsid w:val="007C1C69"/>
    <w:rsid w:val="007C1D0D"/>
    <w:rsid w:val="007C3316"/>
    <w:rsid w:val="007C5BF0"/>
    <w:rsid w:val="007F1900"/>
    <w:rsid w:val="007F3D9D"/>
    <w:rsid w:val="008000AA"/>
    <w:rsid w:val="008023B2"/>
    <w:rsid w:val="0080403F"/>
    <w:rsid w:val="0080501F"/>
    <w:rsid w:val="00815450"/>
    <w:rsid w:val="00821896"/>
    <w:rsid w:val="008301DF"/>
    <w:rsid w:val="00845D3D"/>
    <w:rsid w:val="008549E4"/>
    <w:rsid w:val="008612D3"/>
    <w:rsid w:val="0086609E"/>
    <w:rsid w:val="00867CA8"/>
    <w:rsid w:val="0087376F"/>
    <w:rsid w:val="00874BC5"/>
    <w:rsid w:val="00885FDA"/>
    <w:rsid w:val="00890772"/>
    <w:rsid w:val="00896871"/>
    <w:rsid w:val="00896EA3"/>
    <w:rsid w:val="008A7522"/>
    <w:rsid w:val="008B0761"/>
    <w:rsid w:val="008B0F7D"/>
    <w:rsid w:val="008B3611"/>
    <w:rsid w:val="008B5E0E"/>
    <w:rsid w:val="008B6830"/>
    <w:rsid w:val="008B6C9A"/>
    <w:rsid w:val="008C1C54"/>
    <w:rsid w:val="008C4DF7"/>
    <w:rsid w:val="008D1FBC"/>
    <w:rsid w:val="008D46F0"/>
    <w:rsid w:val="008D4932"/>
    <w:rsid w:val="008D531C"/>
    <w:rsid w:val="008D5F77"/>
    <w:rsid w:val="008D65FA"/>
    <w:rsid w:val="008E092E"/>
    <w:rsid w:val="008E0C83"/>
    <w:rsid w:val="008E340D"/>
    <w:rsid w:val="008E45E1"/>
    <w:rsid w:val="008E5275"/>
    <w:rsid w:val="008E6D1C"/>
    <w:rsid w:val="008E74CE"/>
    <w:rsid w:val="008F40E8"/>
    <w:rsid w:val="008F789C"/>
    <w:rsid w:val="008F7D4D"/>
    <w:rsid w:val="00902E58"/>
    <w:rsid w:val="0090419B"/>
    <w:rsid w:val="00911A59"/>
    <w:rsid w:val="00913ABF"/>
    <w:rsid w:val="00917B32"/>
    <w:rsid w:val="009256BF"/>
    <w:rsid w:val="009264B2"/>
    <w:rsid w:val="0093555E"/>
    <w:rsid w:val="0093743E"/>
    <w:rsid w:val="0094196E"/>
    <w:rsid w:val="00947C2A"/>
    <w:rsid w:val="009509A2"/>
    <w:rsid w:val="009524D8"/>
    <w:rsid w:val="00953825"/>
    <w:rsid w:val="00954E8B"/>
    <w:rsid w:val="00954F7E"/>
    <w:rsid w:val="009569CE"/>
    <w:rsid w:val="00956B35"/>
    <w:rsid w:val="00966782"/>
    <w:rsid w:val="00972ABB"/>
    <w:rsid w:val="009734C7"/>
    <w:rsid w:val="009776C2"/>
    <w:rsid w:val="009814BA"/>
    <w:rsid w:val="009817B5"/>
    <w:rsid w:val="00982835"/>
    <w:rsid w:val="00982DE2"/>
    <w:rsid w:val="009855AF"/>
    <w:rsid w:val="00990167"/>
    <w:rsid w:val="009919EC"/>
    <w:rsid w:val="00993458"/>
    <w:rsid w:val="00993C42"/>
    <w:rsid w:val="009A123D"/>
    <w:rsid w:val="009A2307"/>
    <w:rsid w:val="009A2FEA"/>
    <w:rsid w:val="009A4027"/>
    <w:rsid w:val="009A4F5D"/>
    <w:rsid w:val="009B2CBE"/>
    <w:rsid w:val="009B698A"/>
    <w:rsid w:val="009D16A9"/>
    <w:rsid w:val="009D1D8B"/>
    <w:rsid w:val="009D3792"/>
    <w:rsid w:val="009D4CEB"/>
    <w:rsid w:val="009E0EC5"/>
    <w:rsid w:val="009E4014"/>
    <w:rsid w:val="009E62E4"/>
    <w:rsid w:val="009F392D"/>
    <w:rsid w:val="00A13D79"/>
    <w:rsid w:val="00A150E6"/>
    <w:rsid w:val="00A16024"/>
    <w:rsid w:val="00A16BE3"/>
    <w:rsid w:val="00A22951"/>
    <w:rsid w:val="00A31DF3"/>
    <w:rsid w:val="00A37962"/>
    <w:rsid w:val="00A417E4"/>
    <w:rsid w:val="00A45A3B"/>
    <w:rsid w:val="00A46EF4"/>
    <w:rsid w:val="00A47DE5"/>
    <w:rsid w:val="00A51188"/>
    <w:rsid w:val="00A563D2"/>
    <w:rsid w:val="00A5671F"/>
    <w:rsid w:val="00A576FB"/>
    <w:rsid w:val="00A6121F"/>
    <w:rsid w:val="00A64460"/>
    <w:rsid w:val="00A7148D"/>
    <w:rsid w:val="00A81A46"/>
    <w:rsid w:val="00A857B1"/>
    <w:rsid w:val="00A95321"/>
    <w:rsid w:val="00AB1012"/>
    <w:rsid w:val="00AB2F6D"/>
    <w:rsid w:val="00AB5629"/>
    <w:rsid w:val="00AC1086"/>
    <w:rsid w:val="00AD3AD4"/>
    <w:rsid w:val="00AE33A0"/>
    <w:rsid w:val="00AE4BAA"/>
    <w:rsid w:val="00AE5997"/>
    <w:rsid w:val="00AE6049"/>
    <w:rsid w:val="00AE72E6"/>
    <w:rsid w:val="00AF3164"/>
    <w:rsid w:val="00AF675F"/>
    <w:rsid w:val="00AF7279"/>
    <w:rsid w:val="00AF75F3"/>
    <w:rsid w:val="00B076D8"/>
    <w:rsid w:val="00B1006A"/>
    <w:rsid w:val="00B100E8"/>
    <w:rsid w:val="00B16A0A"/>
    <w:rsid w:val="00B25BA0"/>
    <w:rsid w:val="00B27958"/>
    <w:rsid w:val="00B34D7B"/>
    <w:rsid w:val="00B36280"/>
    <w:rsid w:val="00B42853"/>
    <w:rsid w:val="00B43B39"/>
    <w:rsid w:val="00B450C2"/>
    <w:rsid w:val="00B47E31"/>
    <w:rsid w:val="00B5103C"/>
    <w:rsid w:val="00B5315C"/>
    <w:rsid w:val="00B54B31"/>
    <w:rsid w:val="00B55565"/>
    <w:rsid w:val="00B555B0"/>
    <w:rsid w:val="00B56107"/>
    <w:rsid w:val="00B56F14"/>
    <w:rsid w:val="00B613CF"/>
    <w:rsid w:val="00B63A81"/>
    <w:rsid w:val="00B67E0E"/>
    <w:rsid w:val="00B80C9D"/>
    <w:rsid w:val="00B8229D"/>
    <w:rsid w:val="00BA163A"/>
    <w:rsid w:val="00BA5599"/>
    <w:rsid w:val="00BB4997"/>
    <w:rsid w:val="00BB6A44"/>
    <w:rsid w:val="00BC6617"/>
    <w:rsid w:val="00BC7F86"/>
    <w:rsid w:val="00BD5D04"/>
    <w:rsid w:val="00BD60FA"/>
    <w:rsid w:val="00BE2A8C"/>
    <w:rsid w:val="00BE4135"/>
    <w:rsid w:val="00BE640E"/>
    <w:rsid w:val="00BE68D8"/>
    <w:rsid w:val="00BF273E"/>
    <w:rsid w:val="00C047FE"/>
    <w:rsid w:val="00C17955"/>
    <w:rsid w:val="00C22BB1"/>
    <w:rsid w:val="00C27B9C"/>
    <w:rsid w:val="00C35B94"/>
    <w:rsid w:val="00C45FF7"/>
    <w:rsid w:val="00C5021A"/>
    <w:rsid w:val="00C5024E"/>
    <w:rsid w:val="00C50D21"/>
    <w:rsid w:val="00C607CA"/>
    <w:rsid w:val="00C6094F"/>
    <w:rsid w:val="00C63CD6"/>
    <w:rsid w:val="00C67B8C"/>
    <w:rsid w:val="00C7713D"/>
    <w:rsid w:val="00C778FD"/>
    <w:rsid w:val="00C82CF9"/>
    <w:rsid w:val="00C84A26"/>
    <w:rsid w:val="00C86310"/>
    <w:rsid w:val="00C94E87"/>
    <w:rsid w:val="00CA0810"/>
    <w:rsid w:val="00CA1741"/>
    <w:rsid w:val="00CA688F"/>
    <w:rsid w:val="00CA6D4D"/>
    <w:rsid w:val="00CB05CC"/>
    <w:rsid w:val="00CB421E"/>
    <w:rsid w:val="00CC5897"/>
    <w:rsid w:val="00CD0CD9"/>
    <w:rsid w:val="00CD3B41"/>
    <w:rsid w:val="00CD3CA6"/>
    <w:rsid w:val="00CE46B9"/>
    <w:rsid w:val="00CF4B39"/>
    <w:rsid w:val="00CF5A4C"/>
    <w:rsid w:val="00CF753E"/>
    <w:rsid w:val="00D005B3"/>
    <w:rsid w:val="00D00676"/>
    <w:rsid w:val="00D00AE7"/>
    <w:rsid w:val="00D062DE"/>
    <w:rsid w:val="00D12478"/>
    <w:rsid w:val="00D17CF2"/>
    <w:rsid w:val="00D20749"/>
    <w:rsid w:val="00D22B38"/>
    <w:rsid w:val="00D26C69"/>
    <w:rsid w:val="00D3075D"/>
    <w:rsid w:val="00D316B2"/>
    <w:rsid w:val="00D43577"/>
    <w:rsid w:val="00D467EF"/>
    <w:rsid w:val="00D6328E"/>
    <w:rsid w:val="00D66A68"/>
    <w:rsid w:val="00D710B9"/>
    <w:rsid w:val="00D724ED"/>
    <w:rsid w:val="00D73319"/>
    <w:rsid w:val="00D7348B"/>
    <w:rsid w:val="00D76C64"/>
    <w:rsid w:val="00D771D5"/>
    <w:rsid w:val="00D8182D"/>
    <w:rsid w:val="00D85EFD"/>
    <w:rsid w:val="00D863F8"/>
    <w:rsid w:val="00D86E24"/>
    <w:rsid w:val="00DA0FEC"/>
    <w:rsid w:val="00DA2375"/>
    <w:rsid w:val="00DA6EB2"/>
    <w:rsid w:val="00DB3B40"/>
    <w:rsid w:val="00DB57C8"/>
    <w:rsid w:val="00DB5B62"/>
    <w:rsid w:val="00DC1AB6"/>
    <w:rsid w:val="00DD172D"/>
    <w:rsid w:val="00DD2AD6"/>
    <w:rsid w:val="00DD3171"/>
    <w:rsid w:val="00DD37FD"/>
    <w:rsid w:val="00DD4360"/>
    <w:rsid w:val="00DD5C3C"/>
    <w:rsid w:val="00DD7266"/>
    <w:rsid w:val="00DD79AB"/>
    <w:rsid w:val="00DE01C5"/>
    <w:rsid w:val="00DE2705"/>
    <w:rsid w:val="00DE2C17"/>
    <w:rsid w:val="00DE7E63"/>
    <w:rsid w:val="00DF4C85"/>
    <w:rsid w:val="00E00456"/>
    <w:rsid w:val="00E048A5"/>
    <w:rsid w:val="00E14E02"/>
    <w:rsid w:val="00E241AB"/>
    <w:rsid w:val="00E30E56"/>
    <w:rsid w:val="00E32519"/>
    <w:rsid w:val="00E32A09"/>
    <w:rsid w:val="00E32C2C"/>
    <w:rsid w:val="00E40313"/>
    <w:rsid w:val="00E4056E"/>
    <w:rsid w:val="00E4067A"/>
    <w:rsid w:val="00E57A79"/>
    <w:rsid w:val="00E63839"/>
    <w:rsid w:val="00E7074E"/>
    <w:rsid w:val="00E72FE0"/>
    <w:rsid w:val="00E753B4"/>
    <w:rsid w:val="00E76777"/>
    <w:rsid w:val="00E8232A"/>
    <w:rsid w:val="00E86254"/>
    <w:rsid w:val="00E91706"/>
    <w:rsid w:val="00E95A83"/>
    <w:rsid w:val="00EA1B2E"/>
    <w:rsid w:val="00EA3C37"/>
    <w:rsid w:val="00EA464D"/>
    <w:rsid w:val="00EB0E65"/>
    <w:rsid w:val="00EB297E"/>
    <w:rsid w:val="00EB77EE"/>
    <w:rsid w:val="00EC06F0"/>
    <w:rsid w:val="00EC7C6B"/>
    <w:rsid w:val="00ED3178"/>
    <w:rsid w:val="00ED70A9"/>
    <w:rsid w:val="00EE62A1"/>
    <w:rsid w:val="00EE702F"/>
    <w:rsid w:val="00EF1B7F"/>
    <w:rsid w:val="00EF3CBE"/>
    <w:rsid w:val="00EF435F"/>
    <w:rsid w:val="00F14A64"/>
    <w:rsid w:val="00F15F1D"/>
    <w:rsid w:val="00F24857"/>
    <w:rsid w:val="00F30150"/>
    <w:rsid w:val="00F35811"/>
    <w:rsid w:val="00F402A1"/>
    <w:rsid w:val="00F42D4E"/>
    <w:rsid w:val="00F60EDC"/>
    <w:rsid w:val="00F6110A"/>
    <w:rsid w:val="00F62387"/>
    <w:rsid w:val="00F63970"/>
    <w:rsid w:val="00F64213"/>
    <w:rsid w:val="00F64DAD"/>
    <w:rsid w:val="00F67236"/>
    <w:rsid w:val="00F67C1C"/>
    <w:rsid w:val="00F86F88"/>
    <w:rsid w:val="00F94BD4"/>
    <w:rsid w:val="00F959D7"/>
    <w:rsid w:val="00FA0818"/>
    <w:rsid w:val="00FA1ED4"/>
    <w:rsid w:val="00FA62E3"/>
    <w:rsid w:val="00FA655A"/>
    <w:rsid w:val="00FA74F9"/>
    <w:rsid w:val="00FC28EB"/>
    <w:rsid w:val="00FD0086"/>
    <w:rsid w:val="00FD1FF4"/>
    <w:rsid w:val="00FD5B2A"/>
    <w:rsid w:val="00FD5EB2"/>
    <w:rsid w:val="00FE0FBE"/>
    <w:rsid w:val="00FE1F47"/>
    <w:rsid w:val="00FE5184"/>
    <w:rsid w:val="00FE53F5"/>
    <w:rsid w:val="00FF455F"/>
    <w:rsid w:val="00FF4EF4"/>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FE0FBE"/>
    <w:pPr>
      <w:keepNext/>
      <w:keepLines/>
      <w:numPr>
        <w:numId w:val="1"/>
      </w:numPr>
      <w:spacing w:beforeLines="80" w:before="80" w:afterLines="50" w:after="50"/>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unhideWhenUsed/>
    <w:qFormat/>
    <w:rsid w:val="0080501F"/>
    <w:pPr>
      <w:keepNext/>
      <w:keepLines/>
      <w:numPr>
        <w:ilvl w:val="3"/>
        <w:numId w:val="1"/>
      </w:numPr>
      <w:spacing w:before="280" w:after="290" w:line="376" w:lineRule="auto"/>
      <w:outlineLvl w:val="3"/>
    </w:pPr>
    <w:rPr>
      <w:rFonts w:ascii="Times New Roman" w:eastAsia="黑体" w:hAnsi="Times New Roman" w:cstheme="majorBidi"/>
      <w:b/>
      <w:bCs/>
      <w:sz w:val="24"/>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qFormat/>
    <w:rsid w:val="00A64460"/>
    <w:pPr>
      <w:spacing w:line="360" w:lineRule="auto"/>
      <w:ind w:firstLineChars="200" w:firstLine="200"/>
    </w:pPr>
    <w:rPr>
      <w:rFonts w:ascii="Times New Roman" w:eastAsia="宋体" w:hAnsi="Times New Roman"/>
      <w:sz w:val="24"/>
    </w:rPr>
  </w:style>
  <w:style w:type="table" w:styleId="a4">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6">
    <w:name w:val="中文论文封面信息"/>
    <w:basedOn w:val="a"/>
    <w:qFormat/>
    <w:rsid w:val="008F789C"/>
    <w:pPr>
      <w:widowControl/>
      <w:jc w:val="left"/>
    </w:pPr>
    <w:rPr>
      <w:rFonts w:ascii="Times New Roman" w:eastAsia="宋体" w:hAnsi="Times New Roman"/>
      <w:sz w:val="30"/>
    </w:rPr>
  </w:style>
  <w:style w:type="paragraph" w:customStyle="1" w:styleId="a7">
    <w:name w:val="英文论文标题"/>
    <w:basedOn w:val="a"/>
    <w:qFormat/>
    <w:rsid w:val="00D467EF"/>
    <w:pPr>
      <w:jc w:val="center"/>
    </w:pPr>
    <w:rPr>
      <w:rFonts w:ascii="Times New Roman" w:eastAsia="Times New Roman" w:hAnsi="Times New Roman"/>
      <w:b/>
      <w:sz w:val="44"/>
      <w:szCs w:val="44"/>
    </w:rPr>
  </w:style>
  <w:style w:type="paragraph" w:customStyle="1" w:styleId="a8">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9">
    <w:name w:val="摘要"/>
    <w:basedOn w:val="a0"/>
    <w:qFormat/>
    <w:rsid w:val="00B5103C"/>
  </w:style>
  <w:style w:type="paragraph" w:customStyle="1" w:styleId="aa">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FE0FBE"/>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rsid w:val="0080501F"/>
    <w:rPr>
      <w:rFonts w:ascii="Times New Roman" w:eastAsia="黑体" w:hAnsi="Times New Roman" w:cstheme="majorBidi"/>
      <w:b/>
      <w:bCs/>
      <w:sz w:val="24"/>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b">
    <w:name w:val="图片样式"/>
    <w:basedOn w:val="a"/>
    <w:qFormat/>
    <w:rsid w:val="00DD172D"/>
    <w:pPr>
      <w:jc w:val="center"/>
    </w:pPr>
  </w:style>
  <w:style w:type="paragraph" w:styleId="ac">
    <w:name w:val="caption"/>
    <w:basedOn w:val="a"/>
    <w:next w:val="a0"/>
    <w:uiPriority w:val="35"/>
    <w:unhideWhenUsed/>
    <w:qFormat/>
    <w:rsid w:val="0027545A"/>
    <w:pPr>
      <w:jc w:val="center"/>
    </w:pPr>
    <w:rPr>
      <w:rFonts w:ascii="Times New Roman" w:eastAsia="黑体" w:hAnsi="Times New Roman" w:cstheme="majorBidi"/>
      <w:szCs w:val="20"/>
    </w:rPr>
  </w:style>
  <w:style w:type="paragraph" w:styleId="ad">
    <w:name w:val="header"/>
    <w:basedOn w:val="a"/>
    <w:link w:val="ae"/>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CA0810"/>
    <w:rPr>
      <w:sz w:val="18"/>
      <w:szCs w:val="18"/>
    </w:rPr>
  </w:style>
  <w:style w:type="paragraph" w:styleId="af">
    <w:name w:val="footer"/>
    <w:basedOn w:val="a"/>
    <w:link w:val="af0"/>
    <w:uiPriority w:val="99"/>
    <w:unhideWhenUsed/>
    <w:rsid w:val="00CA0810"/>
    <w:pPr>
      <w:tabs>
        <w:tab w:val="center" w:pos="4153"/>
        <w:tab w:val="right" w:pos="8306"/>
      </w:tabs>
      <w:snapToGrid w:val="0"/>
      <w:jc w:val="left"/>
    </w:pPr>
    <w:rPr>
      <w:sz w:val="18"/>
      <w:szCs w:val="18"/>
    </w:rPr>
  </w:style>
  <w:style w:type="character" w:customStyle="1" w:styleId="af0">
    <w:name w:val="页脚 字符"/>
    <w:basedOn w:val="a1"/>
    <w:link w:val="af"/>
    <w:uiPriority w:val="99"/>
    <w:rsid w:val="00CA0810"/>
    <w:rPr>
      <w:sz w:val="18"/>
      <w:szCs w:val="18"/>
    </w:rPr>
  </w:style>
  <w:style w:type="paragraph" w:customStyle="1" w:styleId="af1">
    <w:name w:val="学术声明标题"/>
    <w:basedOn w:val="a"/>
    <w:qFormat/>
    <w:rsid w:val="00F94BD4"/>
    <w:pPr>
      <w:spacing w:line="460" w:lineRule="exact"/>
      <w:jc w:val="center"/>
    </w:pPr>
    <w:rPr>
      <w:rFonts w:ascii="宋体" w:hAnsi="宋体"/>
      <w:b/>
      <w:sz w:val="44"/>
      <w:szCs w:val="44"/>
    </w:rPr>
  </w:style>
  <w:style w:type="paragraph" w:customStyle="1" w:styleId="af2">
    <w:name w:val="中文摘要标题"/>
    <w:basedOn w:val="a"/>
    <w:qFormat/>
    <w:rsid w:val="00F94BD4"/>
    <w:pPr>
      <w:spacing w:line="460" w:lineRule="exact"/>
      <w:jc w:val="center"/>
    </w:pPr>
    <w:rPr>
      <w:rFonts w:ascii="黑体" w:eastAsia="黑体" w:hAnsi="Times New Roman"/>
      <w:sz w:val="36"/>
      <w:szCs w:val="36"/>
    </w:rPr>
  </w:style>
  <w:style w:type="paragraph" w:customStyle="1" w:styleId="af3">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7C1C3F"/>
    <w:pPr>
      <w:spacing w:line="360" w:lineRule="auto"/>
    </w:pPr>
    <w:rPr>
      <w:rFonts w:ascii="Times New Roman" w:eastAsia="宋体" w:hAnsi="Times New Roman"/>
      <w:b/>
      <w:sz w:val="24"/>
    </w:rPr>
  </w:style>
  <w:style w:type="paragraph" w:styleId="TOC2">
    <w:name w:val="toc 2"/>
    <w:basedOn w:val="a"/>
    <w:next w:val="a"/>
    <w:autoRedefine/>
    <w:uiPriority w:val="39"/>
    <w:unhideWhenUsed/>
    <w:rsid w:val="007C1C3F"/>
    <w:pPr>
      <w:spacing w:line="360" w:lineRule="auto"/>
      <w:ind w:leftChars="200" w:left="200"/>
    </w:pPr>
    <w:rPr>
      <w:rFonts w:ascii="Times New Roman" w:eastAsia="宋体" w:hAnsi="Times New Roman"/>
    </w:rPr>
  </w:style>
  <w:style w:type="character" w:styleId="af4">
    <w:name w:val="Hyperlink"/>
    <w:basedOn w:val="a1"/>
    <w:uiPriority w:val="99"/>
    <w:unhideWhenUsed/>
    <w:rsid w:val="00316E68"/>
    <w:rPr>
      <w:color w:val="0563C1" w:themeColor="hyperlink"/>
      <w:u w:val="single"/>
    </w:rPr>
  </w:style>
  <w:style w:type="paragraph" w:customStyle="1" w:styleId="af5">
    <w:name w:val="目录"/>
    <w:basedOn w:val="a"/>
    <w:qFormat/>
    <w:rsid w:val="00316E68"/>
    <w:pPr>
      <w:tabs>
        <w:tab w:val="right" w:leader="dot" w:pos="8296"/>
      </w:tabs>
      <w:jc w:val="center"/>
    </w:pPr>
    <w:rPr>
      <w:rFonts w:ascii="黑体" w:eastAsia="黑体" w:hAnsi="黑体"/>
      <w:sz w:val="36"/>
    </w:rPr>
  </w:style>
  <w:style w:type="paragraph" w:styleId="af6">
    <w:name w:val="endnote text"/>
    <w:basedOn w:val="a"/>
    <w:link w:val="af7"/>
    <w:uiPriority w:val="99"/>
    <w:semiHidden/>
    <w:unhideWhenUsed/>
    <w:rsid w:val="004D103F"/>
    <w:pPr>
      <w:snapToGrid w:val="0"/>
      <w:jc w:val="left"/>
    </w:pPr>
  </w:style>
  <w:style w:type="character" w:customStyle="1" w:styleId="af7">
    <w:name w:val="尾注文本 字符"/>
    <w:basedOn w:val="a1"/>
    <w:link w:val="af6"/>
    <w:uiPriority w:val="99"/>
    <w:semiHidden/>
    <w:rsid w:val="004D103F"/>
  </w:style>
  <w:style w:type="character" w:styleId="af8">
    <w:name w:val="endnote reference"/>
    <w:basedOn w:val="a1"/>
    <w:uiPriority w:val="99"/>
    <w:semiHidden/>
    <w:unhideWhenUsed/>
    <w:rsid w:val="004D103F"/>
    <w:rPr>
      <w:vertAlign w:val="superscript"/>
    </w:rPr>
  </w:style>
  <w:style w:type="paragraph" w:styleId="af9">
    <w:name w:val="footnote text"/>
    <w:basedOn w:val="a"/>
    <w:link w:val="afa"/>
    <w:uiPriority w:val="99"/>
    <w:semiHidden/>
    <w:unhideWhenUsed/>
    <w:rsid w:val="004D103F"/>
    <w:pPr>
      <w:snapToGrid w:val="0"/>
      <w:jc w:val="left"/>
    </w:pPr>
    <w:rPr>
      <w:sz w:val="18"/>
      <w:szCs w:val="18"/>
    </w:rPr>
  </w:style>
  <w:style w:type="character" w:customStyle="1" w:styleId="afa">
    <w:name w:val="脚注文本 字符"/>
    <w:basedOn w:val="a1"/>
    <w:link w:val="af9"/>
    <w:uiPriority w:val="99"/>
    <w:semiHidden/>
    <w:rsid w:val="004D103F"/>
    <w:rPr>
      <w:sz w:val="18"/>
      <w:szCs w:val="18"/>
    </w:rPr>
  </w:style>
  <w:style w:type="character" w:styleId="afb">
    <w:name w:val="footnote reference"/>
    <w:basedOn w:val="a1"/>
    <w:uiPriority w:val="99"/>
    <w:semiHidden/>
    <w:unhideWhenUsed/>
    <w:rsid w:val="004D103F"/>
    <w:rPr>
      <w:vertAlign w:val="superscript"/>
    </w:rPr>
  </w:style>
  <w:style w:type="character" w:styleId="afc">
    <w:name w:val="Placeholder Text"/>
    <w:basedOn w:val="a1"/>
    <w:uiPriority w:val="99"/>
    <w:semiHidden/>
    <w:rsid w:val="00DE2C17"/>
    <w:rPr>
      <w:color w:val="808080"/>
    </w:rPr>
  </w:style>
  <w:style w:type="paragraph" w:customStyle="1" w:styleId="afd">
    <w:name w:val="伪代码"/>
    <w:basedOn w:val="a"/>
    <w:qFormat/>
    <w:rsid w:val="003C70B7"/>
    <w:rPr>
      <w:rFonts w:ascii="Consolas" w:eastAsia="宋体" w:hAnsi="Consolas"/>
    </w:rPr>
  </w:style>
  <w:style w:type="paragraph" w:styleId="TOC3">
    <w:name w:val="toc 3"/>
    <w:basedOn w:val="a"/>
    <w:next w:val="a"/>
    <w:autoRedefine/>
    <w:uiPriority w:val="39"/>
    <w:unhideWhenUsed/>
    <w:rsid w:val="007C1C3F"/>
    <w:pPr>
      <w:spacing w:line="360" w:lineRule="auto"/>
      <w:ind w:leftChars="400" w:left="400"/>
    </w:pPr>
    <w:rPr>
      <w:rFonts w:ascii="Times New Roman" w:eastAsia="宋体" w:hAnsi="Times New Roman"/>
    </w:rPr>
  </w:style>
  <w:style w:type="paragraph" w:customStyle="1" w:styleId="afe">
    <w:name w:val="表中内容"/>
    <w:basedOn w:val="a"/>
    <w:qFormat/>
    <w:rsid w:val="00505BEF"/>
    <w:rPr>
      <w:rFonts w:ascii="Times New Roman" w:eastAsia="宋体" w:hAnsi="Times New Roman"/>
    </w:rPr>
  </w:style>
  <w:style w:type="paragraph" w:styleId="aff">
    <w:name w:val="List Paragraph"/>
    <w:basedOn w:val="a"/>
    <w:uiPriority w:val="34"/>
    <w:qFormat/>
    <w:rsid w:val="00395347"/>
    <w:pPr>
      <w:ind w:firstLineChars="200" w:firstLine="420"/>
    </w:pPr>
  </w:style>
  <w:style w:type="paragraph" w:styleId="aff0">
    <w:name w:val="Quote"/>
    <w:basedOn w:val="a"/>
    <w:next w:val="a"/>
    <w:link w:val="aff1"/>
    <w:uiPriority w:val="29"/>
    <w:qFormat/>
    <w:rsid w:val="00C94E87"/>
    <w:pPr>
      <w:spacing w:before="200" w:after="160"/>
      <w:ind w:left="864" w:right="864"/>
      <w:jc w:val="center"/>
    </w:pPr>
    <w:rPr>
      <w:i/>
      <w:iCs/>
      <w:color w:val="404040" w:themeColor="text1" w:themeTint="BF"/>
    </w:rPr>
  </w:style>
  <w:style w:type="character" w:customStyle="1" w:styleId="aff1">
    <w:name w:val="引用 字符"/>
    <w:basedOn w:val="a1"/>
    <w:link w:val="aff0"/>
    <w:uiPriority w:val="29"/>
    <w:rsid w:val="00C94E87"/>
    <w:rPr>
      <w:i/>
      <w:iCs/>
      <w:color w:val="404040" w:themeColor="text1" w:themeTint="BF"/>
    </w:rPr>
  </w:style>
  <w:style w:type="paragraph" w:styleId="aff2">
    <w:name w:val="Bibliography"/>
    <w:basedOn w:val="a"/>
    <w:next w:val="a"/>
    <w:uiPriority w:val="37"/>
    <w:unhideWhenUsed/>
    <w:rsid w:val="00542C89"/>
    <w:pPr>
      <w:spacing w:line="360" w:lineRule="auto"/>
      <w:ind w:firstLineChars="200" w:firstLine="200"/>
    </w:pPr>
    <w:rPr>
      <w:rFonts w:ascii="Times New Roman" w:eastAsia="宋体" w:hAnsi="Times New Roman"/>
      <w:sz w:val="24"/>
    </w:rPr>
  </w:style>
  <w:style w:type="paragraph" w:customStyle="1" w:styleId="aff3">
    <w:name w:val="参考文献"/>
    <w:basedOn w:val="a"/>
    <w:next w:val="a0"/>
    <w:qFormat/>
    <w:rsid w:val="00542C89"/>
    <w:pPr>
      <w:jc w:val="center"/>
    </w:pPr>
    <w:rPr>
      <w:rFonts w:eastAsia="黑体"/>
      <w:sz w:val="36"/>
    </w:rPr>
  </w:style>
  <w:style w:type="paragraph" w:customStyle="1" w:styleId="aff4">
    <w:name w:val="致谢"/>
    <w:basedOn w:val="a"/>
    <w:qFormat/>
    <w:rsid w:val="002A5987"/>
    <w:pPr>
      <w:jc w:val="center"/>
    </w:pPr>
    <w:rPr>
      <w:rFonts w:ascii="Times New Roman" w:eastAsia="黑体" w:hAnsi="Times New Roman"/>
      <w:sz w:val="44"/>
    </w:rPr>
  </w:style>
  <w:style w:type="paragraph" w:styleId="TOC">
    <w:name w:val="TOC Heading"/>
    <w:basedOn w:val="10"/>
    <w:next w:val="a"/>
    <w:uiPriority w:val="39"/>
    <w:unhideWhenUsed/>
    <w:qFormat/>
    <w:rsid w:val="00AF7279"/>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f5">
    <w:name w:val="annotation reference"/>
    <w:basedOn w:val="a1"/>
    <w:uiPriority w:val="99"/>
    <w:semiHidden/>
    <w:unhideWhenUsed/>
    <w:rsid w:val="00A417E4"/>
    <w:rPr>
      <w:sz w:val="21"/>
      <w:szCs w:val="21"/>
    </w:rPr>
  </w:style>
  <w:style w:type="paragraph" w:styleId="aff6">
    <w:name w:val="annotation text"/>
    <w:basedOn w:val="a"/>
    <w:link w:val="aff7"/>
    <w:uiPriority w:val="99"/>
    <w:semiHidden/>
    <w:unhideWhenUsed/>
    <w:rsid w:val="00A417E4"/>
    <w:pPr>
      <w:jc w:val="left"/>
    </w:pPr>
  </w:style>
  <w:style w:type="character" w:customStyle="1" w:styleId="aff7">
    <w:name w:val="批注文字 字符"/>
    <w:basedOn w:val="a1"/>
    <w:link w:val="aff6"/>
    <w:uiPriority w:val="99"/>
    <w:semiHidden/>
    <w:rsid w:val="00A417E4"/>
  </w:style>
  <w:style w:type="paragraph" w:styleId="aff8">
    <w:name w:val="annotation subject"/>
    <w:basedOn w:val="aff6"/>
    <w:next w:val="aff6"/>
    <w:link w:val="aff9"/>
    <w:uiPriority w:val="99"/>
    <w:semiHidden/>
    <w:unhideWhenUsed/>
    <w:rsid w:val="00A417E4"/>
    <w:rPr>
      <w:b/>
      <w:bCs/>
    </w:rPr>
  </w:style>
  <w:style w:type="character" w:customStyle="1" w:styleId="aff9">
    <w:name w:val="批注主题 字符"/>
    <w:basedOn w:val="aff7"/>
    <w:link w:val="aff8"/>
    <w:uiPriority w:val="99"/>
    <w:semiHidden/>
    <w:rsid w:val="00A417E4"/>
    <w:rPr>
      <w:b/>
      <w:bCs/>
    </w:rPr>
  </w:style>
  <w:style w:type="paragraph" w:styleId="affa">
    <w:name w:val="Revision"/>
    <w:hidden/>
    <w:uiPriority w:val="99"/>
    <w:semiHidden/>
    <w:rsid w:val="007B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607">
      <w:bodyDiv w:val="1"/>
      <w:marLeft w:val="0"/>
      <w:marRight w:val="0"/>
      <w:marTop w:val="0"/>
      <w:marBottom w:val="0"/>
      <w:divBdr>
        <w:top w:val="none" w:sz="0" w:space="0" w:color="auto"/>
        <w:left w:val="none" w:sz="0" w:space="0" w:color="auto"/>
        <w:bottom w:val="none" w:sz="0" w:space="0" w:color="auto"/>
        <w:right w:val="none" w:sz="0" w:space="0" w:color="auto"/>
      </w:divBdr>
    </w:div>
    <w:div w:id="8027087">
      <w:bodyDiv w:val="1"/>
      <w:marLeft w:val="0"/>
      <w:marRight w:val="0"/>
      <w:marTop w:val="0"/>
      <w:marBottom w:val="0"/>
      <w:divBdr>
        <w:top w:val="none" w:sz="0" w:space="0" w:color="auto"/>
        <w:left w:val="none" w:sz="0" w:space="0" w:color="auto"/>
        <w:bottom w:val="none" w:sz="0" w:space="0" w:color="auto"/>
        <w:right w:val="none" w:sz="0" w:space="0" w:color="auto"/>
      </w:divBdr>
    </w:div>
    <w:div w:id="9724499">
      <w:bodyDiv w:val="1"/>
      <w:marLeft w:val="0"/>
      <w:marRight w:val="0"/>
      <w:marTop w:val="0"/>
      <w:marBottom w:val="0"/>
      <w:divBdr>
        <w:top w:val="none" w:sz="0" w:space="0" w:color="auto"/>
        <w:left w:val="none" w:sz="0" w:space="0" w:color="auto"/>
        <w:bottom w:val="none" w:sz="0" w:space="0" w:color="auto"/>
        <w:right w:val="none" w:sz="0" w:space="0" w:color="auto"/>
      </w:divBdr>
    </w:div>
    <w:div w:id="12998677">
      <w:bodyDiv w:val="1"/>
      <w:marLeft w:val="0"/>
      <w:marRight w:val="0"/>
      <w:marTop w:val="0"/>
      <w:marBottom w:val="0"/>
      <w:divBdr>
        <w:top w:val="none" w:sz="0" w:space="0" w:color="auto"/>
        <w:left w:val="none" w:sz="0" w:space="0" w:color="auto"/>
        <w:bottom w:val="none" w:sz="0" w:space="0" w:color="auto"/>
        <w:right w:val="none" w:sz="0" w:space="0" w:color="auto"/>
      </w:divBdr>
    </w:div>
    <w:div w:id="16973995">
      <w:bodyDiv w:val="1"/>
      <w:marLeft w:val="0"/>
      <w:marRight w:val="0"/>
      <w:marTop w:val="0"/>
      <w:marBottom w:val="0"/>
      <w:divBdr>
        <w:top w:val="none" w:sz="0" w:space="0" w:color="auto"/>
        <w:left w:val="none" w:sz="0" w:space="0" w:color="auto"/>
        <w:bottom w:val="none" w:sz="0" w:space="0" w:color="auto"/>
        <w:right w:val="none" w:sz="0" w:space="0" w:color="auto"/>
      </w:divBdr>
    </w:div>
    <w:div w:id="21710518">
      <w:bodyDiv w:val="1"/>
      <w:marLeft w:val="0"/>
      <w:marRight w:val="0"/>
      <w:marTop w:val="0"/>
      <w:marBottom w:val="0"/>
      <w:divBdr>
        <w:top w:val="none" w:sz="0" w:space="0" w:color="auto"/>
        <w:left w:val="none" w:sz="0" w:space="0" w:color="auto"/>
        <w:bottom w:val="none" w:sz="0" w:space="0" w:color="auto"/>
        <w:right w:val="none" w:sz="0" w:space="0" w:color="auto"/>
      </w:divBdr>
    </w:div>
    <w:div w:id="23023810">
      <w:bodyDiv w:val="1"/>
      <w:marLeft w:val="0"/>
      <w:marRight w:val="0"/>
      <w:marTop w:val="0"/>
      <w:marBottom w:val="0"/>
      <w:divBdr>
        <w:top w:val="none" w:sz="0" w:space="0" w:color="auto"/>
        <w:left w:val="none" w:sz="0" w:space="0" w:color="auto"/>
        <w:bottom w:val="none" w:sz="0" w:space="0" w:color="auto"/>
        <w:right w:val="none" w:sz="0" w:space="0" w:color="auto"/>
      </w:divBdr>
    </w:div>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29229726">
      <w:bodyDiv w:val="1"/>
      <w:marLeft w:val="0"/>
      <w:marRight w:val="0"/>
      <w:marTop w:val="0"/>
      <w:marBottom w:val="0"/>
      <w:divBdr>
        <w:top w:val="none" w:sz="0" w:space="0" w:color="auto"/>
        <w:left w:val="none" w:sz="0" w:space="0" w:color="auto"/>
        <w:bottom w:val="none" w:sz="0" w:space="0" w:color="auto"/>
        <w:right w:val="none" w:sz="0" w:space="0" w:color="auto"/>
      </w:divBdr>
    </w:div>
    <w:div w:id="35929152">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45111967">
      <w:bodyDiv w:val="1"/>
      <w:marLeft w:val="0"/>
      <w:marRight w:val="0"/>
      <w:marTop w:val="0"/>
      <w:marBottom w:val="0"/>
      <w:divBdr>
        <w:top w:val="none" w:sz="0" w:space="0" w:color="auto"/>
        <w:left w:val="none" w:sz="0" w:space="0" w:color="auto"/>
        <w:bottom w:val="none" w:sz="0" w:space="0" w:color="auto"/>
        <w:right w:val="none" w:sz="0" w:space="0" w:color="auto"/>
      </w:divBdr>
    </w:div>
    <w:div w:id="45302217">
      <w:bodyDiv w:val="1"/>
      <w:marLeft w:val="0"/>
      <w:marRight w:val="0"/>
      <w:marTop w:val="0"/>
      <w:marBottom w:val="0"/>
      <w:divBdr>
        <w:top w:val="none" w:sz="0" w:space="0" w:color="auto"/>
        <w:left w:val="none" w:sz="0" w:space="0" w:color="auto"/>
        <w:bottom w:val="none" w:sz="0" w:space="0" w:color="auto"/>
        <w:right w:val="none" w:sz="0" w:space="0" w:color="auto"/>
      </w:divBdr>
    </w:div>
    <w:div w:id="47650571">
      <w:bodyDiv w:val="1"/>
      <w:marLeft w:val="0"/>
      <w:marRight w:val="0"/>
      <w:marTop w:val="0"/>
      <w:marBottom w:val="0"/>
      <w:divBdr>
        <w:top w:val="none" w:sz="0" w:space="0" w:color="auto"/>
        <w:left w:val="none" w:sz="0" w:space="0" w:color="auto"/>
        <w:bottom w:val="none" w:sz="0" w:space="0" w:color="auto"/>
        <w:right w:val="none" w:sz="0" w:space="0" w:color="auto"/>
      </w:divBdr>
    </w:div>
    <w:div w:id="48697785">
      <w:bodyDiv w:val="1"/>
      <w:marLeft w:val="0"/>
      <w:marRight w:val="0"/>
      <w:marTop w:val="0"/>
      <w:marBottom w:val="0"/>
      <w:divBdr>
        <w:top w:val="none" w:sz="0" w:space="0" w:color="auto"/>
        <w:left w:val="none" w:sz="0" w:space="0" w:color="auto"/>
        <w:bottom w:val="none" w:sz="0" w:space="0" w:color="auto"/>
        <w:right w:val="none" w:sz="0" w:space="0" w:color="auto"/>
      </w:divBdr>
    </w:div>
    <w:div w:id="49157405">
      <w:bodyDiv w:val="1"/>
      <w:marLeft w:val="0"/>
      <w:marRight w:val="0"/>
      <w:marTop w:val="0"/>
      <w:marBottom w:val="0"/>
      <w:divBdr>
        <w:top w:val="none" w:sz="0" w:space="0" w:color="auto"/>
        <w:left w:val="none" w:sz="0" w:space="0" w:color="auto"/>
        <w:bottom w:val="none" w:sz="0" w:space="0" w:color="auto"/>
        <w:right w:val="none" w:sz="0" w:space="0" w:color="auto"/>
      </w:divBdr>
    </w:div>
    <w:div w:id="52894467">
      <w:bodyDiv w:val="1"/>
      <w:marLeft w:val="0"/>
      <w:marRight w:val="0"/>
      <w:marTop w:val="0"/>
      <w:marBottom w:val="0"/>
      <w:divBdr>
        <w:top w:val="none" w:sz="0" w:space="0" w:color="auto"/>
        <w:left w:val="none" w:sz="0" w:space="0" w:color="auto"/>
        <w:bottom w:val="none" w:sz="0" w:space="0" w:color="auto"/>
        <w:right w:val="none" w:sz="0" w:space="0" w:color="auto"/>
      </w:divBdr>
    </w:div>
    <w:div w:id="56560188">
      <w:bodyDiv w:val="1"/>
      <w:marLeft w:val="0"/>
      <w:marRight w:val="0"/>
      <w:marTop w:val="0"/>
      <w:marBottom w:val="0"/>
      <w:divBdr>
        <w:top w:val="none" w:sz="0" w:space="0" w:color="auto"/>
        <w:left w:val="none" w:sz="0" w:space="0" w:color="auto"/>
        <w:bottom w:val="none" w:sz="0" w:space="0" w:color="auto"/>
        <w:right w:val="none" w:sz="0" w:space="0" w:color="auto"/>
      </w:divBdr>
    </w:div>
    <w:div w:id="60718756">
      <w:bodyDiv w:val="1"/>
      <w:marLeft w:val="0"/>
      <w:marRight w:val="0"/>
      <w:marTop w:val="0"/>
      <w:marBottom w:val="0"/>
      <w:divBdr>
        <w:top w:val="none" w:sz="0" w:space="0" w:color="auto"/>
        <w:left w:val="none" w:sz="0" w:space="0" w:color="auto"/>
        <w:bottom w:val="none" w:sz="0" w:space="0" w:color="auto"/>
        <w:right w:val="none" w:sz="0" w:space="0" w:color="auto"/>
      </w:divBdr>
    </w:div>
    <w:div w:id="64767913">
      <w:bodyDiv w:val="1"/>
      <w:marLeft w:val="0"/>
      <w:marRight w:val="0"/>
      <w:marTop w:val="0"/>
      <w:marBottom w:val="0"/>
      <w:divBdr>
        <w:top w:val="none" w:sz="0" w:space="0" w:color="auto"/>
        <w:left w:val="none" w:sz="0" w:space="0" w:color="auto"/>
        <w:bottom w:val="none" w:sz="0" w:space="0" w:color="auto"/>
        <w:right w:val="none" w:sz="0" w:space="0" w:color="auto"/>
      </w:divBdr>
    </w:div>
    <w:div w:id="65765055">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68621455">
      <w:bodyDiv w:val="1"/>
      <w:marLeft w:val="0"/>
      <w:marRight w:val="0"/>
      <w:marTop w:val="0"/>
      <w:marBottom w:val="0"/>
      <w:divBdr>
        <w:top w:val="none" w:sz="0" w:space="0" w:color="auto"/>
        <w:left w:val="none" w:sz="0" w:space="0" w:color="auto"/>
        <w:bottom w:val="none" w:sz="0" w:space="0" w:color="auto"/>
        <w:right w:val="none" w:sz="0" w:space="0" w:color="auto"/>
      </w:divBdr>
    </w:div>
    <w:div w:id="71662891">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79374594">
      <w:bodyDiv w:val="1"/>
      <w:marLeft w:val="0"/>
      <w:marRight w:val="0"/>
      <w:marTop w:val="0"/>
      <w:marBottom w:val="0"/>
      <w:divBdr>
        <w:top w:val="none" w:sz="0" w:space="0" w:color="auto"/>
        <w:left w:val="none" w:sz="0" w:space="0" w:color="auto"/>
        <w:bottom w:val="none" w:sz="0" w:space="0" w:color="auto"/>
        <w:right w:val="none" w:sz="0" w:space="0" w:color="auto"/>
      </w:divBdr>
    </w:div>
    <w:div w:id="89083415">
      <w:bodyDiv w:val="1"/>
      <w:marLeft w:val="0"/>
      <w:marRight w:val="0"/>
      <w:marTop w:val="0"/>
      <w:marBottom w:val="0"/>
      <w:divBdr>
        <w:top w:val="none" w:sz="0" w:space="0" w:color="auto"/>
        <w:left w:val="none" w:sz="0" w:space="0" w:color="auto"/>
        <w:bottom w:val="none" w:sz="0" w:space="0" w:color="auto"/>
        <w:right w:val="none" w:sz="0" w:space="0" w:color="auto"/>
      </w:divBdr>
    </w:div>
    <w:div w:id="93675350">
      <w:bodyDiv w:val="1"/>
      <w:marLeft w:val="0"/>
      <w:marRight w:val="0"/>
      <w:marTop w:val="0"/>
      <w:marBottom w:val="0"/>
      <w:divBdr>
        <w:top w:val="none" w:sz="0" w:space="0" w:color="auto"/>
        <w:left w:val="none" w:sz="0" w:space="0" w:color="auto"/>
        <w:bottom w:val="none" w:sz="0" w:space="0" w:color="auto"/>
        <w:right w:val="none" w:sz="0" w:space="0" w:color="auto"/>
      </w:divBdr>
    </w:div>
    <w:div w:id="97717765">
      <w:bodyDiv w:val="1"/>
      <w:marLeft w:val="0"/>
      <w:marRight w:val="0"/>
      <w:marTop w:val="0"/>
      <w:marBottom w:val="0"/>
      <w:divBdr>
        <w:top w:val="none" w:sz="0" w:space="0" w:color="auto"/>
        <w:left w:val="none" w:sz="0" w:space="0" w:color="auto"/>
        <w:bottom w:val="none" w:sz="0" w:space="0" w:color="auto"/>
        <w:right w:val="none" w:sz="0" w:space="0" w:color="auto"/>
      </w:divBdr>
    </w:div>
    <w:div w:id="99687692">
      <w:bodyDiv w:val="1"/>
      <w:marLeft w:val="0"/>
      <w:marRight w:val="0"/>
      <w:marTop w:val="0"/>
      <w:marBottom w:val="0"/>
      <w:divBdr>
        <w:top w:val="none" w:sz="0" w:space="0" w:color="auto"/>
        <w:left w:val="none" w:sz="0" w:space="0" w:color="auto"/>
        <w:bottom w:val="none" w:sz="0" w:space="0" w:color="auto"/>
        <w:right w:val="none" w:sz="0" w:space="0" w:color="auto"/>
      </w:divBdr>
    </w:div>
    <w:div w:id="106971816">
      <w:bodyDiv w:val="1"/>
      <w:marLeft w:val="0"/>
      <w:marRight w:val="0"/>
      <w:marTop w:val="0"/>
      <w:marBottom w:val="0"/>
      <w:divBdr>
        <w:top w:val="none" w:sz="0" w:space="0" w:color="auto"/>
        <w:left w:val="none" w:sz="0" w:space="0" w:color="auto"/>
        <w:bottom w:val="none" w:sz="0" w:space="0" w:color="auto"/>
        <w:right w:val="none" w:sz="0" w:space="0" w:color="auto"/>
      </w:divBdr>
    </w:div>
    <w:div w:id="108010843">
      <w:bodyDiv w:val="1"/>
      <w:marLeft w:val="0"/>
      <w:marRight w:val="0"/>
      <w:marTop w:val="0"/>
      <w:marBottom w:val="0"/>
      <w:divBdr>
        <w:top w:val="none" w:sz="0" w:space="0" w:color="auto"/>
        <w:left w:val="none" w:sz="0" w:space="0" w:color="auto"/>
        <w:bottom w:val="none" w:sz="0" w:space="0" w:color="auto"/>
        <w:right w:val="none" w:sz="0" w:space="0" w:color="auto"/>
      </w:divBdr>
    </w:div>
    <w:div w:id="110440395">
      <w:bodyDiv w:val="1"/>
      <w:marLeft w:val="0"/>
      <w:marRight w:val="0"/>
      <w:marTop w:val="0"/>
      <w:marBottom w:val="0"/>
      <w:divBdr>
        <w:top w:val="none" w:sz="0" w:space="0" w:color="auto"/>
        <w:left w:val="none" w:sz="0" w:space="0" w:color="auto"/>
        <w:bottom w:val="none" w:sz="0" w:space="0" w:color="auto"/>
        <w:right w:val="none" w:sz="0" w:space="0" w:color="auto"/>
      </w:divBdr>
    </w:div>
    <w:div w:id="110900510">
      <w:bodyDiv w:val="1"/>
      <w:marLeft w:val="0"/>
      <w:marRight w:val="0"/>
      <w:marTop w:val="0"/>
      <w:marBottom w:val="0"/>
      <w:divBdr>
        <w:top w:val="none" w:sz="0" w:space="0" w:color="auto"/>
        <w:left w:val="none" w:sz="0" w:space="0" w:color="auto"/>
        <w:bottom w:val="none" w:sz="0" w:space="0" w:color="auto"/>
        <w:right w:val="none" w:sz="0" w:space="0" w:color="auto"/>
      </w:divBdr>
    </w:div>
    <w:div w:id="113258445">
      <w:bodyDiv w:val="1"/>
      <w:marLeft w:val="0"/>
      <w:marRight w:val="0"/>
      <w:marTop w:val="0"/>
      <w:marBottom w:val="0"/>
      <w:divBdr>
        <w:top w:val="none" w:sz="0" w:space="0" w:color="auto"/>
        <w:left w:val="none" w:sz="0" w:space="0" w:color="auto"/>
        <w:bottom w:val="none" w:sz="0" w:space="0" w:color="auto"/>
        <w:right w:val="none" w:sz="0" w:space="0" w:color="auto"/>
      </w:divBdr>
    </w:div>
    <w:div w:id="118495332">
      <w:bodyDiv w:val="1"/>
      <w:marLeft w:val="0"/>
      <w:marRight w:val="0"/>
      <w:marTop w:val="0"/>
      <w:marBottom w:val="0"/>
      <w:divBdr>
        <w:top w:val="none" w:sz="0" w:space="0" w:color="auto"/>
        <w:left w:val="none" w:sz="0" w:space="0" w:color="auto"/>
        <w:bottom w:val="none" w:sz="0" w:space="0" w:color="auto"/>
        <w:right w:val="none" w:sz="0" w:space="0" w:color="auto"/>
      </w:divBdr>
    </w:div>
    <w:div w:id="126246993">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28937832">
      <w:bodyDiv w:val="1"/>
      <w:marLeft w:val="0"/>
      <w:marRight w:val="0"/>
      <w:marTop w:val="0"/>
      <w:marBottom w:val="0"/>
      <w:divBdr>
        <w:top w:val="none" w:sz="0" w:space="0" w:color="auto"/>
        <w:left w:val="none" w:sz="0" w:space="0" w:color="auto"/>
        <w:bottom w:val="none" w:sz="0" w:space="0" w:color="auto"/>
        <w:right w:val="none" w:sz="0" w:space="0" w:color="auto"/>
      </w:divBdr>
    </w:div>
    <w:div w:id="131405151">
      <w:bodyDiv w:val="1"/>
      <w:marLeft w:val="0"/>
      <w:marRight w:val="0"/>
      <w:marTop w:val="0"/>
      <w:marBottom w:val="0"/>
      <w:divBdr>
        <w:top w:val="none" w:sz="0" w:space="0" w:color="auto"/>
        <w:left w:val="none" w:sz="0" w:space="0" w:color="auto"/>
        <w:bottom w:val="none" w:sz="0" w:space="0" w:color="auto"/>
        <w:right w:val="none" w:sz="0" w:space="0" w:color="auto"/>
      </w:divBdr>
    </w:div>
    <w:div w:id="131602494">
      <w:bodyDiv w:val="1"/>
      <w:marLeft w:val="0"/>
      <w:marRight w:val="0"/>
      <w:marTop w:val="0"/>
      <w:marBottom w:val="0"/>
      <w:divBdr>
        <w:top w:val="none" w:sz="0" w:space="0" w:color="auto"/>
        <w:left w:val="none" w:sz="0" w:space="0" w:color="auto"/>
        <w:bottom w:val="none" w:sz="0" w:space="0" w:color="auto"/>
        <w:right w:val="none" w:sz="0" w:space="0" w:color="auto"/>
      </w:divBdr>
    </w:div>
    <w:div w:id="137770124">
      <w:bodyDiv w:val="1"/>
      <w:marLeft w:val="0"/>
      <w:marRight w:val="0"/>
      <w:marTop w:val="0"/>
      <w:marBottom w:val="0"/>
      <w:divBdr>
        <w:top w:val="none" w:sz="0" w:space="0" w:color="auto"/>
        <w:left w:val="none" w:sz="0" w:space="0" w:color="auto"/>
        <w:bottom w:val="none" w:sz="0" w:space="0" w:color="auto"/>
        <w:right w:val="none" w:sz="0" w:space="0" w:color="auto"/>
      </w:divBdr>
    </w:div>
    <w:div w:id="139537500">
      <w:bodyDiv w:val="1"/>
      <w:marLeft w:val="0"/>
      <w:marRight w:val="0"/>
      <w:marTop w:val="0"/>
      <w:marBottom w:val="0"/>
      <w:divBdr>
        <w:top w:val="none" w:sz="0" w:space="0" w:color="auto"/>
        <w:left w:val="none" w:sz="0" w:space="0" w:color="auto"/>
        <w:bottom w:val="none" w:sz="0" w:space="0" w:color="auto"/>
        <w:right w:val="none" w:sz="0" w:space="0" w:color="auto"/>
      </w:divBdr>
    </w:div>
    <w:div w:id="141313804">
      <w:bodyDiv w:val="1"/>
      <w:marLeft w:val="0"/>
      <w:marRight w:val="0"/>
      <w:marTop w:val="0"/>
      <w:marBottom w:val="0"/>
      <w:divBdr>
        <w:top w:val="none" w:sz="0" w:space="0" w:color="auto"/>
        <w:left w:val="none" w:sz="0" w:space="0" w:color="auto"/>
        <w:bottom w:val="none" w:sz="0" w:space="0" w:color="auto"/>
        <w:right w:val="none" w:sz="0" w:space="0" w:color="auto"/>
      </w:divBdr>
    </w:div>
    <w:div w:id="144396706">
      <w:bodyDiv w:val="1"/>
      <w:marLeft w:val="0"/>
      <w:marRight w:val="0"/>
      <w:marTop w:val="0"/>
      <w:marBottom w:val="0"/>
      <w:divBdr>
        <w:top w:val="none" w:sz="0" w:space="0" w:color="auto"/>
        <w:left w:val="none" w:sz="0" w:space="0" w:color="auto"/>
        <w:bottom w:val="none" w:sz="0" w:space="0" w:color="auto"/>
        <w:right w:val="none" w:sz="0" w:space="0" w:color="auto"/>
      </w:divBdr>
    </w:div>
    <w:div w:id="144706081">
      <w:bodyDiv w:val="1"/>
      <w:marLeft w:val="0"/>
      <w:marRight w:val="0"/>
      <w:marTop w:val="0"/>
      <w:marBottom w:val="0"/>
      <w:divBdr>
        <w:top w:val="none" w:sz="0" w:space="0" w:color="auto"/>
        <w:left w:val="none" w:sz="0" w:space="0" w:color="auto"/>
        <w:bottom w:val="none" w:sz="0" w:space="0" w:color="auto"/>
        <w:right w:val="none" w:sz="0" w:space="0" w:color="auto"/>
      </w:divBdr>
    </w:div>
    <w:div w:id="145585772">
      <w:bodyDiv w:val="1"/>
      <w:marLeft w:val="0"/>
      <w:marRight w:val="0"/>
      <w:marTop w:val="0"/>
      <w:marBottom w:val="0"/>
      <w:divBdr>
        <w:top w:val="none" w:sz="0" w:space="0" w:color="auto"/>
        <w:left w:val="none" w:sz="0" w:space="0" w:color="auto"/>
        <w:bottom w:val="none" w:sz="0" w:space="0" w:color="auto"/>
        <w:right w:val="none" w:sz="0" w:space="0" w:color="auto"/>
      </w:divBdr>
    </w:div>
    <w:div w:id="147942988">
      <w:bodyDiv w:val="1"/>
      <w:marLeft w:val="0"/>
      <w:marRight w:val="0"/>
      <w:marTop w:val="0"/>
      <w:marBottom w:val="0"/>
      <w:divBdr>
        <w:top w:val="none" w:sz="0" w:space="0" w:color="auto"/>
        <w:left w:val="none" w:sz="0" w:space="0" w:color="auto"/>
        <w:bottom w:val="none" w:sz="0" w:space="0" w:color="auto"/>
        <w:right w:val="none" w:sz="0" w:space="0" w:color="auto"/>
      </w:divBdr>
    </w:div>
    <w:div w:id="150602662">
      <w:bodyDiv w:val="1"/>
      <w:marLeft w:val="0"/>
      <w:marRight w:val="0"/>
      <w:marTop w:val="0"/>
      <w:marBottom w:val="0"/>
      <w:divBdr>
        <w:top w:val="none" w:sz="0" w:space="0" w:color="auto"/>
        <w:left w:val="none" w:sz="0" w:space="0" w:color="auto"/>
        <w:bottom w:val="none" w:sz="0" w:space="0" w:color="auto"/>
        <w:right w:val="none" w:sz="0" w:space="0" w:color="auto"/>
      </w:divBdr>
    </w:div>
    <w:div w:id="15237563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3242">
      <w:bodyDiv w:val="1"/>
      <w:marLeft w:val="0"/>
      <w:marRight w:val="0"/>
      <w:marTop w:val="0"/>
      <w:marBottom w:val="0"/>
      <w:divBdr>
        <w:top w:val="none" w:sz="0" w:space="0" w:color="auto"/>
        <w:left w:val="none" w:sz="0" w:space="0" w:color="auto"/>
        <w:bottom w:val="none" w:sz="0" w:space="0" w:color="auto"/>
        <w:right w:val="none" w:sz="0" w:space="0" w:color="auto"/>
      </w:divBdr>
    </w:div>
    <w:div w:id="157579588">
      <w:bodyDiv w:val="1"/>
      <w:marLeft w:val="0"/>
      <w:marRight w:val="0"/>
      <w:marTop w:val="0"/>
      <w:marBottom w:val="0"/>
      <w:divBdr>
        <w:top w:val="none" w:sz="0" w:space="0" w:color="auto"/>
        <w:left w:val="none" w:sz="0" w:space="0" w:color="auto"/>
        <w:bottom w:val="none" w:sz="0" w:space="0" w:color="auto"/>
        <w:right w:val="none" w:sz="0" w:space="0" w:color="auto"/>
      </w:divBdr>
    </w:div>
    <w:div w:id="158622689">
      <w:bodyDiv w:val="1"/>
      <w:marLeft w:val="0"/>
      <w:marRight w:val="0"/>
      <w:marTop w:val="0"/>
      <w:marBottom w:val="0"/>
      <w:divBdr>
        <w:top w:val="none" w:sz="0" w:space="0" w:color="auto"/>
        <w:left w:val="none" w:sz="0" w:space="0" w:color="auto"/>
        <w:bottom w:val="none" w:sz="0" w:space="0" w:color="auto"/>
        <w:right w:val="none" w:sz="0" w:space="0" w:color="auto"/>
      </w:divBdr>
    </w:div>
    <w:div w:id="162553322">
      <w:bodyDiv w:val="1"/>
      <w:marLeft w:val="0"/>
      <w:marRight w:val="0"/>
      <w:marTop w:val="0"/>
      <w:marBottom w:val="0"/>
      <w:divBdr>
        <w:top w:val="none" w:sz="0" w:space="0" w:color="auto"/>
        <w:left w:val="none" w:sz="0" w:space="0" w:color="auto"/>
        <w:bottom w:val="none" w:sz="0" w:space="0" w:color="auto"/>
        <w:right w:val="none" w:sz="0" w:space="0" w:color="auto"/>
      </w:divBdr>
    </w:div>
    <w:div w:id="166865796">
      <w:bodyDiv w:val="1"/>
      <w:marLeft w:val="0"/>
      <w:marRight w:val="0"/>
      <w:marTop w:val="0"/>
      <w:marBottom w:val="0"/>
      <w:divBdr>
        <w:top w:val="none" w:sz="0" w:space="0" w:color="auto"/>
        <w:left w:val="none" w:sz="0" w:space="0" w:color="auto"/>
        <w:bottom w:val="none" w:sz="0" w:space="0" w:color="auto"/>
        <w:right w:val="none" w:sz="0" w:space="0" w:color="auto"/>
      </w:divBdr>
    </w:div>
    <w:div w:id="167450653">
      <w:bodyDiv w:val="1"/>
      <w:marLeft w:val="0"/>
      <w:marRight w:val="0"/>
      <w:marTop w:val="0"/>
      <w:marBottom w:val="0"/>
      <w:divBdr>
        <w:top w:val="none" w:sz="0" w:space="0" w:color="auto"/>
        <w:left w:val="none" w:sz="0" w:space="0" w:color="auto"/>
        <w:bottom w:val="none" w:sz="0" w:space="0" w:color="auto"/>
        <w:right w:val="none" w:sz="0" w:space="0" w:color="auto"/>
      </w:divBdr>
    </w:div>
    <w:div w:id="175119228">
      <w:bodyDiv w:val="1"/>
      <w:marLeft w:val="0"/>
      <w:marRight w:val="0"/>
      <w:marTop w:val="0"/>
      <w:marBottom w:val="0"/>
      <w:divBdr>
        <w:top w:val="none" w:sz="0" w:space="0" w:color="auto"/>
        <w:left w:val="none" w:sz="0" w:space="0" w:color="auto"/>
        <w:bottom w:val="none" w:sz="0" w:space="0" w:color="auto"/>
        <w:right w:val="none" w:sz="0" w:space="0" w:color="auto"/>
      </w:divBdr>
    </w:div>
    <w:div w:id="177697103">
      <w:bodyDiv w:val="1"/>
      <w:marLeft w:val="0"/>
      <w:marRight w:val="0"/>
      <w:marTop w:val="0"/>
      <w:marBottom w:val="0"/>
      <w:divBdr>
        <w:top w:val="none" w:sz="0" w:space="0" w:color="auto"/>
        <w:left w:val="none" w:sz="0" w:space="0" w:color="auto"/>
        <w:bottom w:val="none" w:sz="0" w:space="0" w:color="auto"/>
        <w:right w:val="none" w:sz="0" w:space="0" w:color="auto"/>
      </w:divBdr>
    </w:div>
    <w:div w:id="178853962">
      <w:bodyDiv w:val="1"/>
      <w:marLeft w:val="0"/>
      <w:marRight w:val="0"/>
      <w:marTop w:val="0"/>
      <w:marBottom w:val="0"/>
      <w:divBdr>
        <w:top w:val="none" w:sz="0" w:space="0" w:color="auto"/>
        <w:left w:val="none" w:sz="0" w:space="0" w:color="auto"/>
        <w:bottom w:val="none" w:sz="0" w:space="0" w:color="auto"/>
        <w:right w:val="none" w:sz="0" w:space="0" w:color="auto"/>
      </w:divBdr>
    </w:div>
    <w:div w:id="179241486">
      <w:bodyDiv w:val="1"/>
      <w:marLeft w:val="0"/>
      <w:marRight w:val="0"/>
      <w:marTop w:val="0"/>
      <w:marBottom w:val="0"/>
      <w:divBdr>
        <w:top w:val="none" w:sz="0" w:space="0" w:color="auto"/>
        <w:left w:val="none" w:sz="0" w:space="0" w:color="auto"/>
        <w:bottom w:val="none" w:sz="0" w:space="0" w:color="auto"/>
        <w:right w:val="none" w:sz="0" w:space="0" w:color="auto"/>
      </w:divBdr>
    </w:div>
    <w:div w:id="187909015">
      <w:bodyDiv w:val="1"/>
      <w:marLeft w:val="0"/>
      <w:marRight w:val="0"/>
      <w:marTop w:val="0"/>
      <w:marBottom w:val="0"/>
      <w:divBdr>
        <w:top w:val="none" w:sz="0" w:space="0" w:color="auto"/>
        <w:left w:val="none" w:sz="0" w:space="0" w:color="auto"/>
        <w:bottom w:val="none" w:sz="0" w:space="0" w:color="auto"/>
        <w:right w:val="none" w:sz="0" w:space="0" w:color="auto"/>
      </w:divBdr>
    </w:div>
    <w:div w:id="187984285">
      <w:bodyDiv w:val="1"/>
      <w:marLeft w:val="0"/>
      <w:marRight w:val="0"/>
      <w:marTop w:val="0"/>
      <w:marBottom w:val="0"/>
      <w:divBdr>
        <w:top w:val="none" w:sz="0" w:space="0" w:color="auto"/>
        <w:left w:val="none" w:sz="0" w:space="0" w:color="auto"/>
        <w:bottom w:val="none" w:sz="0" w:space="0" w:color="auto"/>
        <w:right w:val="none" w:sz="0" w:space="0" w:color="auto"/>
      </w:divBdr>
    </w:div>
    <w:div w:id="192696183">
      <w:bodyDiv w:val="1"/>
      <w:marLeft w:val="0"/>
      <w:marRight w:val="0"/>
      <w:marTop w:val="0"/>
      <w:marBottom w:val="0"/>
      <w:divBdr>
        <w:top w:val="none" w:sz="0" w:space="0" w:color="auto"/>
        <w:left w:val="none" w:sz="0" w:space="0" w:color="auto"/>
        <w:bottom w:val="none" w:sz="0" w:space="0" w:color="auto"/>
        <w:right w:val="none" w:sz="0" w:space="0" w:color="auto"/>
      </w:divBdr>
    </w:div>
    <w:div w:id="214122465">
      <w:bodyDiv w:val="1"/>
      <w:marLeft w:val="0"/>
      <w:marRight w:val="0"/>
      <w:marTop w:val="0"/>
      <w:marBottom w:val="0"/>
      <w:divBdr>
        <w:top w:val="none" w:sz="0" w:space="0" w:color="auto"/>
        <w:left w:val="none" w:sz="0" w:space="0" w:color="auto"/>
        <w:bottom w:val="none" w:sz="0" w:space="0" w:color="auto"/>
        <w:right w:val="none" w:sz="0" w:space="0" w:color="auto"/>
      </w:divBdr>
    </w:div>
    <w:div w:id="217978698">
      <w:bodyDiv w:val="1"/>
      <w:marLeft w:val="0"/>
      <w:marRight w:val="0"/>
      <w:marTop w:val="0"/>
      <w:marBottom w:val="0"/>
      <w:divBdr>
        <w:top w:val="none" w:sz="0" w:space="0" w:color="auto"/>
        <w:left w:val="none" w:sz="0" w:space="0" w:color="auto"/>
        <w:bottom w:val="none" w:sz="0" w:space="0" w:color="auto"/>
        <w:right w:val="none" w:sz="0" w:space="0" w:color="auto"/>
      </w:divBdr>
    </w:div>
    <w:div w:id="219633511">
      <w:bodyDiv w:val="1"/>
      <w:marLeft w:val="0"/>
      <w:marRight w:val="0"/>
      <w:marTop w:val="0"/>
      <w:marBottom w:val="0"/>
      <w:divBdr>
        <w:top w:val="none" w:sz="0" w:space="0" w:color="auto"/>
        <w:left w:val="none" w:sz="0" w:space="0" w:color="auto"/>
        <w:bottom w:val="none" w:sz="0" w:space="0" w:color="auto"/>
        <w:right w:val="none" w:sz="0" w:space="0" w:color="auto"/>
      </w:divBdr>
    </w:div>
    <w:div w:id="226696956">
      <w:bodyDiv w:val="1"/>
      <w:marLeft w:val="0"/>
      <w:marRight w:val="0"/>
      <w:marTop w:val="0"/>
      <w:marBottom w:val="0"/>
      <w:divBdr>
        <w:top w:val="none" w:sz="0" w:space="0" w:color="auto"/>
        <w:left w:val="none" w:sz="0" w:space="0" w:color="auto"/>
        <w:bottom w:val="none" w:sz="0" w:space="0" w:color="auto"/>
        <w:right w:val="none" w:sz="0" w:space="0" w:color="auto"/>
      </w:divBdr>
    </w:div>
    <w:div w:id="234124493">
      <w:bodyDiv w:val="1"/>
      <w:marLeft w:val="0"/>
      <w:marRight w:val="0"/>
      <w:marTop w:val="0"/>
      <w:marBottom w:val="0"/>
      <w:divBdr>
        <w:top w:val="none" w:sz="0" w:space="0" w:color="auto"/>
        <w:left w:val="none" w:sz="0" w:space="0" w:color="auto"/>
        <w:bottom w:val="none" w:sz="0" w:space="0" w:color="auto"/>
        <w:right w:val="none" w:sz="0" w:space="0" w:color="auto"/>
      </w:divBdr>
    </w:div>
    <w:div w:id="234708063">
      <w:bodyDiv w:val="1"/>
      <w:marLeft w:val="0"/>
      <w:marRight w:val="0"/>
      <w:marTop w:val="0"/>
      <w:marBottom w:val="0"/>
      <w:divBdr>
        <w:top w:val="none" w:sz="0" w:space="0" w:color="auto"/>
        <w:left w:val="none" w:sz="0" w:space="0" w:color="auto"/>
        <w:bottom w:val="none" w:sz="0" w:space="0" w:color="auto"/>
        <w:right w:val="none" w:sz="0" w:space="0" w:color="auto"/>
      </w:divBdr>
    </w:div>
    <w:div w:id="237791047">
      <w:bodyDiv w:val="1"/>
      <w:marLeft w:val="0"/>
      <w:marRight w:val="0"/>
      <w:marTop w:val="0"/>
      <w:marBottom w:val="0"/>
      <w:divBdr>
        <w:top w:val="none" w:sz="0" w:space="0" w:color="auto"/>
        <w:left w:val="none" w:sz="0" w:space="0" w:color="auto"/>
        <w:bottom w:val="none" w:sz="0" w:space="0" w:color="auto"/>
        <w:right w:val="none" w:sz="0" w:space="0" w:color="auto"/>
      </w:divBdr>
    </w:div>
    <w:div w:id="238098085">
      <w:bodyDiv w:val="1"/>
      <w:marLeft w:val="0"/>
      <w:marRight w:val="0"/>
      <w:marTop w:val="0"/>
      <w:marBottom w:val="0"/>
      <w:divBdr>
        <w:top w:val="none" w:sz="0" w:space="0" w:color="auto"/>
        <w:left w:val="none" w:sz="0" w:space="0" w:color="auto"/>
        <w:bottom w:val="none" w:sz="0" w:space="0" w:color="auto"/>
        <w:right w:val="none" w:sz="0" w:space="0" w:color="auto"/>
      </w:divBdr>
    </w:div>
    <w:div w:id="238104191">
      <w:bodyDiv w:val="1"/>
      <w:marLeft w:val="0"/>
      <w:marRight w:val="0"/>
      <w:marTop w:val="0"/>
      <w:marBottom w:val="0"/>
      <w:divBdr>
        <w:top w:val="none" w:sz="0" w:space="0" w:color="auto"/>
        <w:left w:val="none" w:sz="0" w:space="0" w:color="auto"/>
        <w:bottom w:val="none" w:sz="0" w:space="0" w:color="auto"/>
        <w:right w:val="none" w:sz="0" w:space="0" w:color="auto"/>
      </w:divBdr>
    </w:div>
    <w:div w:id="242028830">
      <w:bodyDiv w:val="1"/>
      <w:marLeft w:val="0"/>
      <w:marRight w:val="0"/>
      <w:marTop w:val="0"/>
      <w:marBottom w:val="0"/>
      <w:divBdr>
        <w:top w:val="none" w:sz="0" w:space="0" w:color="auto"/>
        <w:left w:val="none" w:sz="0" w:space="0" w:color="auto"/>
        <w:bottom w:val="none" w:sz="0" w:space="0" w:color="auto"/>
        <w:right w:val="none" w:sz="0" w:space="0" w:color="auto"/>
      </w:divBdr>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47079914">
      <w:bodyDiv w:val="1"/>
      <w:marLeft w:val="0"/>
      <w:marRight w:val="0"/>
      <w:marTop w:val="0"/>
      <w:marBottom w:val="0"/>
      <w:divBdr>
        <w:top w:val="none" w:sz="0" w:space="0" w:color="auto"/>
        <w:left w:val="none" w:sz="0" w:space="0" w:color="auto"/>
        <w:bottom w:val="none" w:sz="0" w:space="0" w:color="auto"/>
        <w:right w:val="none" w:sz="0" w:space="0" w:color="auto"/>
      </w:divBdr>
    </w:div>
    <w:div w:id="248395925">
      <w:bodyDiv w:val="1"/>
      <w:marLeft w:val="0"/>
      <w:marRight w:val="0"/>
      <w:marTop w:val="0"/>
      <w:marBottom w:val="0"/>
      <w:divBdr>
        <w:top w:val="none" w:sz="0" w:space="0" w:color="auto"/>
        <w:left w:val="none" w:sz="0" w:space="0" w:color="auto"/>
        <w:bottom w:val="none" w:sz="0" w:space="0" w:color="auto"/>
        <w:right w:val="none" w:sz="0" w:space="0" w:color="auto"/>
      </w:divBdr>
    </w:div>
    <w:div w:id="248588279">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255476845">
      <w:bodyDiv w:val="1"/>
      <w:marLeft w:val="0"/>
      <w:marRight w:val="0"/>
      <w:marTop w:val="0"/>
      <w:marBottom w:val="0"/>
      <w:divBdr>
        <w:top w:val="none" w:sz="0" w:space="0" w:color="auto"/>
        <w:left w:val="none" w:sz="0" w:space="0" w:color="auto"/>
        <w:bottom w:val="none" w:sz="0" w:space="0" w:color="auto"/>
        <w:right w:val="none" w:sz="0" w:space="0" w:color="auto"/>
      </w:divBdr>
    </w:div>
    <w:div w:id="256141500">
      <w:bodyDiv w:val="1"/>
      <w:marLeft w:val="0"/>
      <w:marRight w:val="0"/>
      <w:marTop w:val="0"/>
      <w:marBottom w:val="0"/>
      <w:divBdr>
        <w:top w:val="none" w:sz="0" w:space="0" w:color="auto"/>
        <w:left w:val="none" w:sz="0" w:space="0" w:color="auto"/>
        <w:bottom w:val="none" w:sz="0" w:space="0" w:color="auto"/>
        <w:right w:val="none" w:sz="0" w:space="0" w:color="auto"/>
      </w:divBdr>
    </w:div>
    <w:div w:id="262030469">
      <w:bodyDiv w:val="1"/>
      <w:marLeft w:val="0"/>
      <w:marRight w:val="0"/>
      <w:marTop w:val="0"/>
      <w:marBottom w:val="0"/>
      <w:divBdr>
        <w:top w:val="none" w:sz="0" w:space="0" w:color="auto"/>
        <w:left w:val="none" w:sz="0" w:space="0" w:color="auto"/>
        <w:bottom w:val="none" w:sz="0" w:space="0" w:color="auto"/>
        <w:right w:val="none" w:sz="0" w:space="0" w:color="auto"/>
      </w:divBdr>
    </w:div>
    <w:div w:id="264310348">
      <w:bodyDiv w:val="1"/>
      <w:marLeft w:val="0"/>
      <w:marRight w:val="0"/>
      <w:marTop w:val="0"/>
      <w:marBottom w:val="0"/>
      <w:divBdr>
        <w:top w:val="none" w:sz="0" w:space="0" w:color="auto"/>
        <w:left w:val="none" w:sz="0" w:space="0" w:color="auto"/>
        <w:bottom w:val="none" w:sz="0" w:space="0" w:color="auto"/>
        <w:right w:val="none" w:sz="0" w:space="0" w:color="auto"/>
      </w:divBdr>
    </w:div>
    <w:div w:id="264845198">
      <w:bodyDiv w:val="1"/>
      <w:marLeft w:val="0"/>
      <w:marRight w:val="0"/>
      <w:marTop w:val="0"/>
      <w:marBottom w:val="0"/>
      <w:divBdr>
        <w:top w:val="none" w:sz="0" w:space="0" w:color="auto"/>
        <w:left w:val="none" w:sz="0" w:space="0" w:color="auto"/>
        <w:bottom w:val="none" w:sz="0" w:space="0" w:color="auto"/>
        <w:right w:val="none" w:sz="0" w:space="0" w:color="auto"/>
      </w:divBdr>
    </w:div>
    <w:div w:id="276839902">
      <w:bodyDiv w:val="1"/>
      <w:marLeft w:val="0"/>
      <w:marRight w:val="0"/>
      <w:marTop w:val="0"/>
      <w:marBottom w:val="0"/>
      <w:divBdr>
        <w:top w:val="none" w:sz="0" w:space="0" w:color="auto"/>
        <w:left w:val="none" w:sz="0" w:space="0" w:color="auto"/>
        <w:bottom w:val="none" w:sz="0" w:space="0" w:color="auto"/>
        <w:right w:val="none" w:sz="0" w:space="0" w:color="auto"/>
      </w:divBdr>
    </w:div>
    <w:div w:id="276909196">
      <w:bodyDiv w:val="1"/>
      <w:marLeft w:val="0"/>
      <w:marRight w:val="0"/>
      <w:marTop w:val="0"/>
      <w:marBottom w:val="0"/>
      <w:divBdr>
        <w:top w:val="none" w:sz="0" w:space="0" w:color="auto"/>
        <w:left w:val="none" w:sz="0" w:space="0" w:color="auto"/>
        <w:bottom w:val="none" w:sz="0" w:space="0" w:color="auto"/>
        <w:right w:val="none" w:sz="0" w:space="0" w:color="auto"/>
      </w:divBdr>
    </w:div>
    <w:div w:id="277882180">
      <w:bodyDiv w:val="1"/>
      <w:marLeft w:val="0"/>
      <w:marRight w:val="0"/>
      <w:marTop w:val="0"/>
      <w:marBottom w:val="0"/>
      <w:divBdr>
        <w:top w:val="none" w:sz="0" w:space="0" w:color="auto"/>
        <w:left w:val="none" w:sz="0" w:space="0" w:color="auto"/>
        <w:bottom w:val="none" w:sz="0" w:space="0" w:color="auto"/>
        <w:right w:val="none" w:sz="0" w:space="0" w:color="auto"/>
      </w:divBdr>
    </w:div>
    <w:div w:id="278297495">
      <w:bodyDiv w:val="1"/>
      <w:marLeft w:val="0"/>
      <w:marRight w:val="0"/>
      <w:marTop w:val="0"/>
      <w:marBottom w:val="0"/>
      <w:divBdr>
        <w:top w:val="none" w:sz="0" w:space="0" w:color="auto"/>
        <w:left w:val="none" w:sz="0" w:space="0" w:color="auto"/>
        <w:bottom w:val="none" w:sz="0" w:space="0" w:color="auto"/>
        <w:right w:val="none" w:sz="0" w:space="0" w:color="auto"/>
      </w:divBdr>
    </w:div>
    <w:div w:id="278801720">
      <w:bodyDiv w:val="1"/>
      <w:marLeft w:val="0"/>
      <w:marRight w:val="0"/>
      <w:marTop w:val="0"/>
      <w:marBottom w:val="0"/>
      <w:divBdr>
        <w:top w:val="none" w:sz="0" w:space="0" w:color="auto"/>
        <w:left w:val="none" w:sz="0" w:space="0" w:color="auto"/>
        <w:bottom w:val="none" w:sz="0" w:space="0" w:color="auto"/>
        <w:right w:val="none" w:sz="0" w:space="0" w:color="auto"/>
      </w:divBdr>
    </w:div>
    <w:div w:id="281307080">
      <w:bodyDiv w:val="1"/>
      <w:marLeft w:val="0"/>
      <w:marRight w:val="0"/>
      <w:marTop w:val="0"/>
      <w:marBottom w:val="0"/>
      <w:divBdr>
        <w:top w:val="none" w:sz="0" w:space="0" w:color="auto"/>
        <w:left w:val="none" w:sz="0" w:space="0" w:color="auto"/>
        <w:bottom w:val="none" w:sz="0" w:space="0" w:color="auto"/>
        <w:right w:val="none" w:sz="0" w:space="0" w:color="auto"/>
      </w:divBdr>
    </w:div>
    <w:div w:id="286087476">
      <w:bodyDiv w:val="1"/>
      <w:marLeft w:val="0"/>
      <w:marRight w:val="0"/>
      <w:marTop w:val="0"/>
      <w:marBottom w:val="0"/>
      <w:divBdr>
        <w:top w:val="none" w:sz="0" w:space="0" w:color="auto"/>
        <w:left w:val="none" w:sz="0" w:space="0" w:color="auto"/>
        <w:bottom w:val="none" w:sz="0" w:space="0" w:color="auto"/>
        <w:right w:val="none" w:sz="0" w:space="0" w:color="auto"/>
      </w:divBdr>
    </w:div>
    <w:div w:id="290089417">
      <w:bodyDiv w:val="1"/>
      <w:marLeft w:val="0"/>
      <w:marRight w:val="0"/>
      <w:marTop w:val="0"/>
      <w:marBottom w:val="0"/>
      <w:divBdr>
        <w:top w:val="none" w:sz="0" w:space="0" w:color="auto"/>
        <w:left w:val="none" w:sz="0" w:space="0" w:color="auto"/>
        <w:bottom w:val="none" w:sz="0" w:space="0" w:color="auto"/>
        <w:right w:val="none" w:sz="0" w:space="0" w:color="auto"/>
      </w:divBdr>
    </w:div>
    <w:div w:id="290676426">
      <w:bodyDiv w:val="1"/>
      <w:marLeft w:val="0"/>
      <w:marRight w:val="0"/>
      <w:marTop w:val="0"/>
      <w:marBottom w:val="0"/>
      <w:divBdr>
        <w:top w:val="none" w:sz="0" w:space="0" w:color="auto"/>
        <w:left w:val="none" w:sz="0" w:space="0" w:color="auto"/>
        <w:bottom w:val="none" w:sz="0" w:space="0" w:color="auto"/>
        <w:right w:val="none" w:sz="0" w:space="0" w:color="auto"/>
      </w:divBdr>
    </w:div>
    <w:div w:id="296188224">
      <w:bodyDiv w:val="1"/>
      <w:marLeft w:val="0"/>
      <w:marRight w:val="0"/>
      <w:marTop w:val="0"/>
      <w:marBottom w:val="0"/>
      <w:divBdr>
        <w:top w:val="none" w:sz="0" w:space="0" w:color="auto"/>
        <w:left w:val="none" w:sz="0" w:space="0" w:color="auto"/>
        <w:bottom w:val="none" w:sz="0" w:space="0" w:color="auto"/>
        <w:right w:val="none" w:sz="0" w:space="0" w:color="auto"/>
      </w:divBdr>
    </w:div>
    <w:div w:id="296490580">
      <w:bodyDiv w:val="1"/>
      <w:marLeft w:val="0"/>
      <w:marRight w:val="0"/>
      <w:marTop w:val="0"/>
      <w:marBottom w:val="0"/>
      <w:divBdr>
        <w:top w:val="none" w:sz="0" w:space="0" w:color="auto"/>
        <w:left w:val="none" w:sz="0" w:space="0" w:color="auto"/>
        <w:bottom w:val="none" w:sz="0" w:space="0" w:color="auto"/>
        <w:right w:val="none" w:sz="0" w:space="0" w:color="auto"/>
      </w:divBdr>
    </w:div>
    <w:div w:id="298339269">
      <w:bodyDiv w:val="1"/>
      <w:marLeft w:val="0"/>
      <w:marRight w:val="0"/>
      <w:marTop w:val="0"/>
      <w:marBottom w:val="0"/>
      <w:divBdr>
        <w:top w:val="none" w:sz="0" w:space="0" w:color="auto"/>
        <w:left w:val="none" w:sz="0" w:space="0" w:color="auto"/>
        <w:bottom w:val="none" w:sz="0" w:space="0" w:color="auto"/>
        <w:right w:val="none" w:sz="0" w:space="0" w:color="auto"/>
      </w:divBdr>
    </w:div>
    <w:div w:id="300158437">
      <w:bodyDiv w:val="1"/>
      <w:marLeft w:val="0"/>
      <w:marRight w:val="0"/>
      <w:marTop w:val="0"/>
      <w:marBottom w:val="0"/>
      <w:divBdr>
        <w:top w:val="none" w:sz="0" w:space="0" w:color="auto"/>
        <w:left w:val="none" w:sz="0" w:space="0" w:color="auto"/>
        <w:bottom w:val="none" w:sz="0" w:space="0" w:color="auto"/>
        <w:right w:val="none" w:sz="0" w:space="0" w:color="auto"/>
      </w:divBdr>
    </w:div>
    <w:div w:id="301932627">
      <w:bodyDiv w:val="1"/>
      <w:marLeft w:val="0"/>
      <w:marRight w:val="0"/>
      <w:marTop w:val="0"/>
      <w:marBottom w:val="0"/>
      <w:divBdr>
        <w:top w:val="none" w:sz="0" w:space="0" w:color="auto"/>
        <w:left w:val="none" w:sz="0" w:space="0" w:color="auto"/>
        <w:bottom w:val="none" w:sz="0" w:space="0" w:color="auto"/>
        <w:right w:val="none" w:sz="0" w:space="0" w:color="auto"/>
      </w:divBdr>
    </w:div>
    <w:div w:id="304745628">
      <w:bodyDiv w:val="1"/>
      <w:marLeft w:val="0"/>
      <w:marRight w:val="0"/>
      <w:marTop w:val="0"/>
      <w:marBottom w:val="0"/>
      <w:divBdr>
        <w:top w:val="none" w:sz="0" w:space="0" w:color="auto"/>
        <w:left w:val="none" w:sz="0" w:space="0" w:color="auto"/>
        <w:bottom w:val="none" w:sz="0" w:space="0" w:color="auto"/>
        <w:right w:val="none" w:sz="0" w:space="0" w:color="auto"/>
      </w:divBdr>
    </w:div>
    <w:div w:id="310839755">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26828960">
      <w:bodyDiv w:val="1"/>
      <w:marLeft w:val="0"/>
      <w:marRight w:val="0"/>
      <w:marTop w:val="0"/>
      <w:marBottom w:val="0"/>
      <w:divBdr>
        <w:top w:val="none" w:sz="0" w:space="0" w:color="auto"/>
        <w:left w:val="none" w:sz="0" w:space="0" w:color="auto"/>
        <w:bottom w:val="none" w:sz="0" w:space="0" w:color="auto"/>
        <w:right w:val="none" w:sz="0" w:space="0" w:color="auto"/>
      </w:divBdr>
    </w:div>
    <w:div w:id="328290674">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30764539">
      <w:bodyDiv w:val="1"/>
      <w:marLeft w:val="0"/>
      <w:marRight w:val="0"/>
      <w:marTop w:val="0"/>
      <w:marBottom w:val="0"/>
      <w:divBdr>
        <w:top w:val="none" w:sz="0" w:space="0" w:color="auto"/>
        <w:left w:val="none" w:sz="0" w:space="0" w:color="auto"/>
        <w:bottom w:val="none" w:sz="0" w:space="0" w:color="auto"/>
        <w:right w:val="none" w:sz="0" w:space="0" w:color="auto"/>
      </w:divBdr>
    </w:div>
    <w:div w:id="337386273">
      <w:bodyDiv w:val="1"/>
      <w:marLeft w:val="0"/>
      <w:marRight w:val="0"/>
      <w:marTop w:val="0"/>
      <w:marBottom w:val="0"/>
      <w:divBdr>
        <w:top w:val="none" w:sz="0" w:space="0" w:color="auto"/>
        <w:left w:val="none" w:sz="0" w:space="0" w:color="auto"/>
        <w:bottom w:val="none" w:sz="0" w:space="0" w:color="auto"/>
        <w:right w:val="none" w:sz="0" w:space="0" w:color="auto"/>
      </w:divBdr>
    </w:div>
    <w:div w:id="337738516">
      <w:bodyDiv w:val="1"/>
      <w:marLeft w:val="0"/>
      <w:marRight w:val="0"/>
      <w:marTop w:val="0"/>
      <w:marBottom w:val="0"/>
      <w:divBdr>
        <w:top w:val="none" w:sz="0" w:space="0" w:color="auto"/>
        <w:left w:val="none" w:sz="0" w:space="0" w:color="auto"/>
        <w:bottom w:val="none" w:sz="0" w:space="0" w:color="auto"/>
        <w:right w:val="none" w:sz="0" w:space="0" w:color="auto"/>
      </w:divBdr>
    </w:div>
    <w:div w:id="339624407">
      <w:bodyDiv w:val="1"/>
      <w:marLeft w:val="0"/>
      <w:marRight w:val="0"/>
      <w:marTop w:val="0"/>
      <w:marBottom w:val="0"/>
      <w:divBdr>
        <w:top w:val="none" w:sz="0" w:space="0" w:color="auto"/>
        <w:left w:val="none" w:sz="0" w:space="0" w:color="auto"/>
        <w:bottom w:val="none" w:sz="0" w:space="0" w:color="auto"/>
        <w:right w:val="none" w:sz="0" w:space="0" w:color="auto"/>
      </w:divBdr>
    </w:div>
    <w:div w:id="340401447">
      <w:bodyDiv w:val="1"/>
      <w:marLeft w:val="0"/>
      <w:marRight w:val="0"/>
      <w:marTop w:val="0"/>
      <w:marBottom w:val="0"/>
      <w:divBdr>
        <w:top w:val="none" w:sz="0" w:space="0" w:color="auto"/>
        <w:left w:val="none" w:sz="0" w:space="0" w:color="auto"/>
        <w:bottom w:val="none" w:sz="0" w:space="0" w:color="auto"/>
        <w:right w:val="none" w:sz="0" w:space="0" w:color="auto"/>
      </w:divBdr>
    </w:div>
    <w:div w:id="341787886">
      <w:bodyDiv w:val="1"/>
      <w:marLeft w:val="0"/>
      <w:marRight w:val="0"/>
      <w:marTop w:val="0"/>
      <w:marBottom w:val="0"/>
      <w:divBdr>
        <w:top w:val="none" w:sz="0" w:space="0" w:color="auto"/>
        <w:left w:val="none" w:sz="0" w:space="0" w:color="auto"/>
        <w:bottom w:val="none" w:sz="0" w:space="0" w:color="auto"/>
        <w:right w:val="none" w:sz="0" w:space="0" w:color="auto"/>
      </w:divBdr>
    </w:div>
    <w:div w:id="341930521">
      <w:bodyDiv w:val="1"/>
      <w:marLeft w:val="0"/>
      <w:marRight w:val="0"/>
      <w:marTop w:val="0"/>
      <w:marBottom w:val="0"/>
      <w:divBdr>
        <w:top w:val="none" w:sz="0" w:space="0" w:color="auto"/>
        <w:left w:val="none" w:sz="0" w:space="0" w:color="auto"/>
        <w:bottom w:val="none" w:sz="0" w:space="0" w:color="auto"/>
        <w:right w:val="none" w:sz="0" w:space="0" w:color="auto"/>
      </w:divBdr>
    </w:div>
    <w:div w:id="342631474">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45719725">
      <w:bodyDiv w:val="1"/>
      <w:marLeft w:val="0"/>
      <w:marRight w:val="0"/>
      <w:marTop w:val="0"/>
      <w:marBottom w:val="0"/>
      <w:divBdr>
        <w:top w:val="none" w:sz="0" w:space="0" w:color="auto"/>
        <w:left w:val="none" w:sz="0" w:space="0" w:color="auto"/>
        <w:bottom w:val="none" w:sz="0" w:space="0" w:color="auto"/>
        <w:right w:val="none" w:sz="0" w:space="0" w:color="auto"/>
      </w:divBdr>
    </w:div>
    <w:div w:id="348798786">
      <w:bodyDiv w:val="1"/>
      <w:marLeft w:val="0"/>
      <w:marRight w:val="0"/>
      <w:marTop w:val="0"/>
      <w:marBottom w:val="0"/>
      <w:divBdr>
        <w:top w:val="none" w:sz="0" w:space="0" w:color="auto"/>
        <w:left w:val="none" w:sz="0" w:space="0" w:color="auto"/>
        <w:bottom w:val="none" w:sz="0" w:space="0" w:color="auto"/>
        <w:right w:val="none" w:sz="0" w:space="0" w:color="auto"/>
      </w:divBdr>
    </w:div>
    <w:div w:id="364716236">
      <w:bodyDiv w:val="1"/>
      <w:marLeft w:val="0"/>
      <w:marRight w:val="0"/>
      <w:marTop w:val="0"/>
      <w:marBottom w:val="0"/>
      <w:divBdr>
        <w:top w:val="none" w:sz="0" w:space="0" w:color="auto"/>
        <w:left w:val="none" w:sz="0" w:space="0" w:color="auto"/>
        <w:bottom w:val="none" w:sz="0" w:space="0" w:color="auto"/>
        <w:right w:val="none" w:sz="0" w:space="0" w:color="auto"/>
      </w:divBdr>
    </w:div>
    <w:div w:id="366875958">
      <w:bodyDiv w:val="1"/>
      <w:marLeft w:val="0"/>
      <w:marRight w:val="0"/>
      <w:marTop w:val="0"/>
      <w:marBottom w:val="0"/>
      <w:divBdr>
        <w:top w:val="none" w:sz="0" w:space="0" w:color="auto"/>
        <w:left w:val="none" w:sz="0" w:space="0" w:color="auto"/>
        <w:bottom w:val="none" w:sz="0" w:space="0" w:color="auto"/>
        <w:right w:val="none" w:sz="0" w:space="0" w:color="auto"/>
      </w:divBdr>
    </w:div>
    <w:div w:id="367218162">
      <w:bodyDiv w:val="1"/>
      <w:marLeft w:val="0"/>
      <w:marRight w:val="0"/>
      <w:marTop w:val="0"/>
      <w:marBottom w:val="0"/>
      <w:divBdr>
        <w:top w:val="none" w:sz="0" w:space="0" w:color="auto"/>
        <w:left w:val="none" w:sz="0" w:space="0" w:color="auto"/>
        <w:bottom w:val="none" w:sz="0" w:space="0" w:color="auto"/>
        <w:right w:val="none" w:sz="0" w:space="0" w:color="auto"/>
      </w:divBdr>
    </w:div>
    <w:div w:id="368385219">
      <w:bodyDiv w:val="1"/>
      <w:marLeft w:val="0"/>
      <w:marRight w:val="0"/>
      <w:marTop w:val="0"/>
      <w:marBottom w:val="0"/>
      <w:divBdr>
        <w:top w:val="none" w:sz="0" w:space="0" w:color="auto"/>
        <w:left w:val="none" w:sz="0" w:space="0" w:color="auto"/>
        <w:bottom w:val="none" w:sz="0" w:space="0" w:color="auto"/>
        <w:right w:val="none" w:sz="0" w:space="0" w:color="auto"/>
      </w:divBdr>
    </w:div>
    <w:div w:id="383136657">
      <w:bodyDiv w:val="1"/>
      <w:marLeft w:val="0"/>
      <w:marRight w:val="0"/>
      <w:marTop w:val="0"/>
      <w:marBottom w:val="0"/>
      <w:divBdr>
        <w:top w:val="none" w:sz="0" w:space="0" w:color="auto"/>
        <w:left w:val="none" w:sz="0" w:space="0" w:color="auto"/>
        <w:bottom w:val="none" w:sz="0" w:space="0" w:color="auto"/>
        <w:right w:val="none" w:sz="0" w:space="0" w:color="auto"/>
      </w:divBdr>
    </w:div>
    <w:div w:id="386613536">
      <w:bodyDiv w:val="1"/>
      <w:marLeft w:val="0"/>
      <w:marRight w:val="0"/>
      <w:marTop w:val="0"/>
      <w:marBottom w:val="0"/>
      <w:divBdr>
        <w:top w:val="none" w:sz="0" w:space="0" w:color="auto"/>
        <w:left w:val="none" w:sz="0" w:space="0" w:color="auto"/>
        <w:bottom w:val="none" w:sz="0" w:space="0" w:color="auto"/>
        <w:right w:val="none" w:sz="0" w:space="0" w:color="auto"/>
      </w:divBdr>
    </w:div>
    <w:div w:id="389574704">
      <w:bodyDiv w:val="1"/>
      <w:marLeft w:val="0"/>
      <w:marRight w:val="0"/>
      <w:marTop w:val="0"/>
      <w:marBottom w:val="0"/>
      <w:divBdr>
        <w:top w:val="none" w:sz="0" w:space="0" w:color="auto"/>
        <w:left w:val="none" w:sz="0" w:space="0" w:color="auto"/>
        <w:bottom w:val="none" w:sz="0" w:space="0" w:color="auto"/>
        <w:right w:val="none" w:sz="0" w:space="0" w:color="auto"/>
      </w:divBdr>
    </w:div>
    <w:div w:id="390274397">
      <w:bodyDiv w:val="1"/>
      <w:marLeft w:val="0"/>
      <w:marRight w:val="0"/>
      <w:marTop w:val="0"/>
      <w:marBottom w:val="0"/>
      <w:divBdr>
        <w:top w:val="none" w:sz="0" w:space="0" w:color="auto"/>
        <w:left w:val="none" w:sz="0" w:space="0" w:color="auto"/>
        <w:bottom w:val="none" w:sz="0" w:space="0" w:color="auto"/>
        <w:right w:val="none" w:sz="0" w:space="0" w:color="auto"/>
      </w:divBdr>
    </w:div>
    <w:div w:id="390740438">
      <w:bodyDiv w:val="1"/>
      <w:marLeft w:val="0"/>
      <w:marRight w:val="0"/>
      <w:marTop w:val="0"/>
      <w:marBottom w:val="0"/>
      <w:divBdr>
        <w:top w:val="none" w:sz="0" w:space="0" w:color="auto"/>
        <w:left w:val="none" w:sz="0" w:space="0" w:color="auto"/>
        <w:bottom w:val="none" w:sz="0" w:space="0" w:color="auto"/>
        <w:right w:val="none" w:sz="0" w:space="0" w:color="auto"/>
      </w:divBdr>
    </w:div>
    <w:div w:id="391855340">
      <w:bodyDiv w:val="1"/>
      <w:marLeft w:val="0"/>
      <w:marRight w:val="0"/>
      <w:marTop w:val="0"/>
      <w:marBottom w:val="0"/>
      <w:divBdr>
        <w:top w:val="none" w:sz="0" w:space="0" w:color="auto"/>
        <w:left w:val="none" w:sz="0" w:space="0" w:color="auto"/>
        <w:bottom w:val="none" w:sz="0" w:space="0" w:color="auto"/>
        <w:right w:val="none" w:sz="0" w:space="0" w:color="auto"/>
      </w:divBdr>
    </w:div>
    <w:div w:id="397094808">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022952">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06340917">
      <w:bodyDiv w:val="1"/>
      <w:marLeft w:val="0"/>
      <w:marRight w:val="0"/>
      <w:marTop w:val="0"/>
      <w:marBottom w:val="0"/>
      <w:divBdr>
        <w:top w:val="none" w:sz="0" w:space="0" w:color="auto"/>
        <w:left w:val="none" w:sz="0" w:space="0" w:color="auto"/>
        <w:bottom w:val="none" w:sz="0" w:space="0" w:color="auto"/>
        <w:right w:val="none" w:sz="0" w:space="0" w:color="auto"/>
      </w:divBdr>
    </w:div>
    <w:div w:id="407701045">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18716732">
      <w:bodyDiv w:val="1"/>
      <w:marLeft w:val="0"/>
      <w:marRight w:val="0"/>
      <w:marTop w:val="0"/>
      <w:marBottom w:val="0"/>
      <w:divBdr>
        <w:top w:val="none" w:sz="0" w:space="0" w:color="auto"/>
        <w:left w:val="none" w:sz="0" w:space="0" w:color="auto"/>
        <w:bottom w:val="none" w:sz="0" w:space="0" w:color="auto"/>
        <w:right w:val="none" w:sz="0" w:space="0" w:color="auto"/>
      </w:divBdr>
    </w:div>
    <w:div w:id="420221516">
      <w:bodyDiv w:val="1"/>
      <w:marLeft w:val="0"/>
      <w:marRight w:val="0"/>
      <w:marTop w:val="0"/>
      <w:marBottom w:val="0"/>
      <w:divBdr>
        <w:top w:val="none" w:sz="0" w:space="0" w:color="auto"/>
        <w:left w:val="none" w:sz="0" w:space="0" w:color="auto"/>
        <w:bottom w:val="none" w:sz="0" w:space="0" w:color="auto"/>
        <w:right w:val="none" w:sz="0" w:space="0" w:color="auto"/>
      </w:divBdr>
    </w:div>
    <w:div w:id="422535038">
      <w:bodyDiv w:val="1"/>
      <w:marLeft w:val="0"/>
      <w:marRight w:val="0"/>
      <w:marTop w:val="0"/>
      <w:marBottom w:val="0"/>
      <w:divBdr>
        <w:top w:val="none" w:sz="0" w:space="0" w:color="auto"/>
        <w:left w:val="none" w:sz="0" w:space="0" w:color="auto"/>
        <w:bottom w:val="none" w:sz="0" w:space="0" w:color="auto"/>
        <w:right w:val="none" w:sz="0" w:space="0" w:color="auto"/>
      </w:divBdr>
    </w:div>
    <w:div w:id="428283512">
      <w:bodyDiv w:val="1"/>
      <w:marLeft w:val="0"/>
      <w:marRight w:val="0"/>
      <w:marTop w:val="0"/>
      <w:marBottom w:val="0"/>
      <w:divBdr>
        <w:top w:val="none" w:sz="0" w:space="0" w:color="auto"/>
        <w:left w:val="none" w:sz="0" w:space="0" w:color="auto"/>
        <w:bottom w:val="none" w:sz="0" w:space="0" w:color="auto"/>
        <w:right w:val="none" w:sz="0" w:space="0" w:color="auto"/>
      </w:divBdr>
    </w:div>
    <w:div w:id="429592976">
      <w:bodyDiv w:val="1"/>
      <w:marLeft w:val="0"/>
      <w:marRight w:val="0"/>
      <w:marTop w:val="0"/>
      <w:marBottom w:val="0"/>
      <w:divBdr>
        <w:top w:val="none" w:sz="0" w:space="0" w:color="auto"/>
        <w:left w:val="none" w:sz="0" w:space="0" w:color="auto"/>
        <w:bottom w:val="none" w:sz="0" w:space="0" w:color="auto"/>
        <w:right w:val="none" w:sz="0" w:space="0" w:color="auto"/>
      </w:divBdr>
    </w:div>
    <w:div w:id="429935659">
      <w:bodyDiv w:val="1"/>
      <w:marLeft w:val="0"/>
      <w:marRight w:val="0"/>
      <w:marTop w:val="0"/>
      <w:marBottom w:val="0"/>
      <w:divBdr>
        <w:top w:val="none" w:sz="0" w:space="0" w:color="auto"/>
        <w:left w:val="none" w:sz="0" w:space="0" w:color="auto"/>
        <w:bottom w:val="none" w:sz="0" w:space="0" w:color="auto"/>
        <w:right w:val="none" w:sz="0" w:space="0" w:color="auto"/>
      </w:divBdr>
    </w:div>
    <w:div w:id="430396001">
      <w:bodyDiv w:val="1"/>
      <w:marLeft w:val="0"/>
      <w:marRight w:val="0"/>
      <w:marTop w:val="0"/>
      <w:marBottom w:val="0"/>
      <w:divBdr>
        <w:top w:val="none" w:sz="0" w:space="0" w:color="auto"/>
        <w:left w:val="none" w:sz="0" w:space="0" w:color="auto"/>
        <w:bottom w:val="none" w:sz="0" w:space="0" w:color="auto"/>
        <w:right w:val="none" w:sz="0" w:space="0" w:color="auto"/>
      </w:divBdr>
    </w:div>
    <w:div w:id="431585929">
      <w:bodyDiv w:val="1"/>
      <w:marLeft w:val="0"/>
      <w:marRight w:val="0"/>
      <w:marTop w:val="0"/>
      <w:marBottom w:val="0"/>
      <w:divBdr>
        <w:top w:val="none" w:sz="0" w:space="0" w:color="auto"/>
        <w:left w:val="none" w:sz="0" w:space="0" w:color="auto"/>
        <w:bottom w:val="none" w:sz="0" w:space="0" w:color="auto"/>
        <w:right w:val="none" w:sz="0" w:space="0" w:color="auto"/>
      </w:divBdr>
    </w:div>
    <w:div w:id="434252497">
      <w:bodyDiv w:val="1"/>
      <w:marLeft w:val="0"/>
      <w:marRight w:val="0"/>
      <w:marTop w:val="0"/>
      <w:marBottom w:val="0"/>
      <w:divBdr>
        <w:top w:val="none" w:sz="0" w:space="0" w:color="auto"/>
        <w:left w:val="none" w:sz="0" w:space="0" w:color="auto"/>
        <w:bottom w:val="none" w:sz="0" w:space="0" w:color="auto"/>
        <w:right w:val="none" w:sz="0" w:space="0" w:color="auto"/>
      </w:divBdr>
    </w:div>
    <w:div w:id="439951539">
      <w:bodyDiv w:val="1"/>
      <w:marLeft w:val="0"/>
      <w:marRight w:val="0"/>
      <w:marTop w:val="0"/>
      <w:marBottom w:val="0"/>
      <w:divBdr>
        <w:top w:val="none" w:sz="0" w:space="0" w:color="auto"/>
        <w:left w:val="none" w:sz="0" w:space="0" w:color="auto"/>
        <w:bottom w:val="none" w:sz="0" w:space="0" w:color="auto"/>
        <w:right w:val="none" w:sz="0" w:space="0" w:color="auto"/>
      </w:divBdr>
    </w:div>
    <w:div w:id="457573208">
      <w:bodyDiv w:val="1"/>
      <w:marLeft w:val="0"/>
      <w:marRight w:val="0"/>
      <w:marTop w:val="0"/>
      <w:marBottom w:val="0"/>
      <w:divBdr>
        <w:top w:val="none" w:sz="0" w:space="0" w:color="auto"/>
        <w:left w:val="none" w:sz="0" w:space="0" w:color="auto"/>
        <w:bottom w:val="none" w:sz="0" w:space="0" w:color="auto"/>
        <w:right w:val="none" w:sz="0" w:space="0" w:color="auto"/>
      </w:divBdr>
    </w:div>
    <w:div w:id="460461785">
      <w:bodyDiv w:val="1"/>
      <w:marLeft w:val="0"/>
      <w:marRight w:val="0"/>
      <w:marTop w:val="0"/>
      <w:marBottom w:val="0"/>
      <w:divBdr>
        <w:top w:val="none" w:sz="0" w:space="0" w:color="auto"/>
        <w:left w:val="none" w:sz="0" w:space="0" w:color="auto"/>
        <w:bottom w:val="none" w:sz="0" w:space="0" w:color="auto"/>
        <w:right w:val="none" w:sz="0" w:space="0" w:color="auto"/>
      </w:divBdr>
    </w:div>
    <w:div w:id="473717143">
      <w:bodyDiv w:val="1"/>
      <w:marLeft w:val="0"/>
      <w:marRight w:val="0"/>
      <w:marTop w:val="0"/>
      <w:marBottom w:val="0"/>
      <w:divBdr>
        <w:top w:val="none" w:sz="0" w:space="0" w:color="auto"/>
        <w:left w:val="none" w:sz="0" w:space="0" w:color="auto"/>
        <w:bottom w:val="none" w:sz="0" w:space="0" w:color="auto"/>
        <w:right w:val="none" w:sz="0" w:space="0" w:color="auto"/>
      </w:divBdr>
    </w:div>
    <w:div w:id="476074482">
      <w:bodyDiv w:val="1"/>
      <w:marLeft w:val="0"/>
      <w:marRight w:val="0"/>
      <w:marTop w:val="0"/>
      <w:marBottom w:val="0"/>
      <w:divBdr>
        <w:top w:val="none" w:sz="0" w:space="0" w:color="auto"/>
        <w:left w:val="none" w:sz="0" w:space="0" w:color="auto"/>
        <w:bottom w:val="none" w:sz="0" w:space="0" w:color="auto"/>
        <w:right w:val="none" w:sz="0" w:space="0" w:color="auto"/>
      </w:divBdr>
    </w:div>
    <w:div w:id="481896981">
      <w:bodyDiv w:val="1"/>
      <w:marLeft w:val="0"/>
      <w:marRight w:val="0"/>
      <w:marTop w:val="0"/>
      <w:marBottom w:val="0"/>
      <w:divBdr>
        <w:top w:val="none" w:sz="0" w:space="0" w:color="auto"/>
        <w:left w:val="none" w:sz="0" w:space="0" w:color="auto"/>
        <w:bottom w:val="none" w:sz="0" w:space="0" w:color="auto"/>
        <w:right w:val="none" w:sz="0" w:space="0" w:color="auto"/>
      </w:divBdr>
    </w:div>
    <w:div w:id="483357815">
      <w:bodyDiv w:val="1"/>
      <w:marLeft w:val="0"/>
      <w:marRight w:val="0"/>
      <w:marTop w:val="0"/>
      <w:marBottom w:val="0"/>
      <w:divBdr>
        <w:top w:val="none" w:sz="0" w:space="0" w:color="auto"/>
        <w:left w:val="none" w:sz="0" w:space="0" w:color="auto"/>
        <w:bottom w:val="none" w:sz="0" w:space="0" w:color="auto"/>
        <w:right w:val="none" w:sz="0" w:space="0" w:color="auto"/>
      </w:divBdr>
    </w:div>
    <w:div w:id="483817383">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495416386">
      <w:bodyDiv w:val="1"/>
      <w:marLeft w:val="0"/>
      <w:marRight w:val="0"/>
      <w:marTop w:val="0"/>
      <w:marBottom w:val="0"/>
      <w:divBdr>
        <w:top w:val="none" w:sz="0" w:space="0" w:color="auto"/>
        <w:left w:val="none" w:sz="0" w:space="0" w:color="auto"/>
        <w:bottom w:val="none" w:sz="0" w:space="0" w:color="auto"/>
        <w:right w:val="none" w:sz="0" w:space="0" w:color="auto"/>
      </w:divBdr>
    </w:div>
    <w:div w:id="496576446">
      <w:bodyDiv w:val="1"/>
      <w:marLeft w:val="0"/>
      <w:marRight w:val="0"/>
      <w:marTop w:val="0"/>
      <w:marBottom w:val="0"/>
      <w:divBdr>
        <w:top w:val="none" w:sz="0" w:space="0" w:color="auto"/>
        <w:left w:val="none" w:sz="0" w:space="0" w:color="auto"/>
        <w:bottom w:val="none" w:sz="0" w:space="0" w:color="auto"/>
        <w:right w:val="none" w:sz="0" w:space="0" w:color="auto"/>
      </w:divBdr>
    </w:div>
    <w:div w:id="499319430">
      <w:bodyDiv w:val="1"/>
      <w:marLeft w:val="0"/>
      <w:marRight w:val="0"/>
      <w:marTop w:val="0"/>
      <w:marBottom w:val="0"/>
      <w:divBdr>
        <w:top w:val="none" w:sz="0" w:space="0" w:color="auto"/>
        <w:left w:val="none" w:sz="0" w:space="0" w:color="auto"/>
        <w:bottom w:val="none" w:sz="0" w:space="0" w:color="auto"/>
        <w:right w:val="none" w:sz="0" w:space="0" w:color="auto"/>
      </w:divBdr>
    </w:div>
    <w:div w:id="499581399">
      <w:bodyDiv w:val="1"/>
      <w:marLeft w:val="0"/>
      <w:marRight w:val="0"/>
      <w:marTop w:val="0"/>
      <w:marBottom w:val="0"/>
      <w:divBdr>
        <w:top w:val="none" w:sz="0" w:space="0" w:color="auto"/>
        <w:left w:val="none" w:sz="0" w:space="0" w:color="auto"/>
        <w:bottom w:val="none" w:sz="0" w:space="0" w:color="auto"/>
        <w:right w:val="none" w:sz="0" w:space="0" w:color="auto"/>
      </w:divBdr>
    </w:div>
    <w:div w:id="500006482">
      <w:bodyDiv w:val="1"/>
      <w:marLeft w:val="0"/>
      <w:marRight w:val="0"/>
      <w:marTop w:val="0"/>
      <w:marBottom w:val="0"/>
      <w:divBdr>
        <w:top w:val="none" w:sz="0" w:space="0" w:color="auto"/>
        <w:left w:val="none" w:sz="0" w:space="0" w:color="auto"/>
        <w:bottom w:val="none" w:sz="0" w:space="0" w:color="auto"/>
        <w:right w:val="none" w:sz="0" w:space="0" w:color="auto"/>
      </w:divBdr>
    </w:div>
    <w:div w:id="500313206">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06094782">
      <w:bodyDiv w:val="1"/>
      <w:marLeft w:val="0"/>
      <w:marRight w:val="0"/>
      <w:marTop w:val="0"/>
      <w:marBottom w:val="0"/>
      <w:divBdr>
        <w:top w:val="none" w:sz="0" w:space="0" w:color="auto"/>
        <w:left w:val="none" w:sz="0" w:space="0" w:color="auto"/>
        <w:bottom w:val="none" w:sz="0" w:space="0" w:color="auto"/>
        <w:right w:val="none" w:sz="0" w:space="0" w:color="auto"/>
      </w:divBdr>
    </w:div>
    <w:div w:id="507258672">
      <w:bodyDiv w:val="1"/>
      <w:marLeft w:val="0"/>
      <w:marRight w:val="0"/>
      <w:marTop w:val="0"/>
      <w:marBottom w:val="0"/>
      <w:divBdr>
        <w:top w:val="none" w:sz="0" w:space="0" w:color="auto"/>
        <w:left w:val="none" w:sz="0" w:space="0" w:color="auto"/>
        <w:bottom w:val="none" w:sz="0" w:space="0" w:color="auto"/>
        <w:right w:val="none" w:sz="0" w:space="0" w:color="auto"/>
      </w:divBdr>
    </w:div>
    <w:div w:id="509955740">
      <w:bodyDiv w:val="1"/>
      <w:marLeft w:val="0"/>
      <w:marRight w:val="0"/>
      <w:marTop w:val="0"/>
      <w:marBottom w:val="0"/>
      <w:divBdr>
        <w:top w:val="none" w:sz="0" w:space="0" w:color="auto"/>
        <w:left w:val="none" w:sz="0" w:space="0" w:color="auto"/>
        <w:bottom w:val="none" w:sz="0" w:space="0" w:color="auto"/>
        <w:right w:val="none" w:sz="0" w:space="0" w:color="auto"/>
      </w:divBdr>
    </w:div>
    <w:div w:id="511652315">
      <w:bodyDiv w:val="1"/>
      <w:marLeft w:val="0"/>
      <w:marRight w:val="0"/>
      <w:marTop w:val="0"/>
      <w:marBottom w:val="0"/>
      <w:divBdr>
        <w:top w:val="none" w:sz="0" w:space="0" w:color="auto"/>
        <w:left w:val="none" w:sz="0" w:space="0" w:color="auto"/>
        <w:bottom w:val="none" w:sz="0" w:space="0" w:color="auto"/>
        <w:right w:val="none" w:sz="0" w:space="0" w:color="auto"/>
      </w:divBdr>
    </w:div>
    <w:div w:id="512762138">
      <w:bodyDiv w:val="1"/>
      <w:marLeft w:val="0"/>
      <w:marRight w:val="0"/>
      <w:marTop w:val="0"/>
      <w:marBottom w:val="0"/>
      <w:divBdr>
        <w:top w:val="none" w:sz="0" w:space="0" w:color="auto"/>
        <w:left w:val="none" w:sz="0" w:space="0" w:color="auto"/>
        <w:bottom w:val="none" w:sz="0" w:space="0" w:color="auto"/>
        <w:right w:val="none" w:sz="0" w:space="0" w:color="auto"/>
      </w:divBdr>
    </w:div>
    <w:div w:id="516772986">
      <w:bodyDiv w:val="1"/>
      <w:marLeft w:val="0"/>
      <w:marRight w:val="0"/>
      <w:marTop w:val="0"/>
      <w:marBottom w:val="0"/>
      <w:divBdr>
        <w:top w:val="none" w:sz="0" w:space="0" w:color="auto"/>
        <w:left w:val="none" w:sz="0" w:space="0" w:color="auto"/>
        <w:bottom w:val="none" w:sz="0" w:space="0" w:color="auto"/>
        <w:right w:val="none" w:sz="0" w:space="0" w:color="auto"/>
      </w:divBdr>
    </w:div>
    <w:div w:id="519971988">
      <w:bodyDiv w:val="1"/>
      <w:marLeft w:val="0"/>
      <w:marRight w:val="0"/>
      <w:marTop w:val="0"/>
      <w:marBottom w:val="0"/>
      <w:divBdr>
        <w:top w:val="none" w:sz="0" w:space="0" w:color="auto"/>
        <w:left w:val="none" w:sz="0" w:space="0" w:color="auto"/>
        <w:bottom w:val="none" w:sz="0" w:space="0" w:color="auto"/>
        <w:right w:val="none" w:sz="0" w:space="0" w:color="auto"/>
      </w:divBdr>
    </w:div>
    <w:div w:id="520707614">
      <w:bodyDiv w:val="1"/>
      <w:marLeft w:val="0"/>
      <w:marRight w:val="0"/>
      <w:marTop w:val="0"/>
      <w:marBottom w:val="0"/>
      <w:divBdr>
        <w:top w:val="none" w:sz="0" w:space="0" w:color="auto"/>
        <w:left w:val="none" w:sz="0" w:space="0" w:color="auto"/>
        <w:bottom w:val="none" w:sz="0" w:space="0" w:color="auto"/>
        <w:right w:val="none" w:sz="0" w:space="0" w:color="auto"/>
      </w:divBdr>
    </w:div>
    <w:div w:id="521551291">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27136905">
      <w:bodyDiv w:val="1"/>
      <w:marLeft w:val="0"/>
      <w:marRight w:val="0"/>
      <w:marTop w:val="0"/>
      <w:marBottom w:val="0"/>
      <w:divBdr>
        <w:top w:val="none" w:sz="0" w:space="0" w:color="auto"/>
        <w:left w:val="none" w:sz="0" w:space="0" w:color="auto"/>
        <w:bottom w:val="none" w:sz="0" w:space="0" w:color="auto"/>
        <w:right w:val="none" w:sz="0" w:space="0" w:color="auto"/>
      </w:divBdr>
    </w:div>
    <w:div w:id="541862936">
      <w:bodyDiv w:val="1"/>
      <w:marLeft w:val="0"/>
      <w:marRight w:val="0"/>
      <w:marTop w:val="0"/>
      <w:marBottom w:val="0"/>
      <w:divBdr>
        <w:top w:val="none" w:sz="0" w:space="0" w:color="auto"/>
        <w:left w:val="none" w:sz="0" w:space="0" w:color="auto"/>
        <w:bottom w:val="none" w:sz="0" w:space="0" w:color="auto"/>
        <w:right w:val="none" w:sz="0" w:space="0" w:color="auto"/>
      </w:divBdr>
    </w:div>
    <w:div w:id="542720021">
      <w:bodyDiv w:val="1"/>
      <w:marLeft w:val="0"/>
      <w:marRight w:val="0"/>
      <w:marTop w:val="0"/>
      <w:marBottom w:val="0"/>
      <w:divBdr>
        <w:top w:val="none" w:sz="0" w:space="0" w:color="auto"/>
        <w:left w:val="none" w:sz="0" w:space="0" w:color="auto"/>
        <w:bottom w:val="none" w:sz="0" w:space="0" w:color="auto"/>
        <w:right w:val="none" w:sz="0" w:space="0" w:color="auto"/>
      </w:divBdr>
    </w:div>
    <w:div w:id="543249810">
      <w:bodyDiv w:val="1"/>
      <w:marLeft w:val="0"/>
      <w:marRight w:val="0"/>
      <w:marTop w:val="0"/>
      <w:marBottom w:val="0"/>
      <w:divBdr>
        <w:top w:val="none" w:sz="0" w:space="0" w:color="auto"/>
        <w:left w:val="none" w:sz="0" w:space="0" w:color="auto"/>
        <w:bottom w:val="none" w:sz="0" w:space="0" w:color="auto"/>
        <w:right w:val="none" w:sz="0" w:space="0" w:color="auto"/>
      </w:divBdr>
    </w:div>
    <w:div w:id="543716149">
      <w:bodyDiv w:val="1"/>
      <w:marLeft w:val="0"/>
      <w:marRight w:val="0"/>
      <w:marTop w:val="0"/>
      <w:marBottom w:val="0"/>
      <w:divBdr>
        <w:top w:val="none" w:sz="0" w:space="0" w:color="auto"/>
        <w:left w:val="none" w:sz="0" w:space="0" w:color="auto"/>
        <w:bottom w:val="none" w:sz="0" w:space="0" w:color="auto"/>
        <w:right w:val="none" w:sz="0" w:space="0" w:color="auto"/>
      </w:divBdr>
    </w:div>
    <w:div w:id="545413147">
      <w:bodyDiv w:val="1"/>
      <w:marLeft w:val="0"/>
      <w:marRight w:val="0"/>
      <w:marTop w:val="0"/>
      <w:marBottom w:val="0"/>
      <w:divBdr>
        <w:top w:val="none" w:sz="0" w:space="0" w:color="auto"/>
        <w:left w:val="none" w:sz="0" w:space="0" w:color="auto"/>
        <w:bottom w:val="none" w:sz="0" w:space="0" w:color="auto"/>
        <w:right w:val="none" w:sz="0" w:space="0" w:color="auto"/>
      </w:divBdr>
    </w:div>
    <w:div w:id="548878280">
      <w:bodyDiv w:val="1"/>
      <w:marLeft w:val="0"/>
      <w:marRight w:val="0"/>
      <w:marTop w:val="0"/>
      <w:marBottom w:val="0"/>
      <w:divBdr>
        <w:top w:val="none" w:sz="0" w:space="0" w:color="auto"/>
        <w:left w:val="none" w:sz="0" w:space="0" w:color="auto"/>
        <w:bottom w:val="none" w:sz="0" w:space="0" w:color="auto"/>
        <w:right w:val="none" w:sz="0" w:space="0" w:color="auto"/>
      </w:divBdr>
    </w:div>
    <w:div w:id="550070200">
      <w:bodyDiv w:val="1"/>
      <w:marLeft w:val="0"/>
      <w:marRight w:val="0"/>
      <w:marTop w:val="0"/>
      <w:marBottom w:val="0"/>
      <w:divBdr>
        <w:top w:val="none" w:sz="0" w:space="0" w:color="auto"/>
        <w:left w:val="none" w:sz="0" w:space="0" w:color="auto"/>
        <w:bottom w:val="none" w:sz="0" w:space="0" w:color="auto"/>
        <w:right w:val="none" w:sz="0" w:space="0" w:color="auto"/>
      </w:divBdr>
    </w:div>
    <w:div w:id="554509496">
      <w:bodyDiv w:val="1"/>
      <w:marLeft w:val="0"/>
      <w:marRight w:val="0"/>
      <w:marTop w:val="0"/>
      <w:marBottom w:val="0"/>
      <w:divBdr>
        <w:top w:val="none" w:sz="0" w:space="0" w:color="auto"/>
        <w:left w:val="none" w:sz="0" w:space="0" w:color="auto"/>
        <w:bottom w:val="none" w:sz="0" w:space="0" w:color="auto"/>
        <w:right w:val="none" w:sz="0" w:space="0" w:color="auto"/>
      </w:divBdr>
    </w:div>
    <w:div w:id="555505388">
      <w:bodyDiv w:val="1"/>
      <w:marLeft w:val="0"/>
      <w:marRight w:val="0"/>
      <w:marTop w:val="0"/>
      <w:marBottom w:val="0"/>
      <w:divBdr>
        <w:top w:val="none" w:sz="0" w:space="0" w:color="auto"/>
        <w:left w:val="none" w:sz="0" w:space="0" w:color="auto"/>
        <w:bottom w:val="none" w:sz="0" w:space="0" w:color="auto"/>
        <w:right w:val="none" w:sz="0" w:space="0" w:color="auto"/>
      </w:divBdr>
    </w:div>
    <w:div w:id="560557877">
      <w:bodyDiv w:val="1"/>
      <w:marLeft w:val="0"/>
      <w:marRight w:val="0"/>
      <w:marTop w:val="0"/>
      <w:marBottom w:val="0"/>
      <w:divBdr>
        <w:top w:val="none" w:sz="0" w:space="0" w:color="auto"/>
        <w:left w:val="none" w:sz="0" w:space="0" w:color="auto"/>
        <w:bottom w:val="none" w:sz="0" w:space="0" w:color="auto"/>
        <w:right w:val="none" w:sz="0" w:space="0" w:color="auto"/>
      </w:divBdr>
    </w:div>
    <w:div w:id="562986287">
      <w:bodyDiv w:val="1"/>
      <w:marLeft w:val="0"/>
      <w:marRight w:val="0"/>
      <w:marTop w:val="0"/>
      <w:marBottom w:val="0"/>
      <w:divBdr>
        <w:top w:val="none" w:sz="0" w:space="0" w:color="auto"/>
        <w:left w:val="none" w:sz="0" w:space="0" w:color="auto"/>
        <w:bottom w:val="none" w:sz="0" w:space="0" w:color="auto"/>
        <w:right w:val="none" w:sz="0" w:space="0" w:color="auto"/>
      </w:divBdr>
    </w:div>
    <w:div w:id="563878006">
      <w:bodyDiv w:val="1"/>
      <w:marLeft w:val="0"/>
      <w:marRight w:val="0"/>
      <w:marTop w:val="0"/>
      <w:marBottom w:val="0"/>
      <w:divBdr>
        <w:top w:val="none" w:sz="0" w:space="0" w:color="auto"/>
        <w:left w:val="none" w:sz="0" w:space="0" w:color="auto"/>
        <w:bottom w:val="none" w:sz="0" w:space="0" w:color="auto"/>
        <w:right w:val="none" w:sz="0" w:space="0" w:color="auto"/>
      </w:divBdr>
    </w:div>
    <w:div w:id="564418140">
      <w:bodyDiv w:val="1"/>
      <w:marLeft w:val="0"/>
      <w:marRight w:val="0"/>
      <w:marTop w:val="0"/>
      <w:marBottom w:val="0"/>
      <w:divBdr>
        <w:top w:val="none" w:sz="0" w:space="0" w:color="auto"/>
        <w:left w:val="none" w:sz="0" w:space="0" w:color="auto"/>
        <w:bottom w:val="none" w:sz="0" w:space="0" w:color="auto"/>
        <w:right w:val="none" w:sz="0" w:space="0" w:color="auto"/>
      </w:divBdr>
    </w:div>
    <w:div w:id="567813782">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73509786">
      <w:bodyDiv w:val="1"/>
      <w:marLeft w:val="0"/>
      <w:marRight w:val="0"/>
      <w:marTop w:val="0"/>
      <w:marBottom w:val="0"/>
      <w:divBdr>
        <w:top w:val="none" w:sz="0" w:space="0" w:color="auto"/>
        <w:left w:val="none" w:sz="0" w:space="0" w:color="auto"/>
        <w:bottom w:val="none" w:sz="0" w:space="0" w:color="auto"/>
        <w:right w:val="none" w:sz="0" w:space="0" w:color="auto"/>
      </w:divBdr>
    </w:div>
    <w:div w:id="581137125">
      <w:bodyDiv w:val="1"/>
      <w:marLeft w:val="0"/>
      <w:marRight w:val="0"/>
      <w:marTop w:val="0"/>
      <w:marBottom w:val="0"/>
      <w:divBdr>
        <w:top w:val="none" w:sz="0" w:space="0" w:color="auto"/>
        <w:left w:val="none" w:sz="0" w:space="0" w:color="auto"/>
        <w:bottom w:val="none" w:sz="0" w:space="0" w:color="auto"/>
        <w:right w:val="none" w:sz="0" w:space="0" w:color="auto"/>
      </w:divBdr>
    </w:div>
    <w:div w:id="592131416">
      <w:bodyDiv w:val="1"/>
      <w:marLeft w:val="0"/>
      <w:marRight w:val="0"/>
      <w:marTop w:val="0"/>
      <w:marBottom w:val="0"/>
      <w:divBdr>
        <w:top w:val="none" w:sz="0" w:space="0" w:color="auto"/>
        <w:left w:val="none" w:sz="0" w:space="0" w:color="auto"/>
        <w:bottom w:val="none" w:sz="0" w:space="0" w:color="auto"/>
        <w:right w:val="none" w:sz="0" w:space="0" w:color="auto"/>
      </w:divBdr>
    </w:div>
    <w:div w:id="593242908">
      <w:bodyDiv w:val="1"/>
      <w:marLeft w:val="0"/>
      <w:marRight w:val="0"/>
      <w:marTop w:val="0"/>
      <w:marBottom w:val="0"/>
      <w:divBdr>
        <w:top w:val="none" w:sz="0" w:space="0" w:color="auto"/>
        <w:left w:val="none" w:sz="0" w:space="0" w:color="auto"/>
        <w:bottom w:val="none" w:sz="0" w:space="0" w:color="auto"/>
        <w:right w:val="none" w:sz="0" w:space="0" w:color="auto"/>
      </w:divBdr>
    </w:div>
    <w:div w:id="595558229">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599141109">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1112425">
      <w:bodyDiv w:val="1"/>
      <w:marLeft w:val="0"/>
      <w:marRight w:val="0"/>
      <w:marTop w:val="0"/>
      <w:marBottom w:val="0"/>
      <w:divBdr>
        <w:top w:val="none" w:sz="0" w:space="0" w:color="auto"/>
        <w:left w:val="none" w:sz="0" w:space="0" w:color="auto"/>
        <w:bottom w:val="none" w:sz="0" w:space="0" w:color="auto"/>
        <w:right w:val="none" w:sz="0" w:space="0" w:color="auto"/>
      </w:divBdr>
    </w:div>
    <w:div w:id="601375835">
      <w:bodyDiv w:val="1"/>
      <w:marLeft w:val="0"/>
      <w:marRight w:val="0"/>
      <w:marTop w:val="0"/>
      <w:marBottom w:val="0"/>
      <w:divBdr>
        <w:top w:val="none" w:sz="0" w:space="0" w:color="auto"/>
        <w:left w:val="none" w:sz="0" w:space="0" w:color="auto"/>
        <w:bottom w:val="none" w:sz="0" w:space="0" w:color="auto"/>
        <w:right w:val="none" w:sz="0" w:space="0" w:color="auto"/>
      </w:divBdr>
    </w:div>
    <w:div w:id="603532961">
      <w:bodyDiv w:val="1"/>
      <w:marLeft w:val="0"/>
      <w:marRight w:val="0"/>
      <w:marTop w:val="0"/>
      <w:marBottom w:val="0"/>
      <w:divBdr>
        <w:top w:val="none" w:sz="0" w:space="0" w:color="auto"/>
        <w:left w:val="none" w:sz="0" w:space="0" w:color="auto"/>
        <w:bottom w:val="none" w:sz="0" w:space="0" w:color="auto"/>
        <w:right w:val="none" w:sz="0" w:space="0" w:color="auto"/>
      </w:divBdr>
    </w:div>
    <w:div w:id="604192657">
      <w:bodyDiv w:val="1"/>
      <w:marLeft w:val="0"/>
      <w:marRight w:val="0"/>
      <w:marTop w:val="0"/>
      <w:marBottom w:val="0"/>
      <w:divBdr>
        <w:top w:val="none" w:sz="0" w:space="0" w:color="auto"/>
        <w:left w:val="none" w:sz="0" w:space="0" w:color="auto"/>
        <w:bottom w:val="none" w:sz="0" w:space="0" w:color="auto"/>
        <w:right w:val="none" w:sz="0" w:space="0" w:color="auto"/>
      </w:divBdr>
    </w:div>
    <w:div w:id="604924061">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17495684">
      <w:bodyDiv w:val="1"/>
      <w:marLeft w:val="0"/>
      <w:marRight w:val="0"/>
      <w:marTop w:val="0"/>
      <w:marBottom w:val="0"/>
      <w:divBdr>
        <w:top w:val="none" w:sz="0" w:space="0" w:color="auto"/>
        <w:left w:val="none" w:sz="0" w:space="0" w:color="auto"/>
        <w:bottom w:val="none" w:sz="0" w:space="0" w:color="auto"/>
        <w:right w:val="none" w:sz="0" w:space="0" w:color="auto"/>
      </w:divBdr>
    </w:div>
    <w:div w:id="618031116">
      <w:bodyDiv w:val="1"/>
      <w:marLeft w:val="0"/>
      <w:marRight w:val="0"/>
      <w:marTop w:val="0"/>
      <w:marBottom w:val="0"/>
      <w:divBdr>
        <w:top w:val="none" w:sz="0" w:space="0" w:color="auto"/>
        <w:left w:val="none" w:sz="0" w:space="0" w:color="auto"/>
        <w:bottom w:val="none" w:sz="0" w:space="0" w:color="auto"/>
        <w:right w:val="none" w:sz="0" w:space="0" w:color="auto"/>
      </w:divBdr>
    </w:div>
    <w:div w:id="633605691">
      <w:bodyDiv w:val="1"/>
      <w:marLeft w:val="0"/>
      <w:marRight w:val="0"/>
      <w:marTop w:val="0"/>
      <w:marBottom w:val="0"/>
      <w:divBdr>
        <w:top w:val="none" w:sz="0" w:space="0" w:color="auto"/>
        <w:left w:val="none" w:sz="0" w:space="0" w:color="auto"/>
        <w:bottom w:val="none" w:sz="0" w:space="0" w:color="auto"/>
        <w:right w:val="none" w:sz="0" w:space="0" w:color="auto"/>
      </w:divBdr>
    </w:div>
    <w:div w:id="636109666">
      <w:bodyDiv w:val="1"/>
      <w:marLeft w:val="0"/>
      <w:marRight w:val="0"/>
      <w:marTop w:val="0"/>
      <w:marBottom w:val="0"/>
      <w:divBdr>
        <w:top w:val="none" w:sz="0" w:space="0" w:color="auto"/>
        <w:left w:val="none" w:sz="0" w:space="0" w:color="auto"/>
        <w:bottom w:val="none" w:sz="0" w:space="0" w:color="auto"/>
        <w:right w:val="none" w:sz="0" w:space="0" w:color="auto"/>
      </w:divBdr>
    </w:div>
    <w:div w:id="63749307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38221749">
      <w:bodyDiv w:val="1"/>
      <w:marLeft w:val="0"/>
      <w:marRight w:val="0"/>
      <w:marTop w:val="0"/>
      <w:marBottom w:val="0"/>
      <w:divBdr>
        <w:top w:val="none" w:sz="0" w:space="0" w:color="auto"/>
        <w:left w:val="none" w:sz="0" w:space="0" w:color="auto"/>
        <w:bottom w:val="none" w:sz="0" w:space="0" w:color="auto"/>
        <w:right w:val="none" w:sz="0" w:space="0" w:color="auto"/>
      </w:divBdr>
    </w:div>
    <w:div w:id="638337340">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601021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48748736">
      <w:bodyDiv w:val="1"/>
      <w:marLeft w:val="0"/>
      <w:marRight w:val="0"/>
      <w:marTop w:val="0"/>
      <w:marBottom w:val="0"/>
      <w:divBdr>
        <w:top w:val="none" w:sz="0" w:space="0" w:color="auto"/>
        <w:left w:val="none" w:sz="0" w:space="0" w:color="auto"/>
        <w:bottom w:val="none" w:sz="0" w:space="0" w:color="auto"/>
        <w:right w:val="none" w:sz="0" w:space="0" w:color="auto"/>
      </w:divBdr>
    </w:div>
    <w:div w:id="657881153">
      <w:bodyDiv w:val="1"/>
      <w:marLeft w:val="0"/>
      <w:marRight w:val="0"/>
      <w:marTop w:val="0"/>
      <w:marBottom w:val="0"/>
      <w:divBdr>
        <w:top w:val="none" w:sz="0" w:space="0" w:color="auto"/>
        <w:left w:val="none" w:sz="0" w:space="0" w:color="auto"/>
        <w:bottom w:val="none" w:sz="0" w:space="0" w:color="auto"/>
        <w:right w:val="none" w:sz="0" w:space="0" w:color="auto"/>
      </w:divBdr>
    </w:div>
    <w:div w:id="660275659">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71760913">
      <w:bodyDiv w:val="1"/>
      <w:marLeft w:val="0"/>
      <w:marRight w:val="0"/>
      <w:marTop w:val="0"/>
      <w:marBottom w:val="0"/>
      <w:divBdr>
        <w:top w:val="none" w:sz="0" w:space="0" w:color="auto"/>
        <w:left w:val="none" w:sz="0" w:space="0" w:color="auto"/>
        <w:bottom w:val="none" w:sz="0" w:space="0" w:color="auto"/>
        <w:right w:val="none" w:sz="0" w:space="0" w:color="auto"/>
      </w:divBdr>
    </w:div>
    <w:div w:id="675377890">
      <w:bodyDiv w:val="1"/>
      <w:marLeft w:val="0"/>
      <w:marRight w:val="0"/>
      <w:marTop w:val="0"/>
      <w:marBottom w:val="0"/>
      <w:divBdr>
        <w:top w:val="none" w:sz="0" w:space="0" w:color="auto"/>
        <w:left w:val="none" w:sz="0" w:space="0" w:color="auto"/>
        <w:bottom w:val="none" w:sz="0" w:space="0" w:color="auto"/>
        <w:right w:val="none" w:sz="0" w:space="0" w:color="auto"/>
      </w:divBdr>
    </w:div>
    <w:div w:id="676494797">
      <w:bodyDiv w:val="1"/>
      <w:marLeft w:val="0"/>
      <w:marRight w:val="0"/>
      <w:marTop w:val="0"/>
      <w:marBottom w:val="0"/>
      <w:divBdr>
        <w:top w:val="none" w:sz="0" w:space="0" w:color="auto"/>
        <w:left w:val="none" w:sz="0" w:space="0" w:color="auto"/>
        <w:bottom w:val="none" w:sz="0" w:space="0" w:color="auto"/>
        <w:right w:val="none" w:sz="0" w:space="0" w:color="auto"/>
      </w:divBdr>
    </w:div>
    <w:div w:id="683672681">
      <w:bodyDiv w:val="1"/>
      <w:marLeft w:val="0"/>
      <w:marRight w:val="0"/>
      <w:marTop w:val="0"/>
      <w:marBottom w:val="0"/>
      <w:divBdr>
        <w:top w:val="none" w:sz="0" w:space="0" w:color="auto"/>
        <w:left w:val="none" w:sz="0" w:space="0" w:color="auto"/>
        <w:bottom w:val="none" w:sz="0" w:space="0" w:color="auto"/>
        <w:right w:val="none" w:sz="0" w:space="0" w:color="auto"/>
      </w:divBdr>
    </w:div>
    <w:div w:id="686098989">
      <w:bodyDiv w:val="1"/>
      <w:marLeft w:val="0"/>
      <w:marRight w:val="0"/>
      <w:marTop w:val="0"/>
      <w:marBottom w:val="0"/>
      <w:divBdr>
        <w:top w:val="none" w:sz="0" w:space="0" w:color="auto"/>
        <w:left w:val="none" w:sz="0" w:space="0" w:color="auto"/>
        <w:bottom w:val="none" w:sz="0" w:space="0" w:color="auto"/>
        <w:right w:val="none" w:sz="0" w:space="0" w:color="auto"/>
      </w:divBdr>
    </w:div>
    <w:div w:id="692848594">
      <w:bodyDiv w:val="1"/>
      <w:marLeft w:val="0"/>
      <w:marRight w:val="0"/>
      <w:marTop w:val="0"/>
      <w:marBottom w:val="0"/>
      <w:divBdr>
        <w:top w:val="none" w:sz="0" w:space="0" w:color="auto"/>
        <w:left w:val="none" w:sz="0" w:space="0" w:color="auto"/>
        <w:bottom w:val="none" w:sz="0" w:space="0" w:color="auto"/>
        <w:right w:val="none" w:sz="0" w:space="0" w:color="auto"/>
      </w:divBdr>
    </w:div>
    <w:div w:id="694961106">
      <w:bodyDiv w:val="1"/>
      <w:marLeft w:val="0"/>
      <w:marRight w:val="0"/>
      <w:marTop w:val="0"/>
      <w:marBottom w:val="0"/>
      <w:divBdr>
        <w:top w:val="none" w:sz="0" w:space="0" w:color="auto"/>
        <w:left w:val="none" w:sz="0" w:space="0" w:color="auto"/>
        <w:bottom w:val="none" w:sz="0" w:space="0" w:color="auto"/>
        <w:right w:val="none" w:sz="0" w:space="0" w:color="auto"/>
      </w:divBdr>
    </w:div>
    <w:div w:id="695158078">
      <w:bodyDiv w:val="1"/>
      <w:marLeft w:val="0"/>
      <w:marRight w:val="0"/>
      <w:marTop w:val="0"/>
      <w:marBottom w:val="0"/>
      <w:divBdr>
        <w:top w:val="none" w:sz="0" w:space="0" w:color="auto"/>
        <w:left w:val="none" w:sz="0" w:space="0" w:color="auto"/>
        <w:bottom w:val="none" w:sz="0" w:space="0" w:color="auto"/>
        <w:right w:val="none" w:sz="0" w:space="0" w:color="auto"/>
      </w:divBdr>
    </w:div>
    <w:div w:id="696546896">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08916465">
      <w:bodyDiv w:val="1"/>
      <w:marLeft w:val="0"/>
      <w:marRight w:val="0"/>
      <w:marTop w:val="0"/>
      <w:marBottom w:val="0"/>
      <w:divBdr>
        <w:top w:val="none" w:sz="0" w:space="0" w:color="auto"/>
        <w:left w:val="none" w:sz="0" w:space="0" w:color="auto"/>
        <w:bottom w:val="none" w:sz="0" w:space="0" w:color="auto"/>
        <w:right w:val="none" w:sz="0" w:space="0" w:color="auto"/>
      </w:divBdr>
    </w:div>
    <w:div w:id="709574768">
      <w:bodyDiv w:val="1"/>
      <w:marLeft w:val="0"/>
      <w:marRight w:val="0"/>
      <w:marTop w:val="0"/>
      <w:marBottom w:val="0"/>
      <w:divBdr>
        <w:top w:val="none" w:sz="0" w:space="0" w:color="auto"/>
        <w:left w:val="none" w:sz="0" w:space="0" w:color="auto"/>
        <w:bottom w:val="none" w:sz="0" w:space="0" w:color="auto"/>
        <w:right w:val="none" w:sz="0" w:space="0" w:color="auto"/>
      </w:divBdr>
    </w:div>
    <w:div w:id="715928282">
      <w:bodyDiv w:val="1"/>
      <w:marLeft w:val="0"/>
      <w:marRight w:val="0"/>
      <w:marTop w:val="0"/>
      <w:marBottom w:val="0"/>
      <w:divBdr>
        <w:top w:val="none" w:sz="0" w:space="0" w:color="auto"/>
        <w:left w:val="none" w:sz="0" w:space="0" w:color="auto"/>
        <w:bottom w:val="none" w:sz="0" w:space="0" w:color="auto"/>
        <w:right w:val="none" w:sz="0" w:space="0" w:color="auto"/>
      </w:divBdr>
    </w:div>
    <w:div w:id="716710656">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20372709">
      <w:bodyDiv w:val="1"/>
      <w:marLeft w:val="0"/>
      <w:marRight w:val="0"/>
      <w:marTop w:val="0"/>
      <w:marBottom w:val="0"/>
      <w:divBdr>
        <w:top w:val="none" w:sz="0" w:space="0" w:color="auto"/>
        <w:left w:val="none" w:sz="0" w:space="0" w:color="auto"/>
        <w:bottom w:val="none" w:sz="0" w:space="0" w:color="auto"/>
        <w:right w:val="none" w:sz="0" w:space="0" w:color="auto"/>
      </w:divBdr>
    </w:div>
    <w:div w:id="727726097">
      <w:bodyDiv w:val="1"/>
      <w:marLeft w:val="0"/>
      <w:marRight w:val="0"/>
      <w:marTop w:val="0"/>
      <w:marBottom w:val="0"/>
      <w:divBdr>
        <w:top w:val="none" w:sz="0" w:space="0" w:color="auto"/>
        <w:left w:val="none" w:sz="0" w:space="0" w:color="auto"/>
        <w:bottom w:val="none" w:sz="0" w:space="0" w:color="auto"/>
        <w:right w:val="none" w:sz="0" w:space="0" w:color="auto"/>
      </w:divBdr>
    </w:div>
    <w:div w:id="731654153">
      <w:bodyDiv w:val="1"/>
      <w:marLeft w:val="0"/>
      <w:marRight w:val="0"/>
      <w:marTop w:val="0"/>
      <w:marBottom w:val="0"/>
      <w:divBdr>
        <w:top w:val="none" w:sz="0" w:space="0" w:color="auto"/>
        <w:left w:val="none" w:sz="0" w:space="0" w:color="auto"/>
        <w:bottom w:val="none" w:sz="0" w:space="0" w:color="auto"/>
        <w:right w:val="none" w:sz="0" w:space="0" w:color="auto"/>
      </w:divBdr>
    </w:div>
    <w:div w:id="736899852">
      <w:bodyDiv w:val="1"/>
      <w:marLeft w:val="0"/>
      <w:marRight w:val="0"/>
      <w:marTop w:val="0"/>
      <w:marBottom w:val="0"/>
      <w:divBdr>
        <w:top w:val="none" w:sz="0" w:space="0" w:color="auto"/>
        <w:left w:val="none" w:sz="0" w:space="0" w:color="auto"/>
        <w:bottom w:val="none" w:sz="0" w:space="0" w:color="auto"/>
        <w:right w:val="none" w:sz="0" w:space="0" w:color="auto"/>
      </w:divBdr>
    </w:div>
    <w:div w:id="738216565">
      <w:bodyDiv w:val="1"/>
      <w:marLeft w:val="0"/>
      <w:marRight w:val="0"/>
      <w:marTop w:val="0"/>
      <w:marBottom w:val="0"/>
      <w:divBdr>
        <w:top w:val="none" w:sz="0" w:space="0" w:color="auto"/>
        <w:left w:val="none" w:sz="0" w:space="0" w:color="auto"/>
        <w:bottom w:val="none" w:sz="0" w:space="0" w:color="auto"/>
        <w:right w:val="none" w:sz="0" w:space="0" w:color="auto"/>
      </w:divBdr>
    </w:div>
    <w:div w:id="747851641">
      <w:bodyDiv w:val="1"/>
      <w:marLeft w:val="0"/>
      <w:marRight w:val="0"/>
      <w:marTop w:val="0"/>
      <w:marBottom w:val="0"/>
      <w:divBdr>
        <w:top w:val="none" w:sz="0" w:space="0" w:color="auto"/>
        <w:left w:val="none" w:sz="0" w:space="0" w:color="auto"/>
        <w:bottom w:val="none" w:sz="0" w:space="0" w:color="auto"/>
        <w:right w:val="none" w:sz="0" w:space="0" w:color="auto"/>
      </w:divBdr>
    </w:div>
    <w:div w:id="751512577">
      <w:bodyDiv w:val="1"/>
      <w:marLeft w:val="0"/>
      <w:marRight w:val="0"/>
      <w:marTop w:val="0"/>
      <w:marBottom w:val="0"/>
      <w:divBdr>
        <w:top w:val="none" w:sz="0" w:space="0" w:color="auto"/>
        <w:left w:val="none" w:sz="0" w:space="0" w:color="auto"/>
        <w:bottom w:val="none" w:sz="0" w:space="0" w:color="auto"/>
        <w:right w:val="none" w:sz="0" w:space="0" w:color="auto"/>
      </w:divBdr>
    </w:div>
    <w:div w:id="753353755">
      <w:bodyDiv w:val="1"/>
      <w:marLeft w:val="0"/>
      <w:marRight w:val="0"/>
      <w:marTop w:val="0"/>
      <w:marBottom w:val="0"/>
      <w:divBdr>
        <w:top w:val="none" w:sz="0" w:space="0" w:color="auto"/>
        <w:left w:val="none" w:sz="0" w:space="0" w:color="auto"/>
        <w:bottom w:val="none" w:sz="0" w:space="0" w:color="auto"/>
        <w:right w:val="none" w:sz="0" w:space="0" w:color="auto"/>
      </w:divBdr>
    </w:div>
    <w:div w:id="754281966">
      <w:bodyDiv w:val="1"/>
      <w:marLeft w:val="0"/>
      <w:marRight w:val="0"/>
      <w:marTop w:val="0"/>
      <w:marBottom w:val="0"/>
      <w:divBdr>
        <w:top w:val="none" w:sz="0" w:space="0" w:color="auto"/>
        <w:left w:val="none" w:sz="0" w:space="0" w:color="auto"/>
        <w:bottom w:val="none" w:sz="0" w:space="0" w:color="auto"/>
        <w:right w:val="none" w:sz="0" w:space="0" w:color="auto"/>
      </w:divBdr>
    </w:div>
    <w:div w:id="765419908">
      <w:bodyDiv w:val="1"/>
      <w:marLeft w:val="0"/>
      <w:marRight w:val="0"/>
      <w:marTop w:val="0"/>
      <w:marBottom w:val="0"/>
      <w:divBdr>
        <w:top w:val="none" w:sz="0" w:space="0" w:color="auto"/>
        <w:left w:val="none" w:sz="0" w:space="0" w:color="auto"/>
        <w:bottom w:val="none" w:sz="0" w:space="0" w:color="auto"/>
        <w:right w:val="none" w:sz="0" w:space="0" w:color="auto"/>
      </w:divBdr>
    </w:div>
    <w:div w:id="766581542">
      <w:bodyDiv w:val="1"/>
      <w:marLeft w:val="0"/>
      <w:marRight w:val="0"/>
      <w:marTop w:val="0"/>
      <w:marBottom w:val="0"/>
      <w:divBdr>
        <w:top w:val="none" w:sz="0" w:space="0" w:color="auto"/>
        <w:left w:val="none" w:sz="0" w:space="0" w:color="auto"/>
        <w:bottom w:val="none" w:sz="0" w:space="0" w:color="auto"/>
        <w:right w:val="none" w:sz="0" w:space="0" w:color="auto"/>
      </w:divBdr>
    </w:div>
    <w:div w:id="768702396">
      <w:bodyDiv w:val="1"/>
      <w:marLeft w:val="0"/>
      <w:marRight w:val="0"/>
      <w:marTop w:val="0"/>
      <w:marBottom w:val="0"/>
      <w:divBdr>
        <w:top w:val="none" w:sz="0" w:space="0" w:color="auto"/>
        <w:left w:val="none" w:sz="0" w:space="0" w:color="auto"/>
        <w:bottom w:val="none" w:sz="0" w:space="0" w:color="auto"/>
        <w:right w:val="none" w:sz="0" w:space="0" w:color="auto"/>
      </w:divBdr>
    </w:div>
    <w:div w:id="770467603">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77334892">
      <w:bodyDiv w:val="1"/>
      <w:marLeft w:val="0"/>
      <w:marRight w:val="0"/>
      <w:marTop w:val="0"/>
      <w:marBottom w:val="0"/>
      <w:divBdr>
        <w:top w:val="none" w:sz="0" w:space="0" w:color="auto"/>
        <w:left w:val="none" w:sz="0" w:space="0" w:color="auto"/>
        <w:bottom w:val="none" w:sz="0" w:space="0" w:color="auto"/>
        <w:right w:val="none" w:sz="0" w:space="0" w:color="auto"/>
      </w:divBdr>
    </w:div>
    <w:div w:id="782117655">
      <w:bodyDiv w:val="1"/>
      <w:marLeft w:val="0"/>
      <w:marRight w:val="0"/>
      <w:marTop w:val="0"/>
      <w:marBottom w:val="0"/>
      <w:divBdr>
        <w:top w:val="none" w:sz="0" w:space="0" w:color="auto"/>
        <w:left w:val="none" w:sz="0" w:space="0" w:color="auto"/>
        <w:bottom w:val="none" w:sz="0" w:space="0" w:color="auto"/>
        <w:right w:val="none" w:sz="0" w:space="0" w:color="auto"/>
      </w:divBdr>
    </w:div>
    <w:div w:id="789781107">
      <w:bodyDiv w:val="1"/>
      <w:marLeft w:val="0"/>
      <w:marRight w:val="0"/>
      <w:marTop w:val="0"/>
      <w:marBottom w:val="0"/>
      <w:divBdr>
        <w:top w:val="none" w:sz="0" w:space="0" w:color="auto"/>
        <w:left w:val="none" w:sz="0" w:space="0" w:color="auto"/>
        <w:bottom w:val="none" w:sz="0" w:space="0" w:color="auto"/>
        <w:right w:val="none" w:sz="0" w:space="0" w:color="auto"/>
      </w:divBdr>
    </w:div>
    <w:div w:id="792137175">
      <w:bodyDiv w:val="1"/>
      <w:marLeft w:val="0"/>
      <w:marRight w:val="0"/>
      <w:marTop w:val="0"/>
      <w:marBottom w:val="0"/>
      <w:divBdr>
        <w:top w:val="none" w:sz="0" w:space="0" w:color="auto"/>
        <w:left w:val="none" w:sz="0" w:space="0" w:color="auto"/>
        <w:bottom w:val="none" w:sz="0" w:space="0" w:color="auto"/>
        <w:right w:val="none" w:sz="0" w:space="0" w:color="auto"/>
      </w:divBdr>
    </w:div>
    <w:div w:id="793133122">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798769061">
      <w:bodyDiv w:val="1"/>
      <w:marLeft w:val="0"/>
      <w:marRight w:val="0"/>
      <w:marTop w:val="0"/>
      <w:marBottom w:val="0"/>
      <w:divBdr>
        <w:top w:val="none" w:sz="0" w:space="0" w:color="auto"/>
        <w:left w:val="none" w:sz="0" w:space="0" w:color="auto"/>
        <w:bottom w:val="none" w:sz="0" w:space="0" w:color="auto"/>
        <w:right w:val="none" w:sz="0" w:space="0" w:color="auto"/>
      </w:divBdr>
    </w:div>
    <w:div w:id="808977542">
      <w:bodyDiv w:val="1"/>
      <w:marLeft w:val="0"/>
      <w:marRight w:val="0"/>
      <w:marTop w:val="0"/>
      <w:marBottom w:val="0"/>
      <w:divBdr>
        <w:top w:val="none" w:sz="0" w:space="0" w:color="auto"/>
        <w:left w:val="none" w:sz="0" w:space="0" w:color="auto"/>
        <w:bottom w:val="none" w:sz="0" w:space="0" w:color="auto"/>
        <w:right w:val="none" w:sz="0" w:space="0" w:color="auto"/>
      </w:divBdr>
    </w:div>
    <w:div w:id="812330809">
      <w:bodyDiv w:val="1"/>
      <w:marLeft w:val="0"/>
      <w:marRight w:val="0"/>
      <w:marTop w:val="0"/>
      <w:marBottom w:val="0"/>
      <w:divBdr>
        <w:top w:val="none" w:sz="0" w:space="0" w:color="auto"/>
        <w:left w:val="none" w:sz="0" w:space="0" w:color="auto"/>
        <w:bottom w:val="none" w:sz="0" w:space="0" w:color="auto"/>
        <w:right w:val="none" w:sz="0" w:space="0" w:color="auto"/>
      </w:divBdr>
    </w:div>
    <w:div w:id="812990640">
      <w:bodyDiv w:val="1"/>
      <w:marLeft w:val="0"/>
      <w:marRight w:val="0"/>
      <w:marTop w:val="0"/>
      <w:marBottom w:val="0"/>
      <w:divBdr>
        <w:top w:val="none" w:sz="0" w:space="0" w:color="auto"/>
        <w:left w:val="none" w:sz="0" w:space="0" w:color="auto"/>
        <w:bottom w:val="none" w:sz="0" w:space="0" w:color="auto"/>
        <w:right w:val="none" w:sz="0" w:space="0" w:color="auto"/>
      </w:divBdr>
    </w:div>
    <w:div w:id="812991965">
      <w:bodyDiv w:val="1"/>
      <w:marLeft w:val="0"/>
      <w:marRight w:val="0"/>
      <w:marTop w:val="0"/>
      <w:marBottom w:val="0"/>
      <w:divBdr>
        <w:top w:val="none" w:sz="0" w:space="0" w:color="auto"/>
        <w:left w:val="none" w:sz="0" w:space="0" w:color="auto"/>
        <w:bottom w:val="none" w:sz="0" w:space="0" w:color="auto"/>
        <w:right w:val="none" w:sz="0" w:space="0" w:color="auto"/>
      </w:divBdr>
    </w:div>
    <w:div w:id="813370052">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15613087">
      <w:bodyDiv w:val="1"/>
      <w:marLeft w:val="0"/>
      <w:marRight w:val="0"/>
      <w:marTop w:val="0"/>
      <w:marBottom w:val="0"/>
      <w:divBdr>
        <w:top w:val="none" w:sz="0" w:space="0" w:color="auto"/>
        <w:left w:val="none" w:sz="0" w:space="0" w:color="auto"/>
        <w:bottom w:val="none" w:sz="0" w:space="0" w:color="auto"/>
        <w:right w:val="none" w:sz="0" w:space="0" w:color="auto"/>
      </w:divBdr>
    </w:div>
    <w:div w:id="820124895">
      <w:bodyDiv w:val="1"/>
      <w:marLeft w:val="0"/>
      <w:marRight w:val="0"/>
      <w:marTop w:val="0"/>
      <w:marBottom w:val="0"/>
      <w:divBdr>
        <w:top w:val="none" w:sz="0" w:space="0" w:color="auto"/>
        <w:left w:val="none" w:sz="0" w:space="0" w:color="auto"/>
        <w:bottom w:val="none" w:sz="0" w:space="0" w:color="auto"/>
        <w:right w:val="none" w:sz="0" w:space="0" w:color="auto"/>
      </w:divBdr>
    </w:div>
    <w:div w:id="821702388">
      <w:bodyDiv w:val="1"/>
      <w:marLeft w:val="0"/>
      <w:marRight w:val="0"/>
      <w:marTop w:val="0"/>
      <w:marBottom w:val="0"/>
      <w:divBdr>
        <w:top w:val="none" w:sz="0" w:space="0" w:color="auto"/>
        <w:left w:val="none" w:sz="0" w:space="0" w:color="auto"/>
        <w:bottom w:val="none" w:sz="0" w:space="0" w:color="auto"/>
        <w:right w:val="none" w:sz="0" w:space="0" w:color="auto"/>
      </w:divBdr>
    </w:div>
    <w:div w:id="823394853">
      <w:bodyDiv w:val="1"/>
      <w:marLeft w:val="0"/>
      <w:marRight w:val="0"/>
      <w:marTop w:val="0"/>
      <w:marBottom w:val="0"/>
      <w:divBdr>
        <w:top w:val="none" w:sz="0" w:space="0" w:color="auto"/>
        <w:left w:val="none" w:sz="0" w:space="0" w:color="auto"/>
        <w:bottom w:val="none" w:sz="0" w:space="0" w:color="auto"/>
        <w:right w:val="none" w:sz="0" w:space="0" w:color="auto"/>
      </w:divBdr>
    </w:div>
    <w:div w:id="827094800">
      <w:bodyDiv w:val="1"/>
      <w:marLeft w:val="0"/>
      <w:marRight w:val="0"/>
      <w:marTop w:val="0"/>
      <w:marBottom w:val="0"/>
      <w:divBdr>
        <w:top w:val="none" w:sz="0" w:space="0" w:color="auto"/>
        <w:left w:val="none" w:sz="0" w:space="0" w:color="auto"/>
        <w:bottom w:val="none" w:sz="0" w:space="0" w:color="auto"/>
        <w:right w:val="none" w:sz="0" w:space="0" w:color="auto"/>
      </w:divBdr>
    </w:div>
    <w:div w:id="837615969">
      <w:bodyDiv w:val="1"/>
      <w:marLeft w:val="0"/>
      <w:marRight w:val="0"/>
      <w:marTop w:val="0"/>
      <w:marBottom w:val="0"/>
      <w:divBdr>
        <w:top w:val="none" w:sz="0" w:space="0" w:color="auto"/>
        <w:left w:val="none" w:sz="0" w:space="0" w:color="auto"/>
        <w:bottom w:val="none" w:sz="0" w:space="0" w:color="auto"/>
        <w:right w:val="none" w:sz="0" w:space="0" w:color="auto"/>
      </w:divBdr>
    </w:div>
    <w:div w:id="840701893">
      <w:bodyDiv w:val="1"/>
      <w:marLeft w:val="0"/>
      <w:marRight w:val="0"/>
      <w:marTop w:val="0"/>
      <w:marBottom w:val="0"/>
      <w:divBdr>
        <w:top w:val="none" w:sz="0" w:space="0" w:color="auto"/>
        <w:left w:val="none" w:sz="0" w:space="0" w:color="auto"/>
        <w:bottom w:val="none" w:sz="0" w:space="0" w:color="auto"/>
        <w:right w:val="none" w:sz="0" w:space="0" w:color="auto"/>
      </w:divBdr>
    </w:div>
    <w:div w:id="843397899">
      <w:bodyDiv w:val="1"/>
      <w:marLeft w:val="0"/>
      <w:marRight w:val="0"/>
      <w:marTop w:val="0"/>
      <w:marBottom w:val="0"/>
      <w:divBdr>
        <w:top w:val="none" w:sz="0" w:space="0" w:color="auto"/>
        <w:left w:val="none" w:sz="0" w:space="0" w:color="auto"/>
        <w:bottom w:val="none" w:sz="0" w:space="0" w:color="auto"/>
        <w:right w:val="none" w:sz="0" w:space="0" w:color="auto"/>
      </w:divBdr>
    </w:div>
    <w:div w:id="846136537">
      <w:bodyDiv w:val="1"/>
      <w:marLeft w:val="0"/>
      <w:marRight w:val="0"/>
      <w:marTop w:val="0"/>
      <w:marBottom w:val="0"/>
      <w:divBdr>
        <w:top w:val="none" w:sz="0" w:space="0" w:color="auto"/>
        <w:left w:val="none" w:sz="0" w:space="0" w:color="auto"/>
        <w:bottom w:val="none" w:sz="0" w:space="0" w:color="auto"/>
        <w:right w:val="none" w:sz="0" w:space="0" w:color="auto"/>
      </w:divBdr>
    </w:div>
    <w:div w:id="849178445">
      <w:bodyDiv w:val="1"/>
      <w:marLeft w:val="0"/>
      <w:marRight w:val="0"/>
      <w:marTop w:val="0"/>
      <w:marBottom w:val="0"/>
      <w:divBdr>
        <w:top w:val="none" w:sz="0" w:space="0" w:color="auto"/>
        <w:left w:val="none" w:sz="0" w:space="0" w:color="auto"/>
        <w:bottom w:val="none" w:sz="0" w:space="0" w:color="auto"/>
        <w:right w:val="none" w:sz="0" w:space="0" w:color="auto"/>
      </w:divBdr>
    </w:div>
    <w:div w:id="851456655">
      <w:bodyDiv w:val="1"/>
      <w:marLeft w:val="0"/>
      <w:marRight w:val="0"/>
      <w:marTop w:val="0"/>
      <w:marBottom w:val="0"/>
      <w:divBdr>
        <w:top w:val="none" w:sz="0" w:space="0" w:color="auto"/>
        <w:left w:val="none" w:sz="0" w:space="0" w:color="auto"/>
        <w:bottom w:val="none" w:sz="0" w:space="0" w:color="auto"/>
        <w:right w:val="none" w:sz="0" w:space="0" w:color="auto"/>
      </w:divBdr>
    </w:div>
    <w:div w:id="855339436">
      <w:bodyDiv w:val="1"/>
      <w:marLeft w:val="0"/>
      <w:marRight w:val="0"/>
      <w:marTop w:val="0"/>
      <w:marBottom w:val="0"/>
      <w:divBdr>
        <w:top w:val="none" w:sz="0" w:space="0" w:color="auto"/>
        <w:left w:val="none" w:sz="0" w:space="0" w:color="auto"/>
        <w:bottom w:val="none" w:sz="0" w:space="0" w:color="auto"/>
        <w:right w:val="none" w:sz="0" w:space="0" w:color="auto"/>
      </w:divBdr>
    </w:div>
    <w:div w:id="855577525">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56115410">
      <w:bodyDiv w:val="1"/>
      <w:marLeft w:val="0"/>
      <w:marRight w:val="0"/>
      <w:marTop w:val="0"/>
      <w:marBottom w:val="0"/>
      <w:divBdr>
        <w:top w:val="none" w:sz="0" w:space="0" w:color="auto"/>
        <w:left w:val="none" w:sz="0" w:space="0" w:color="auto"/>
        <w:bottom w:val="none" w:sz="0" w:space="0" w:color="auto"/>
        <w:right w:val="none" w:sz="0" w:space="0" w:color="auto"/>
      </w:divBdr>
    </w:div>
    <w:div w:id="857037724">
      <w:bodyDiv w:val="1"/>
      <w:marLeft w:val="0"/>
      <w:marRight w:val="0"/>
      <w:marTop w:val="0"/>
      <w:marBottom w:val="0"/>
      <w:divBdr>
        <w:top w:val="none" w:sz="0" w:space="0" w:color="auto"/>
        <w:left w:val="none" w:sz="0" w:space="0" w:color="auto"/>
        <w:bottom w:val="none" w:sz="0" w:space="0" w:color="auto"/>
        <w:right w:val="none" w:sz="0" w:space="0" w:color="auto"/>
      </w:divBdr>
    </w:div>
    <w:div w:id="861943634">
      <w:bodyDiv w:val="1"/>
      <w:marLeft w:val="0"/>
      <w:marRight w:val="0"/>
      <w:marTop w:val="0"/>
      <w:marBottom w:val="0"/>
      <w:divBdr>
        <w:top w:val="none" w:sz="0" w:space="0" w:color="auto"/>
        <w:left w:val="none" w:sz="0" w:space="0" w:color="auto"/>
        <w:bottom w:val="none" w:sz="0" w:space="0" w:color="auto"/>
        <w:right w:val="none" w:sz="0" w:space="0" w:color="auto"/>
      </w:divBdr>
    </w:div>
    <w:div w:id="867180263">
      <w:bodyDiv w:val="1"/>
      <w:marLeft w:val="0"/>
      <w:marRight w:val="0"/>
      <w:marTop w:val="0"/>
      <w:marBottom w:val="0"/>
      <w:divBdr>
        <w:top w:val="none" w:sz="0" w:space="0" w:color="auto"/>
        <w:left w:val="none" w:sz="0" w:space="0" w:color="auto"/>
        <w:bottom w:val="none" w:sz="0" w:space="0" w:color="auto"/>
        <w:right w:val="none" w:sz="0" w:space="0" w:color="auto"/>
      </w:divBdr>
    </w:div>
    <w:div w:id="868178201">
      <w:bodyDiv w:val="1"/>
      <w:marLeft w:val="0"/>
      <w:marRight w:val="0"/>
      <w:marTop w:val="0"/>
      <w:marBottom w:val="0"/>
      <w:divBdr>
        <w:top w:val="none" w:sz="0" w:space="0" w:color="auto"/>
        <w:left w:val="none" w:sz="0" w:space="0" w:color="auto"/>
        <w:bottom w:val="none" w:sz="0" w:space="0" w:color="auto"/>
        <w:right w:val="none" w:sz="0" w:space="0" w:color="auto"/>
      </w:divBdr>
    </w:div>
    <w:div w:id="869489584">
      <w:bodyDiv w:val="1"/>
      <w:marLeft w:val="0"/>
      <w:marRight w:val="0"/>
      <w:marTop w:val="0"/>
      <w:marBottom w:val="0"/>
      <w:divBdr>
        <w:top w:val="none" w:sz="0" w:space="0" w:color="auto"/>
        <w:left w:val="none" w:sz="0" w:space="0" w:color="auto"/>
        <w:bottom w:val="none" w:sz="0" w:space="0" w:color="auto"/>
        <w:right w:val="none" w:sz="0" w:space="0" w:color="auto"/>
      </w:divBdr>
    </w:div>
    <w:div w:id="877160181">
      <w:bodyDiv w:val="1"/>
      <w:marLeft w:val="0"/>
      <w:marRight w:val="0"/>
      <w:marTop w:val="0"/>
      <w:marBottom w:val="0"/>
      <w:divBdr>
        <w:top w:val="none" w:sz="0" w:space="0" w:color="auto"/>
        <w:left w:val="none" w:sz="0" w:space="0" w:color="auto"/>
        <w:bottom w:val="none" w:sz="0" w:space="0" w:color="auto"/>
        <w:right w:val="none" w:sz="0" w:space="0" w:color="auto"/>
      </w:divBdr>
    </w:div>
    <w:div w:id="879316183">
      <w:bodyDiv w:val="1"/>
      <w:marLeft w:val="0"/>
      <w:marRight w:val="0"/>
      <w:marTop w:val="0"/>
      <w:marBottom w:val="0"/>
      <w:divBdr>
        <w:top w:val="none" w:sz="0" w:space="0" w:color="auto"/>
        <w:left w:val="none" w:sz="0" w:space="0" w:color="auto"/>
        <w:bottom w:val="none" w:sz="0" w:space="0" w:color="auto"/>
        <w:right w:val="none" w:sz="0" w:space="0" w:color="auto"/>
      </w:divBdr>
    </w:div>
    <w:div w:id="884373956">
      <w:bodyDiv w:val="1"/>
      <w:marLeft w:val="0"/>
      <w:marRight w:val="0"/>
      <w:marTop w:val="0"/>
      <w:marBottom w:val="0"/>
      <w:divBdr>
        <w:top w:val="none" w:sz="0" w:space="0" w:color="auto"/>
        <w:left w:val="none" w:sz="0" w:space="0" w:color="auto"/>
        <w:bottom w:val="none" w:sz="0" w:space="0" w:color="auto"/>
        <w:right w:val="none" w:sz="0" w:space="0" w:color="auto"/>
      </w:divBdr>
    </w:div>
    <w:div w:id="886797933">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3839">
      <w:bodyDiv w:val="1"/>
      <w:marLeft w:val="0"/>
      <w:marRight w:val="0"/>
      <w:marTop w:val="0"/>
      <w:marBottom w:val="0"/>
      <w:divBdr>
        <w:top w:val="none" w:sz="0" w:space="0" w:color="auto"/>
        <w:left w:val="none" w:sz="0" w:space="0" w:color="auto"/>
        <w:bottom w:val="none" w:sz="0" w:space="0" w:color="auto"/>
        <w:right w:val="none" w:sz="0" w:space="0" w:color="auto"/>
      </w:divBdr>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889729537">
      <w:bodyDiv w:val="1"/>
      <w:marLeft w:val="0"/>
      <w:marRight w:val="0"/>
      <w:marTop w:val="0"/>
      <w:marBottom w:val="0"/>
      <w:divBdr>
        <w:top w:val="none" w:sz="0" w:space="0" w:color="auto"/>
        <w:left w:val="none" w:sz="0" w:space="0" w:color="auto"/>
        <w:bottom w:val="none" w:sz="0" w:space="0" w:color="auto"/>
        <w:right w:val="none" w:sz="0" w:space="0" w:color="auto"/>
      </w:divBdr>
    </w:div>
    <w:div w:id="893391965">
      <w:bodyDiv w:val="1"/>
      <w:marLeft w:val="0"/>
      <w:marRight w:val="0"/>
      <w:marTop w:val="0"/>
      <w:marBottom w:val="0"/>
      <w:divBdr>
        <w:top w:val="none" w:sz="0" w:space="0" w:color="auto"/>
        <w:left w:val="none" w:sz="0" w:space="0" w:color="auto"/>
        <w:bottom w:val="none" w:sz="0" w:space="0" w:color="auto"/>
        <w:right w:val="none" w:sz="0" w:space="0" w:color="auto"/>
      </w:divBdr>
    </w:div>
    <w:div w:id="893736631">
      <w:bodyDiv w:val="1"/>
      <w:marLeft w:val="0"/>
      <w:marRight w:val="0"/>
      <w:marTop w:val="0"/>
      <w:marBottom w:val="0"/>
      <w:divBdr>
        <w:top w:val="none" w:sz="0" w:space="0" w:color="auto"/>
        <w:left w:val="none" w:sz="0" w:space="0" w:color="auto"/>
        <w:bottom w:val="none" w:sz="0" w:space="0" w:color="auto"/>
        <w:right w:val="none" w:sz="0" w:space="0" w:color="auto"/>
      </w:divBdr>
    </w:div>
    <w:div w:id="894270162">
      <w:bodyDiv w:val="1"/>
      <w:marLeft w:val="0"/>
      <w:marRight w:val="0"/>
      <w:marTop w:val="0"/>
      <w:marBottom w:val="0"/>
      <w:divBdr>
        <w:top w:val="none" w:sz="0" w:space="0" w:color="auto"/>
        <w:left w:val="none" w:sz="0" w:space="0" w:color="auto"/>
        <w:bottom w:val="none" w:sz="0" w:space="0" w:color="auto"/>
        <w:right w:val="none" w:sz="0" w:space="0" w:color="auto"/>
      </w:divBdr>
    </w:div>
    <w:div w:id="895702191">
      <w:bodyDiv w:val="1"/>
      <w:marLeft w:val="0"/>
      <w:marRight w:val="0"/>
      <w:marTop w:val="0"/>
      <w:marBottom w:val="0"/>
      <w:divBdr>
        <w:top w:val="none" w:sz="0" w:space="0" w:color="auto"/>
        <w:left w:val="none" w:sz="0" w:space="0" w:color="auto"/>
        <w:bottom w:val="none" w:sz="0" w:space="0" w:color="auto"/>
        <w:right w:val="none" w:sz="0" w:space="0" w:color="auto"/>
      </w:divBdr>
    </w:div>
    <w:div w:id="896748888">
      <w:bodyDiv w:val="1"/>
      <w:marLeft w:val="0"/>
      <w:marRight w:val="0"/>
      <w:marTop w:val="0"/>
      <w:marBottom w:val="0"/>
      <w:divBdr>
        <w:top w:val="none" w:sz="0" w:space="0" w:color="auto"/>
        <w:left w:val="none" w:sz="0" w:space="0" w:color="auto"/>
        <w:bottom w:val="none" w:sz="0" w:space="0" w:color="auto"/>
        <w:right w:val="none" w:sz="0" w:space="0" w:color="auto"/>
      </w:divBdr>
    </w:div>
    <w:div w:id="898979130">
      <w:bodyDiv w:val="1"/>
      <w:marLeft w:val="0"/>
      <w:marRight w:val="0"/>
      <w:marTop w:val="0"/>
      <w:marBottom w:val="0"/>
      <w:divBdr>
        <w:top w:val="none" w:sz="0" w:space="0" w:color="auto"/>
        <w:left w:val="none" w:sz="0" w:space="0" w:color="auto"/>
        <w:bottom w:val="none" w:sz="0" w:space="0" w:color="auto"/>
        <w:right w:val="none" w:sz="0" w:space="0" w:color="auto"/>
      </w:divBdr>
    </w:div>
    <w:div w:id="904343385">
      <w:bodyDiv w:val="1"/>
      <w:marLeft w:val="0"/>
      <w:marRight w:val="0"/>
      <w:marTop w:val="0"/>
      <w:marBottom w:val="0"/>
      <w:divBdr>
        <w:top w:val="none" w:sz="0" w:space="0" w:color="auto"/>
        <w:left w:val="none" w:sz="0" w:space="0" w:color="auto"/>
        <w:bottom w:val="none" w:sz="0" w:space="0" w:color="auto"/>
        <w:right w:val="none" w:sz="0" w:space="0" w:color="auto"/>
      </w:divBdr>
    </w:div>
    <w:div w:id="908736263">
      <w:bodyDiv w:val="1"/>
      <w:marLeft w:val="0"/>
      <w:marRight w:val="0"/>
      <w:marTop w:val="0"/>
      <w:marBottom w:val="0"/>
      <w:divBdr>
        <w:top w:val="none" w:sz="0" w:space="0" w:color="auto"/>
        <w:left w:val="none" w:sz="0" w:space="0" w:color="auto"/>
        <w:bottom w:val="none" w:sz="0" w:space="0" w:color="auto"/>
        <w:right w:val="none" w:sz="0" w:space="0" w:color="auto"/>
      </w:divBdr>
    </w:div>
    <w:div w:id="909729742">
      <w:bodyDiv w:val="1"/>
      <w:marLeft w:val="0"/>
      <w:marRight w:val="0"/>
      <w:marTop w:val="0"/>
      <w:marBottom w:val="0"/>
      <w:divBdr>
        <w:top w:val="none" w:sz="0" w:space="0" w:color="auto"/>
        <w:left w:val="none" w:sz="0" w:space="0" w:color="auto"/>
        <w:bottom w:val="none" w:sz="0" w:space="0" w:color="auto"/>
        <w:right w:val="none" w:sz="0" w:space="0" w:color="auto"/>
      </w:divBdr>
    </w:div>
    <w:div w:id="910384489">
      <w:bodyDiv w:val="1"/>
      <w:marLeft w:val="0"/>
      <w:marRight w:val="0"/>
      <w:marTop w:val="0"/>
      <w:marBottom w:val="0"/>
      <w:divBdr>
        <w:top w:val="none" w:sz="0" w:space="0" w:color="auto"/>
        <w:left w:val="none" w:sz="0" w:space="0" w:color="auto"/>
        <w:bottom w:val="none" w:sz="0" w:space="0" w:color="auto"/>
        <w:right w:val="none" w:sz="0" w:space="0" w:color="auto"/>
      </w:divBdr>
    </w:div>
    <w:div w:id="914512225">
      <w:bodyDiv w:val="1"/>
      <w:marLeft w:val="0"/>
      <w:marRight w:val="0"/>
      <w:marTop w:val="0"/>
      <w:marBottom w:val="0"/>
      <w:divBdr>
        <w:top w:val="none" w:sz="0" w:space="0" w:color="auto"/>
        <w:left w:val="none" w:sz="0" w:space="0" w:color="auto"/>
        <w:bottom w:val="none" w:sz="0" w:space="0" w:color="auto"/>
        <w:right w:val="none" w:sz="0" w:space="0" w:color="auto"/>
      </w:divBdr>
    </w:div>
    <w:div w:id="915238405">
      <w:bodyDiv w:val="1"/>
      <w:marLeft w:val="0"/>
      <w:marRight w:val="0"/>
      <w:marTop w:val="0"/>
      <w:marBottom w:val="0"/>
      <w:divBdr>
        <w:top w:val="none" w:sz="0" w:space="0" w:color="auto"/>
        <w:left w:val="none" w:sz="0" w:space="0" w:color="auto"/>
        <w:bottom w:val="none" w:sz="0" w:space="0" w:color="auto"/>
        <w:right w:val="none" w:sz="0" w:space="0" w:color="auto"/>
      </w:divBdr>
    </w:div>
    <w:div w:id="916328319">
      <w:bodyDiv w:val="1"/>
      <w:marLeft w:val="0"/>
      <w:marRight w:val="0"/>
      <w:marTop w:val="0"/>
      <w:marBottom w:val="0"/>
      <w:divBdr>
        <w:top w:val="none" w:sz="0" w:space="0" w:color="auto"/>
        <w:left w:val="none" w:sz="0" w:space="0" w:color="auto"/>
        <w:bottom w:val="none" w:sz="0" w:space="0" w:color="auto"/>
        <w:right w:val="none" w:sz="0" w:space="0" w:color="auto"/>
      </w:divBdr>
    </w:div>
    <w:div w:id="925531613">
      <w:bodyDiv w:val="1"/>
      <w:marLeft w:val="0"/>
      <w:marRight w:val="0"/>
      <w:marTop w:val="0"/>
      <w:marBottom w:val="0"/>
      <w:divBdr>
        <w:top w:val="none" w:sz="0" w:space="0" w:color="auto"/>
        <w:left w:val="none" w:sz="0" w:space="0" w:color="auto"/>
        <w:bottom w:val="none" w:sz="0" w:space="0" w:color="auto"/>
        <w:right w:val="none" w:sz="0" w:space="0" w:color="auto"/>
      </w:divBdr>
    </w:div>
    <w:div w:id="926688817">
      <w:bodyDiv w:val="1"/>
      <w:marLeft w:val="0"/>
      <w:marRight w:val="0"/>
      <w:marTop w:val="0"/>
      <w:marBottom w:val="0"/>
      <w:divBdr>
        <w:top w:val="none" w:sz="0" w:space="0" w:color="auto"/>
        <w:left w:val="none" w:sz="0" w:space="0" w:color="auto"/>
        <w:bottom w:val="none" w:sz="0" w:space="0" w:color="auto"/>
        <w:right w:val="none" w:sz="0" w:space="0" w:color="auto"/>
      </w:divBdr>
    </w:div>
    <w:div w:id="927956371">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2515238">
      <w:bodyDiv w:val="1"/>
      <w:marLeft w:val="0"/>
      <w:marRight w:val="0"/>
      <w:marTop w:val="0"/>
      <w:marBottom w:val="0"/>
      <w:divBdr>
        <w:top w:val="none" w:sz="0" w:space="0" w:color="auto"/>
        <w:left w:val="none" w:sz="0" w:space="0" w:color="auto"/>
        <w:bottom w:val="none" w:sz="0" w:space="0" w:color="auto"/>
        <w:right w:val="none" w:sz="0" w:space="0" w:color="auto"/>
      </w:divBdr>
    </w:div>
    <w:div w:id="933708178">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40071926">
      <w:bodyDiv w:val="1"/>
      <w:marLeft w:val="0"/>
      <w:marRight w:val="0"/>
      <w:marTop w:val="0"/>
      <w:marBottom w:val="0"/>
      <w:divBdr>
        <w:top w:val="none" w:sz="0" w:space="0" w:color="auto"/>
        <w:left w:val="none" w:sz="0" w:space="0" w:color="auto"/>
        <w:bottom w:val="none" w:sz="0" w:space="0" w:color="auto"/>
        <w:right w:val="none" w:sz="0" w:space="0" w:color="auto"/>
      </w:divBdr>
    </w:div>
    <w:div w:id="941915788">
      <w:bodyDiv w:val="1"/>
      <w:marLeft w:val="0"/>
      <w:marRight w:val="0"/>
      <w:marTop w:val="0"/>
      <w:marBottom w:val="0"/>
      <w:divBdr>
        <w:top w:val="none" w:sz="0" w:space="0" w:color="auto"/>
        <w:left w:val="none" w:sz="0" w:space="0" w:color="auto"/>
        <w:bottom w:val="none" w:sz="0" w:space="0" w:color="auto"/>
        <w:right w:val="none" w:sz="0" w:space="0" w:color="auto"/>
      </w:divBdr>
    </w:div>
    <w:div w:id="942541037">
      <w:bodyDiv w:val="1"/>
      <w:marLeft w:val="0"/>
      <w:marRight w:val="0"/>
      <w:marTop w:val="0"/>
      <w:marBottom w:val="0"/>
      <w:divBdr>
        <w:top w:val="none" w:sz="0" w:space="0" w:color="auto"/>
        <w:left w:val="none" w:sz="0" w:space="0" w:color="auto"/>
        <w:bottom w:val="none" w:sz="0" w:space="0" w:color="auto"/>
        <w:right w:val="none" w:sz="0" w:space="0" w:color="auto"/>
      </w:divBdr>
    </w:div>
    <w:div w:id="946158091">
      <w:bodyDiv w:val="1"/>
      <w:marLeft w:val="0"/>
      <w:marRight w:val="0"/>
      <w:marTop w:val="0"/>
      <w:marBottom w:val="0"/>
      <w:divBdr>
        <w:top w:val="none" w:sz="0" w:space="0" w:color="auto"/>
        <w:left w:val="none" w:sz="0" w:space="0" w:color="auto"/>
        <w:bottom w:val="none" w:sz="0" w:space="0" w:color="auto"/>
        <w:right w:val="none" w:sz="0" w:space="0" w:color="auto"/>
      </w:divBdr>
    </w:div>
    <w:div w:id="948313228">
      <w:bodyDiv w:val="1"/>
      <w:marLeft w:val="0"/>
      <w:marRight w:val="0"/>
      <w:marTop w:val="0"/>
      <w:marBottom w:val="0"/>
      <w:divBdr>
        <w:top w:val="none" w:sz="0" w:space="0" w:color="auto"/>
        <w:left w:val="none" w:sz="0" w:space="0" w:color="auto"/>
        <w:bottom w:val="none" w:sz="0" w:space="0" w:color="auto"/>
        <w:right w:val="none" w:sz="0" w:space="0" w:color="auto"/>
      </w:divBdr>
    </w:div>
    <w:div w:id="951280084">
      <w:bodyDiv w:val="1"/>
      <w:marLeft w:val="0"/>
      <w:marRight w:val="0"/>
      <w:marTop w:val="0"/>
      <w:marBottom w:val="0"/>
      <w:divBdr>
        <w:top w:val="none" w:sz="0" w:space="0" w:color="auto"/>
        <w:left w:val="none" w:sz="0" w:space="0" w:color="auto"/>
        <w:bottom w:val="none" w:sz="0" w:space="0" w:color="auto"/>
        <w:right w:val="none" w:sz="0" w:space="0" w:color="auto"/>
      </w:divBdr>
    </w:div>
    <w:div w:id="954363186">
      <w:bodyDiv w:val="1"/>
      <w:marLeft w:val="0"/>
      <w:marRight w:val="0"/>
      <w:marTop w:val="0"/>
      <w:marBottom w:val="0"/>
      <w:divBdr>
        <w:top w:val="none" w:sz="0" w:space="0" w:color="auto"/>
        <w:left w:val="none" w:sz="0" w:space="0" w:color="auto"/>
        <w:bottom w:val="none" w:sz="0" w:space="0" w:color="auto"/>
        <w:right w:val="none" w:sz="0" w:space="0" w:color="auto"/>
      </w:divBdr>
    </w:div>
    <w:div w:id="957612873">
      <w:bodyDiv w:val="1"/>
      <w:marLeft w:val="0"/>
      <w:marRight w:val="0"/>
      <w:marTop w:val="0"/>
      <w:marBottom w:val="0"/>
      <w:divBdr>
        <w:top w:val="none" w:sz="0" w:space="0" w:color="auto"/>
        <w:left w:val="none" w:sz="0" w:space="0" w:color="auto"/>
        <w:bottom w:val="none" w:sz="0" w:space="0" w:color="auto"/>
        <w:right w:val="none" w:sz="0" w:space="0" w:color="auto"/>
      </w:divBdr>
    </w:div>
    <w:div w:id="958029873">
      <w:bodyDiv w:val="1"/>
      <w:marLeft w:val="0"/>
      <w:marRight w:val="0"/>
      <w:marTop w:val="0"/>
      <w:marBottom w:val="0"/>
      <w:divBdr>
        <w:top w:val="none" w:sz="0" w:space="0" w:color="auto"/>
        <w:left w:val="none" w:sz="0" w:space="0" w:color="auto"/>
        <w:bottom w:val="none" w:sz="0" w:space="0" w:color="auto"/>
        <w:right w:val="none" w:sz="0" w:space="0" w:color="auto"/>
      </w:divBdr>
    </w:div>
    <w:div w:id="958412309">
      <w:bodyDiv w:val="1"/>
      <w:marLeft w:val="0"/>
      <w:marRight w:val="0"/>
      <w:marTop w:val="0"/>
      <w:marBottom w:val="0"/>
      <w:divBdr>
        <w:top w:val="none" w:sz="0" w:space="0" w:color="auto"/>
        <w:left w:val="none" w:sz="0" w:space="0" w:color="auto"/>
        <w:bottom w:val="none" w:sz="0" w:space="0" w:color="auto"/>
        <w:right w:val="none" w:sz="0" w:space="0" w:color="auto"/>
      </w:divBdr>
    </w:div>
    <w:div w:id="958994801">
      <w:bodyDiv w:val="1"/>
      <w:marLeft w:val="0"/>
      <w:marRight w:val="0"/>
      <w:marTop w:val="0"/>
      <w:marBottom w:val="0"/>
      <w:divBdr>
        <w:top w:val="none" w:sz="0" w:space="0" w:color="auto"/>
        <w:left w:val="none" w:sz="0" w:space="0" w:color="auto"/>
        <w:bottom w:val="none" w:sz="0" w:space="0" w:color="auto"/>
        <w:right w:val="none" w:sz="0" w:space="0" w:color="auto"/>
      </w:divBdr>
    </w:div>
    <w:div w:id="959343563">
      <w:bodyDiv w:val="1"/>
      <w:marLeft w:val="0"/>
      <w:marRight w:val="0"/>
      <w:marTop w:val="0"/>
      <w:marBottom w:val="0"/>
      <w:divBdr>
        <w:top w:val="none" w:sz="0" w:space="0" w:color="auto"/>
        <w:left w:val="none" w:sz="0" w:space="0" w:color="auto"/>
        <w:bottom w:val="none" w:sz="0" w:space="0" w:color="auto"/>
        <w:right w:val="none" w:sz="0" w:space="0" w:color="auto"/>
      </w:divBdr>
    </w:div>
    <w:div w:id="960458758">
      <w:bodyDiv w:val="1"/>
      <w:marLeft w:val="0"/>
      <w:marRight w:val="0"/>
      <w:marTop w:val="0"/>
      <w:marBottom w:val="0"/>
      <w:divBdr>
        <w:top w:val="none" w:sz="0" w:space="0" w:color="auto"/>
        <w:left w:val="none" w:sz="0" w:space="0" w:color="auto"/>
        <w:bottom w:val="none" w:sz="0" w:space="0" w:color="auto"/>
        <w:right w:val="none" w:sz="0" w:space="0" w:color="auto"/>
      </w:divBdr>
    </w:div>
    <w:div w:id="961494383">
      <w:bodyDiv w:val="1"/>
      <w:marLeft w:val="0"/>
      <w:marRight w:val="0"/>
      <w:marTop w:val="0"/>
      <w:marBottom w:val="0"/>
      <w:divBdr>
        <w:top w:val="none" w:sz="0" w:space="0" w:color="auto"/>
        <w:left w:val="none" w:sz="0" w:space="0" w:color="auto"/>
        <w:bottom w:val="none" w:sz="0" w:space="0" w:color="auto"/>
        <w:right w:val="none" w:sz="0" w:space="0" w:color="auto"/>
      </w:divBdr>
    </w:div>
    <w:div w:id="966163185">
      <w:bodyDiv w:val="1"/>
      <w:marLeft w:val="0"/>
      <w:marRight w:val="0"/>
      <w:marTop w:val="0"/>
      <w:marBottom w:val="0"/>
      <w:divBdr>
        <w:top w:val="none" w:sz="0" w:space="0" w:color="auto"/>
        <w:left w:val="none" w:sz="0" w:space="0" w:color="auto"/>
        <w:bottom w:val="none" w:sz="0" w:space="0" w:color="auto"/>
        <w:right w:val="none" w:sz="0" w:space="0" w:color="auto"/>
      </w:divBdr>
    </w:div>
    <w:div w:id="970406564">
      <w:bodyDiv w:val="1"/>
      <w:marLeft w:val="0"/>
      <w:marRight w:val="0"/>
      <w:marTop w:val="0"/>
      <w:marBottom w:val="0"/>
      <w:divBdr>
        <w:top w:val="none" w:sz="0" w:space="0" w:color="auto"/>
        <w:left w:val="none" w:sz="0" w:space="0" w:color="auto"/>
        <w:bottom w:val="none" w:sz="0" w:space="0" w:color="auto"/>
        <w:right w:val="none" w:sz="0" w:space="0" w:color="auto"/>
      </w:divBdr>
    </w:div>
    <w:div w:id="971210138">
      <w:bodyDiv w:val="1"/>
      <w:marLeft w:val="0"/>
      <w:marRight w:val="0"/>
      <w:marTop w:val="0"/>
      <w:marBottom w:val="0"/>
      <w:divBdr>
        <w:top w:val="none" w:sz="0" w:space="0" w:color="auto"/>
        <w:left w:val="none" w:sz="0" w:space="0" w:color="auto"/>
        <w:bottom w:val="none" w:sz="0" w:space="0" w:color="auto"/>
        <w:right w:val="none" w:sz="0" w:space="0" w:color="auto"/>
      </w:divBdr>
    </w:div>
    <w:div w:id="971786296">
      <w:bodyDiv w:val="1"/>
      <w:marLeft w:val="0"/>
      <w:marRight w:val="0"/>
      <w:marTop w:val="0"/>
      <w:marBottom w:val="0"/>
      <w:divBdr>
        <w:top w:val="none" w:sz="0" w:space="0" w:color="auto"/>
        <w:left w:val="none" w:sz="0" w:space="0" w:color="auto"/>
        <w:bottom w:val="none" w:sz="0" w:space="0" w:color="auto"/>
        <w:right w:val="none" w:sz="0" w:space="0" w:color="auto"/>
      </w:divBdr>
    </w:div>
    <w:div w:id="978804856">
      <w:bodyDiv w:val="1"/>
      <w:marLeft w:val="0"/>
      <w:marRight w:val="0"/>
      <w:marTop w:val="0"/>
      <w:marBottom w:val="0"/>
      <w:divBdr>
        <w:top w:val="none" w:sz="0" w:space="0" w:color="auto"/>
        <w:left w:val="none" w:sz="0" w:space="0" w:color="auto"/>
        <w:bottom w:val="none" w:sz="0" w:space="0" w:color="auto"/>
        <w:right w:val="none" w:sz="0" w:space="0" w:color="auto"/>
      </w:divBdr>
    </w:div>
    <w:div w:id="979577678">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983386116">
      <w:bodyDiv w:val="1"/>
      <w:marLeft w:val="0"/>
      <w:marRight w:val="0"/>
      <w:marTop w:val="0"/>
      <w:marBottom w:val="0"/>
      <w:divBdr>
        <w:top w:val="none" w:sz="0" w:space="0" w:color="auto"/>
        <w:left w:val="none" w:sz="0" w:space="0" w:color="auto"/>
        <w:bottom w:val="none" w:sz="0" w:space="0" w:color="auto"/>
        <w:right w:val="none" w:sz="0" w:space="0" w:color="auto"/>
      </w:divBdr>
    </w:div>
    <w:div w:id="984431867">
      <w:bodyDiv w:val="1"/>
      <w:marLeft w:val="0"/>
      <w:marRight w:val="0"/>
      <w:marTop w:val="0"/>
      <w:marBottom w:val="0"/>
      <w:divBdr>
        <w:top w:val="none" w:sz="0" w:space="0" w:color="auto"/>
        <w:left w:val="none" w:sz="0" w:space="0" w:color="auto"/>
        <w:bottom w:val="none" w:sz="0" w:space="0" w:color="auto"/>
        <w:right w:val="none" w:sz="0" w:space="0" w:color="auto"/>
      </w:divBdr>
    </w:div>
    <w:div w:id="985356703">
      <w:bodyDiv w:val="1"/>
      <w:marLeft w:val="0"/>
      <w:marRight w:val="0"/>
      <w:marTop w:val="0"/>
      <w:marBottom w:val="0"/>
      <w:divBdr>
        <w:top w:val="none" w:sz="0" w:space="0" w:color="auto"/>
        <w:left w:val="none" w:sz="0" w:space="0" w:color="auto"/>
        <w:bottom w:val="none" w:sz="0" w:space="0" w:color="auto"/>
        <w:right w:val="none" w:sz="0" w:space="0" w:color="auto"/>
      </w:divBdr>
    </w:div>
    <w:div w:id="992025561">
      <w:bodyDiv w:val="1"/>
      <w:marLeft w:val="0"/>
      <w:marRight w:val="0"/>
      <w:marTop w:val="0"/>
      <w:marBottom w:val="0"/>
      <w:divBdr>
        <w:top w:val="none" w:sz="0" w:space="0" w:color="auto"/>
        <w:left w:val="none" w:sz="0" w:space="0" w:color="auto"/>
        <w:bottom w:val="none" w:sz="0" w:space="0" w:color="auto"/>
        <w:right w:val="none" w:sz="0" w:space="0" w:color="auto"/>
      </w:divBdr>
    </w:div>
    <w:div w:id="992489944">
      <w:bodyDiv w:val="1"/>
      <w:marLeft w:val="0"/>
      <w:marRight w:val="0"/>
      <w:marTop w:val="0"/>
      <w:marBottom w:val="0"/>
      <w:divBdr>
        <w:top w:val="none" w:sz="0" w:space="0" w:color="auto"/>
        <w:left w:val="none" w:sz="0" w:space="0" w:color="auto"/>
        <w:bottom w:val="none" w:sz="0" w:space="0" w:color="auto"/>
        <w:right w:val="none" w:sz="0" w:space="0" w:color="auto"/>
      </w:divBdr>
    </w:div>
    <w:div w:id="997928868">
      <w:bodyDiv w:val="1"/>
      <w:marLeft w:val="0"/>
      <w:marRight w:val="0"/>
      <w:marTop w:val="0"/>
      <w:marBottom w:val="0"/>
      <w:divBdr>
        <w:top w:val="none" w:sz="0" w:space="0" w:color="auto"/>
        <w:left w:val="none" w:sz="0" w:space="0" w:color="auto"/>
        <w:bottom w:val="none" w:sz="0" w:space="0" w:color="auto"/>
        <w:right w:val="none" w:sz="0" w:space="0" w:color="auto"/>
      </w:divBdr>
    </w:div>
    <w:div w:id="999042025">
      <w:bodyDiv w:val="1"/>
      <w:marLeft w:val="0"/>
      <w:marRight w:val="0"/>
      <w:marTop w:val="0"/>
      <w:marBottom w:val="0"/>
      <w:divBdr>
        <w:top w:val="none" w:sz="0" w:space="0" w:color="auto"/>
        <w:left w:val="none" w:sz="0" w:space="0" w:color="auto"/>
        <w:bottom w:val="none" w:sz="0" w:space="0" w:color="auto"/>
        <w:right w:val="none" w:sz="0" w:space="0" w:color="auto"/>
      </w:divBdr>
    </w:div>
    <w:div w:id="999431152">
      <w:bodyDiv w:val="1"/>
      <w:marLeft w:val="0"/>
      <w:marRight w:val="0"/>
      <w:marTop w:val="0"/>
      <w:marBottom w:val="0"/>
      <w:divBdr>
        <w:top w:val="none" w:sz="0" w:space="0" w:color="auto"/>
        <w:left w:val="none" w:sz="0" w:space="0" w:color="auto"/>
        <w:bottom w:val="none" w:sz="0" w:space="0" w:color="auto"/>
        <w:right w:val="none" w:sz="0" w:space="0" w:color="auto"/>
      </w:divBdr>
    </w:div>
    <w:div w:id="1001393861">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2855822">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07440192">
      <w:bodyDiv w:val="1"/>
      <w:marLeft w:val="0"/>
      <w:marRight w:val="0"/>
      <w:marTop w:val="0"/>
      <w:marBottom w:val="0"/>
      <w:divBdr>
        <w:top w:val="none" w:sz="0" w:space="0" w:color="auto"/>
        <w:left w:val="none" w:sz="0" w:space="0" w:color="auto"/>
        <w:bottom w:val="none" w:sz="0" w:space="0" w:color="auto"/>
        <w:right w:val="none" w:sz="0" w:space="0" w:color="auto"/>
      </w:divBdr>
    </w:div>
    <w:div w:id="1013843383">
      <w:bodyDiv w:val="1"/>
      <w:marLeft w:val="0"/>
      <w:marRight w:val="0"/>
      <w:marTop w:val="0"/>
      <w:marBottom w:val="0"/>
      <w:divBdr>
        <w:top w:val="none" w:sz="0" w:space="0" w:color="auto"/>
        <w:left w:val="none" w:sz="0" w:space="0" w:color="auto"/>
        <w:bottom w:val="none" w:sz="0" w:space="0" w:color="auto"/>
        <w:right w:val="none" w:sz="0" w:space="0" w:color="auto"/>
      </w:divBdr>
    </w:div>
    <w:div w:id="1016421239">
      <w:bodyDiv w:val="1"/>
      <w:marLeft w:val="0"/>
      <w:marRight w:val="0"/>
      <w:marTop w:val="0"/>
      <w:marBottom w:val="0"/>
      <w:divBdr>
        <w:top w:val="none" w:sz="0" w:space="0" w:color="auto"/>
        <w:left w:val="none" w:sz="0" w:space="0" w:color="auto"/>
        <w:bottom w:val="none" w:sz="0" w:space="0" w:color="auto"/>
        <w:right w:val="none" w:sz="0" w:space="0" w:color="auto"/>
      </w:divBdr>
    </w:div>
    <w:div w:id="1017803842">
      <w:bodyDiv w:val="1"/>
      <w:marLeft w:val="0"/>
      <w:marRight w:val="0"/>
      <w:marTop w:val="0"/>
      <w:marBottom w:val="0"/>
      <w:divBdr>
        <w:top w:val="none" w:sz="0" w:space="0" w:color="auto"/>
        <w:left w:val="none" w:sz="0" w:space="0" w:color="auto"/>
        <w:bottom w:val="none" w:sz="0" w:space="0" w:color="auto"/>
        <w:right w:val="none" w:sz="0" w:space="0" w:color="auto"/>
      </w:divBdr>
    </w:div>
    <w:div w:id="1019157048">
      <w:bodyDiv w:val="1"/>
      <w:marLeft w:val="0"/>
      <w:marRight w:val="0"/>
      <w:marTop w:val="0"/>
      <w:marBottom w:val="0"/>
      <w:divBdr>
        <w:top w:val="none" w:sz="0" w:space="0" w:color="auto"/>
        <w:left w:val="none" w:sz="0" w:space="0" w:color="auto"/>
        <w:bottom w:val="none" w:sz="0" w:space="0" w:color="auto"/>
        <w:right w:val="none" w:sz="0" w:space="0" w:color="auto"/>
      </w:divBdr>
    </w:div>
    <w:div w:id="1020817019">
      <w:bodyDiv w:val="1"/>
      <w:marLeft w:val="0"/>
      <w:marRight w:val="0"/>
      <w:marTop w:val="0"/>
      <w:marBottom w:val="0"/>
      <w:divBdr>
        <w:top w:val="none" w:sz="0" w:space="0" w:color="auto"/>
        <w:left w:val="none" w:sz="0" w:space="0" w:color="auto"/>
        <w:bottom w:val="none" w:sz="0" w:space="0" w:color="auto"/>
        <w:right w:val="none" w:sz="0" w:space="0" w:color="auto"/>
      </w:divBdr>
    </w:div>
    <w:div w:id="1022051462">
      <w:bodyDiv w:val="1"/>
      <w:marLeft w:val="0"/>
      <w:marRight w:val="0"/>
      <w:marTop w:val="0"/>
      <w:marBottom w:val="0"/>
      <w:divBdr>
        <w:top w:val="none" w:sz="0" w:space="0" w:color="auto"/>
        <w:left w:val="none" w:sz="0" w:space="0" w:color="auto"/>
        <w:bottom w:val="none" w:sz="0" w:space="0" w:color="auto"/>
        <w:right w:val="none" w:sz="0" w:space="0" w:color="auto"/>
      </w:divBdr>
    </w:div>
    <w:div w:id="1022895813">
      <w:bodyDiv w:val="1"/>
      <w:marLeft w:val="0"/>
      <w:marRight w:val="0"/>
      <w:marTop w:val="0"/>
      <w:marBottom w:val="0"/>
      <w:divBdr>
        <w:top w:val="none" w:sz="0" w:space="0" w:color="auto"/>
        <w:left w:val="none" w:sz="0" w:space="0" w:color="auto"/>
        <w:bottom w:val="none" w:sz="0" w:space="0" w:color="auto"/>
        <w:right w:val="none" w:sz="0" w:space="0" w:color="auto"/>
      </w:divBdr>
    </w:div>
    <w:div w:id="1022903817">
      <w:bodyDiv w:val="1"/>
      <w:marLeft w:val="0"/>
      <w:marRight w:val="0"/>
      <w:marTop w:val="0"/>
      <w:marBottom w:val="0"/>
      <w:divBdr>
        <w:top w:val="none" w:sz="0" w:space="0" w:color="auto"/>
        <w:left w:val="none" w:sz="0" w:space="0" w:color="auto"/>
        <w:bottom w:val="none" w:sz="0" w:space="0" w:color="auto"/>
        <w:right w:val="none" w:sz="0" w:space="0" w:color="auto"/>
      </w:divBdr>
    </w:div>
    <w:div w:id="1023165501">
      <w:bodyDiv w:val="1"/>
      <w:marLeft w:val="0"/>
      <w:marRight w:val="0"/>
      <w:marTop w:val="0"/>
      <w:marBottom w:val="0"/>
      <w:divBdr>
        <w:top w:val="none" w:sz="0" w:space="0" w:color="auto"/>
        <w:left w:val="none" w:sz="0" w:space="0" w:color="auto"/>
        <w:bottom w:val="none" w:sz="0" w:space="0" w:color="auto"/>
        <w:right w:val="none" w:sz="0" w:space="0" w:color="auto"/>
      </w:divBdr>
    </w:div>
    <w:div w:id="1023168280">
      <w:bodyDiv w:val="1"/>
      <w:marLeft w:val="0"/>
      <w:marRight w:val="0"/>
      <w:marTop w:val="0"/>
      <w:marBottom w:val="0"/>
      <w:divBdr>
        <w:top w:val="none" w:sz="0" w:space="0" w:color="auto"/>
        <w:left w:val="none" w:sz="0" w:space="0" w:color="auto"/>
        <w:bottom w:val="none" w:sz="0" w:space="0" w:color="auto"/>
        <w:right w:val="none" w:sz="0" w:space="0" w:color="auto"/>
      </w:divBdr>
    </w:div>
    <w:div w:id="1029792213">
      <w:bodyDiv w:val="1"/>
      <w:marLeft w:val="0"/>
      <w:marRight w:val="0"/>
      <w:marTop w:val="0"/>
      <w:marBottom w:val="0"/>
      <w:divBdr>
        <w:top w:val="none" w:sz="0" w:space="0" w:color="auto"/>
        <w:left w:val="none" w:sz="0" w:space="0" w:color="auto"/>
        <w:bottom w:val="none" w:sz="0" w:space="0" w:color="auto"/>
        <w:right w:val="none" w:sz="0" w:space="0" w:color="auto"/>
      </w:divBdr>
    </w:div>
    <w:div w:id="1034303381">
      <w:bodyDiv w:val="1"/>
      <w:marLeft w:val="0"/>
      <w:marRight w:val="0"/>
      <w:marTop w:val="0"/>
      <w:marBottom w:val="0"/>
      <w:divBdr>
        <w:top w:val="none" w:sz="0" w:space="0" w:color="auto"/>
        <w:left w:val="none" w:sz="0" w:space="0" w:color="auto"/>
        <w:bottom w:val="none" w:sz="0" w:space="0" w:color="auto"/>
        <w:right w:val="none" w:sz="0" w:space="0" w:color="auto"/>
      </w:divBdr>
    </w:div>
    <w:div w:id="1034386108">
      <w:bodyDiv w:val="1"/>
      <w:marLeft w:val="0"/>
      <w:marRight w:val="0"/>
      <w:marTop w:val="0"/>
      <w:marBottom w:val="0"/>
      <w:divBdr>
        <w:top w:val="none" w:sz="0" w:space="0" w:color="auto"/>
        <w:left w:val="none" w:sz="0" w:space="0" w:color="auto"/>
        <w:bottom w:val="none" w:sz="0" w:space="0" w:color="auto"/>
        <w:right w:val="none" w:sz="0" w:space="0" w:color="auto"/>
      </w:divBdr>
    </w:div>
    <w:div w:id="1034580721">
      <w:bodyDiv w:val="1"/>
      <w:marLeft w:val="0"/>
      <w:marRight w:val="0"/>
      <w:marTop w:val="0"/>
      <w:marBottom w:val="0"/>
      <w:divBdr>
        <w:top w:val="none" w:sz="0" w:space="0" w:color="auto"/>
        <w:left w:val="none" w:sz="0" w:space="0" w:color="auto"/>
        <w:bottom w:val="none" w:sz="0" w:space="0" w:color="auto"/>
        <w:right w:val="none" w:sz="0" w:space="0" w:color="auto"/>
      </w:divBdr>
    </w:div>
    <w:div w:id="1036199556">
      <w:bodyDiv w:val="1"/>
      <w:marLeft w:val="0"/>
      <w:marRight w:val="0"/>
      <w:marTop w:val="0"/>
      <w:marBottom w:val="0"/>
      <w:divBdr>
        <w:top w:val="none" w:sz="0" w:space="0" w:color="auto"/>
        <w:left w:val="none" w:sz="0" w:space="0" w:color="auto"/>
        <w:bottom w:val="none" w:sz="0" w:space="0" w:color="auto"/>
        <w:right w:val="none" w:sz="0" w:space="0" w:color="auto"/>
      </w:divBdr>
    </w:div>
    <w:div w:id="1037124412">
      <w:bodyDiv w:val="1"/>
      <w:marLeft w:val="0"/>
      <w:marRight w:val="0"/>
      <w:marTop w:val="0"/>
      <w:marBottom w:val="0"/>
      <w:divBdr>
        <w:top w:val="none" w:sz="0" w:space="0" w:color="auto"/>
        <w:left w:val="none" w:sz="0" w:space="0" w:color="auto"/>
        <w:bottom w:val="none" w:sz="0" w:space="0" w:color="auto"/>
        <w:right w:val="none" w:sz="0" w:space="0" w:color="auto"/>
      </w:divBdr>
    </w:div>
    <w:div w:id="1040589620">
      <w:bodyDiv w:val="1"/>
      <w:marLeft w:val="0"/>
      <w:marRight w:val="0"/>
      <w:marTop w:val="0"/>
      <w:marBottom w:val="0"/>
      <w:divBdr>
        <w:top w:val="none" w:sz="0" w:space="0" w:color="auto"/>
        <w:left w:val="none" w:sz="0" w:space="0" w:color="auto"/>
        <w:bottom w:val="none" w:sz="0" w:space="0" w:color="auto"/>
        <w:right w:val="none" w:sz="0" w:space="0" w:color="auto"/>
      </w:divBdr>
    </w:div>
    <w:div w:id="1041325503">
      <w:bodyDiv w:val="1"/>
      <w:marLeft w:val="0"/>
      <w:marRight w:val="0"/>
      <w:marTop w:val="0"/>
      <w:marBottom w:val="0"/>
      <w:divBdr>
        <w:top w:val="none" w:sz="0" w:space="0" w:color="auto"/>
        <w:left w:val="none" w:sz="0" w:space="0" w:color="auto"/>
        <w:bottom w:val="none" w:sz="0" w:space="0" w:color="auto"/>
        <w:right w:val="none" w:sz="0" w:space="0" w:color="auto"/>
      </w:divBdr>
    </w:div>
    <w:div w:id="1043018360">
      <w:bodyDiv w:val="1"/>
      <w:marLeft w:val="0"/>
      <w:marRight w:val="0"/>
      <w:marTop w:val="0"/>
      <w:marBottom w:val="0"/>
      <w:divBdr>
        <w:top w:val="none" w:sz="0" w:space="0" w:color="auto"/>
        <w:left w:val="none" w:sz="0" w:space="0" w:color="auto"/>
        <w:bottom w:val="none" w:sz="0" w:space="0" w:color="auto"/>
        <w:right w:val="none" w:sz="0" w:space="0" w:color="auto"/>
      </w:divBdr>
    </w:div>
    <w:div w:id="1046224411">
      <w:bodyDiv w:val="1"/>
      <w:marLeft w:val="0"/>
      <w:marRight w:val="0"/>
      <w:marTop w:val="0"/>
      <w:marBottom w:val="0"/>
      <w:divBdr>
        <w:top w:val="none" w:sz="0" w:space="0" w:color="auto"/>
        <w:left w:val="none" w:sz="0" w:space="0" w:color="auto"/>
        <w:bottom w:val="none" w:sz="0" w:space="0" w:color="auto"/>
        <w:right w:val="none" w:sz="0" w:space="0" w:color="auto"/>
      </w:divBdr>
    </w:div>
    <w:div w:id="1050229005">
      <w:bodyDiv w:val="1"/>
      <w:marLeft w:val="0"/>
      <w:marRight w:val="0"/>
      <w:marTop w:val="0"/>
      <w:marBottom w:val="0"/>
      <w:divBdr>
        <w:top w:val="none" w:sz="0" w:space="0" w:color="auto"/>
        <w:left w:val="none" w:sz="0" w:space="0" w:color="auto"/>
        <w:bottom w:val="none" w:sz="0" w:space="0" w:color="auto"/>
        <w:right w:val="none" w:sz="0" w:space="0" w:color="auto"/>
      </w:divBdr>
    </w:div>
    <w:div w:id="1051534400">
      <w:bodyDiv w:val="1"/>
      <w:marLeft w:val="0"/>
      <w:marRight w:val="0"/>
      <w:marTop w:val="0"/>
      <w:marBottom w:val="0"/>
      <w:divBdr>
        <w:top w:val="none" w:sz="0" w:space="0" w:color="auto"/>
        <w:left w:val="none" w:sz="0" w:space="0" w:color="auto"/>
        <w:bottom w:val="none" w:sz="0" w:space="0" w:color="auto"/>
        <w:right w:val="none" w:sz="0" w:space="0" w:color="auto"/>
      </w:divBdr>
    </w:div>
    <w:div w:id="1054427433">
      <w:bodyDiv w:val="1"/>
      <w:marLeft w:val="0"/>
      <w:marRight w:val="0"/>
      <w:marTop w:val="0"/>
      <w:marBottom w:val="0"/>
      <w:divBdr>
        <w:top w:val="none" w:sz="0" w:space="0" w:color="auto"/>
        <w:left w:val="none" w:sz="0" w:space="0" w:color="auto"/>
        <w:bottom w:val="none" w:sz="0" w:space="0" w:color="auto"/>
        <w:right w:val="none" w:sz="0" w:space="0" w:color="auto"/>
      </w:divBdr>
    </w:div>
    <w:div w:id="1056389877">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67072858">
      <w:bodyDiv w:val="1"/>
      <w:marLeft w:val="0"/>
      <w:marRight w:val="0"/>
      <w:marTop w:val="0"/>
      <w:marBottom w:val="0"/>
      <w:divBdr>
        <w:top w:val="none" w:sz="0" w:space="0" w:color="auto"/>
        <w:left w:val="none" w:sz="0" w:space="0" w:color="auto"/>
        <w:bottom w:val="none" w:sz="0" w:space="0" w:color="auto"/>
        <w:right w:val="none" w:sz="0" w:space="0" w:color="auto"/>
      </w:divBdr>
    </w:div>
    <w:div w:id="1072703891">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77752345">
      <w:bodyDiv w:val="1"/>
      <w:marLeft w:val="0"/>
      <w:marRight w:val="0"/>
      <w:marTop w:val="0"/>
      <w:marBottom w:val="0"/>
      <w:divBdr>
        <w:top w:val="none" w:sz="0" w:space="0" w:color="auto"/>
        <w:left w:val="none" w:sz="0" w:space="0" w:color="auto"/>
        <w:bottom w:val="none" w:sz="0" w:space="0" w:color="auto"/>
        <w:right w:val="none" w:sz="0" w:space="0" w:color="auto"/>
      </w:divBdr>
    </w:div>
    <w:div w:id="1081562414">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005">
      <w:bodyDiv w:val="1"/>
      <w:marLeft w:val="0"/>
      <w:marRight w:val="0"/>
      <w:marTop w:val="0"/>
      <w:marBottom w:val="0"/>
      <w:divBdr>
        <w:top w:val="none" w:sz="0" w:space="0" w:color="auto"/>
        <w:left w:val="none" w:sz="0" w:space="0" w:color="auto"/>
        <w:bottom w:val="none" w:sz="0" w:space="0" w:color="auto"/>
        <w:right w:val="none" w:sz="0" w:space="0" w:color="auto"/>
      </w:divBdr>
    </w:div>
    <w:div w:id="1085423376">
      <w:bodyDiv w:val="1"/>
      <w:marLeft w:val="0"/>
      <w:marRight w:val="0"/>
      <w:marTop w:val="0"/>
      <w:marBottom w:val="0"/>
      <w:divBdr>
        <w:top w:val="none" w:sz="0" w:space="0" w:color="auto"/>
        <w:left w:val="none" w:sz="0" w:space="0" w:color="auto"/>
        <w:bottom w:val="none" w:sz="0" w:space="0" w:color="auto"/>
        <w:right w:val="none" w:sz="0" w:space="0" w:color="auto"/>
      </w:divBdr>
    </w:div>
    <w:div w:id="1086803008">
      <w:bodyDiv w:val="1"/>
      <w:marLeft w:val="0"/>
      <w:marRight w:val="0"/>
      <w:marTop w:val="0"/>
      <w:marBottom w:val="0"/>
      <w:divBdr>
        <w:top w:val="none" w:sz="0" w:space="0" w:color="auto"/>
        <w:left w:val="none" w:sz="0" w:space="0" w:color="auto"/>
        <w:bottom w:val="none" w:sz="0" w:space="0" w:color="auto"/>
        <w:right w:val="none" w:sz="0" w:space="0" w:color="auto"/>
      </w:divBdr>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88698968">
      <w:bodyDiv w:val="1"/>
      <w:marLeft w:val="0"/>
      <w:marRight w:val="0"/>
      <w:marTop w:val="0"/>
      <w:marBottom w:val="0"/>
      <w:divBdr>
        <w:top w:val="none" w:sz="0" w:space="0" w:color="auto"/>
        <w:left w:val="none" w:sz="0" w:space="0" w:color="auto"/>
        <w:bottom w:val="none" w:sz="0" w:space="0" w:color="auto"/>
        <w:right w:val="none" w:sz="0" w:space="0" w:color="auto"/>
      </w:divBdr>
    </w:div>
    <w:div w:id="1091663041">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03113205">
      <w:bodyDiv w:val="1"/>
      <w:marLeft w:val="0"/>
      <w:marRight w:val="0"/>
      <w:marTop w:val="0"/>
      <w:marBottom w:val="0"/>
      <w:divBdr>
        <w:top w:val="none" w:sz="0" w:space="0" w:color="auto"/>
        <w:left w:val="none" w:sz="0" w:space="0" w:color="auto"/>
        <w:bottom w:val="none" w:sz="0" w:space="0" w:color="auto"/>
        <w:right w:val="none" w:sz="0" w:space="0" w:color="auto"/>
      </w:divBdr>
    </w:div>
    <w:div w:id="1109281117">
      <w:bodyDiv w:val="1"/>
      <w:marLeft w:val="0"/>
      <w:marRight w:val="0"/>
      <w:marTop w:val="0"/>
      <w:marBottom w:val="0"/>
      <w:divBdr>
        <w:top w:val="none" w:sz="0" w:space="0" w:color="auto"/>
        <w:left w:val="none" w:sz="0" w:space="0" w:color="auto"/>
        <w:bottom w:val="none" w:sz="0" w:space="0" w:color="auto"/>
        <w:right w:val="none" w:sz="0" w:space="0" w:color="auto"/>
      </w:divBdr>
    </w:div>
    <w:div w:id="1113944473">
      <w:bodyDiv w:val="1"/>
      <w:marLeft w:val="0"/>
      <w:marRight w:val="0"/>
      <w:marTop w:val="0"/>
      <w:marBottom w:val="0"/>
      <w:divBdr>
        <w:top w:val="none" w:sz="0" w:space="0" w:color="auto"/>
        <w:left w:val="none" w:sz="0" w:space="0" w:color="auto"/>
        <w:bottom w:val="none" w:sz="0" w:space="0" w:color="auto"/>
        <w:right w:val="none" w:sz="0" w:space="0" w:color="auto"/>
      </w:divBdr>
    </w:div>
    <w:div w:id="1115489436">
      <w:bodyDiv w:val="1"/>
      <w:marLeft w:val="0"/>
      <w:marRight w:val="0"/>
      <w:marTop w:val="0"/>
      <w:marBottom w:val="0"/>
      <w:divBdr>
        <w:top w:val="none" w:sz="0" w:space="0" w:color="auto"/>
        <w:left w:val="none" w:sz="0" w:space="0" w:color="auto"/>
        <w:bottom w:val="none" w:sz="0" w:space="0" w:color="auto"/>
        <w:right w:val="none" w:sz="0" w:space="0" w:color="auto"/>
      </w:divBdr>
    </w:div>
    <w:div w:id="1119253128">
      <w:bodyDiv w:val="1"/>
      <w:marLeft w:val="0"/>
      <w:marRight w:val="0"/>
      <w:marTop w:val="0"/>
      <w:marBottom w:val="0"/>
      <w:divBdr>
        <w:top w:val="none" w:sz="0" w:space="0" w:color="auto"/>
        <w:left w:val="none" w:sz="0" w:space="0" w:color="auto"/>
        <w:bottom w:val="none" w:sz="0" w:space="0" w:color="auto"/>
        <w:right w:val="none" w:sz="0" w:space="0" w:color="auto"/>
      </w:divBdr>
    </w:div>
    <w:div w:id="1132552545">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57451994">
      <w:bodyDiv w:val="1"/>
      <w:marLeft w:val="0"/>
      <w:marRight w:val="0"/>
      <w:marTop w:val="0"/>
      <w:marBottom w:val="0"/>
      <w:divBdr>
        <w:top w:val="none" w:sz="0" w:space="0" w:color="auto"/>
        <w:left w:val="none" w:sz="0" w:space="0" w:color="auto"/>
        <w:bottom w:val="none" w:sz="0" w:space="0" w:color="auto"/>
        <w:right w:val="none" w:sz="0" w:space="0" w:color="auto"/>
      </w:divBdr>
    </w:div>
    <w:div w:id="1163619926">
      <w:bodyDiv w:val="1"/>
      <w:marLeft w:val="0"/>
      <w:marRight w:val="0"/>
      <w:marTop w:val="0"/>
      <w:marBottom w:val="0"/>
      <w:divBdr>
        <w:top w:val="none" w:sz="0" w:space="0" w:color="auto"/>
        <w:left w:val="none" w:sz="0" w:space="0" w:color="auto"/>
        <w:bottom w:val="none" w:sz="0" w:space="0" w:color="auto"/>
        <w:right w:val="none" w:sz="0" w:space="0" w:color="auto"/>
      </w:divBdr>
    </w:div>
    <w:div w:id="1165632196">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2573941">
      <w:bodyDiv w:val="1"/>
      <w:marLeft w:val="0"/>
      <w:marRight w:val="0"/>
      <w:marTop w:val="0"/>
      <w:marBottom w:val="0"/>
      <w:divBdr>
        <w:top w:val="none" w:sz="0" w:space="0" w:color="auto"/>
        <w:left w:val="none" w:sz="0" w:space="0" w:color="auto"/>
        <w:bottom w:val="none" w:sz="0" w:space="0" w:color="auto"/>
        <w:right w:val="none" w:sz="0" w:space="0" w:color="auto"/>
      </w:divBdr>
    </w:div>
    <w:div w:id="1174303204">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5959">
      <w:bodyDiv w:val="1"/>
      <w:marLeft w:val="0"/>
      <w:marRight w:val="0"/>
      <w:marTop w:val="0"/>
      <w:marBottom w:val="0"/>
      <w:divBdr>
        <w:top w:val="none" w:sz="0" w:space="0" w:color="auto"/>
        <w:left w:val="none" w:sz="0" w:space="0" w:color="auto"/>
        <w:bottom w:val="none" w:sz="0" w:space="0" w:color="auto"/>
        <w:right w:val="none" w:sz="0" w:space="0" w:color="auto"/>
      </w:divBdr>
    </w:div>
    <w:div w:id="1181973699">
      <w:bodyDiv w:val="1"/>
      <w:marLeft w:val="0"/>
      <w:marRight w:val="0"/>
      <w:marTop w:val="0"/>
      <w:marBottom w:val="0"/>
      <w:divBdr>
        <w:top w:val="none" w:sz="0" w:space="0" w:color="auto"/>
        <w:left w:val="none" w:sz="0" w:space="0" w:color="auto"/>
        <w:bottom w:val="none" w:sz="0" w:space="0" w:color="auto"/>
        <w:right w:val="none" w:sz="0" w:space="0" w:color="auto"/>
      </w:divBdr>
    </w:div>
    <w:div w:id="1184133405">
      <w:bodyDiv w:val="1"/>
      <w:marLeft w:val="0"/>
      <w:marRight w:val="0"/>
      <w:marTop w:val="0"/>
      <w:marBottom w:val="0"/>
      <w:divBdr>
        <w:top w:val="none" w:sz="0" w:space="0" w:color="auto"/>
        <w:left w:val="none" w:sz="0" w:space="0" w:color="auto"/>
        <w:bottom w:val="none" w:sz="0" w:space="0" w:color="auto"/>
        <w:right w:val="none" w:sz="0" w:space="0" w:color="auto"/>
      </w:divBdr>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4827608">
      <w:bodyDiv w:val="1"/>
      <w:marLeft w:val="0"/>
      <w:marRight w:val="0"/>
      <w:marTop w:val="0"/>
      <w:marBottom w:val="0"/>
      <w:divBdr>
        <w:top w:val="none" w:sz="0" w:space="0" w:color="auto"/>
        <w:left w:val="none" w:sz="0" w:space="0" w:color="auto"/>
        <w:bottom w:val="none" w:sz="0" w:space="0" w:color="auto"/>
        <w:right w:val="none" w:sz="0" w:space="0" w:color="auto"/>
      </w:divBdr>
    </w:div>
    <w:div w:id="1187796224">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191071294">
      <w:bodyDiv w:val="1"/>
      <w:marLeft w:val="0"/>
      <w:marRight w:val="0"/>
      <w:marTop w:val="0"/>
      <w:marBottom w:val="0"/>
      <w:divBdr>
        <w:top w:val="none" w:sz="0" w:space="0" w:color="auto"/>
        <w:left w:val="none" w:sz="0" w:space="0" w:color="auto"/>
        <w:bottom w:val="none" w:sz="0" w:space="0" w:color="auto"/>
        <w:right w:val="none" w:sz="0" w:space="0" w:color="auto"/>
      </w:divBdr>
    </w:div>
    <w:div w:id="1192570662">
      <w:bodyDiv w:val="1"/>
      <w:marLeft w:val="0"/>
      <w:marRight w:val="0"/>
      <w:marTop w:val="0"/>
      <w:marBottom w:val="0"/>
      <w:divBdr>
        <w:top w:val="none" w:sz="0" w:space="0" w:color="auto"/>
        <w:left w:val="none" w:sz="0" w:space="0" w:color="auto"/>
        <w:bottom w:val="none" w:sz="0" w:space="0" w:color="auto"/>
        <w:right w:val="none" w:sz="0" w:space="0" w:color="auto"/>
      </w:divBdr>
    </w:div>
    <w:div w:id="1195776666">
      <w:bodyDiv w:val="1"/>
      <w:marLeft w:val="0"/>
      <w:marRight w:val="0"/>
      <w:marTop w:val="0"/>
      <w:marBottom w:val="0"/>
      <w:divBdr>
        <w:top w:val="none" w:sz="0" w:space="0" w:color="auto"/>
        <w:left w:val="none" w:sz="0" w:space="0" w:color="auto"/>
        <w:bottom w:val="none" w:sz="0" w:space="0" w:color="auto"/>
        <w:right w:val="none" w:sz="0" w:space="0" w:color="auto"/>
      </w:divBdr>
    </w:div>
    <w:div w:id="1195921122">
      <w:bodyDiv w:val="1"/>
      <w:marLeft w:val="0"/>
      <w:marRight w:val="0"/>
      <w:marTop w:val="0"/>
      <w:marBottom w:val="0"/>
      <w:divBdr>
        <w:top w:val="none" w:sz="0" w:space="0" w:color="auto"/>
        <w:left w:val="none" w:sz="0" w:space="0" w:color="auto"/>
        <w:bottom w:val="none" w:sz="0" w:space="0" w:color="auto"/>
        <w:right w:val="none" w:sz="0" w:space="0" w:color="auto"/>
      </w:divBdr>
    </w:div>
    <w:div w:id="1197809980">
      <w:bodyDiv w:val="1"/>
      <w:marLeft w:val="0"/>
      <w:marRight w:val="0"/>
      <w:marTop w:val="0"/>
      <w:marBottom w:val="0"/>
      <w:divBdr>
        <w:top w:val="none" w:sz="0" w:space="0" w:color="auto"/>
        <w:left w:val="none" w:sz="0" w:space="0" w:color="auto"/>
        <w:bottom w:val="none" w:sz="0" w:space="0" w:color="auto"/>
        <w:right w:val="none" w:sz="0" w:space="0" w:color="auto"/>
      </w:divBdr>
    </w:div>
    <w:div w:id="1200314263">
      <w:bodyDiv w:val="1"/>
      <w:marLeft w:val="0"/>
      <w:marRight w:val="0"/>
      <w:marTop w:val="0"/>
      <w:marBottom w:val="0"/>
      <w:divBdr>
        <w:top w:val="none" w:sz="0" w:space="0" w:color="auto"/>
        <w:left w:val="none" w:sz="0" w:space="0" w:color="auto"/>
        <w:bottom w:val="none" w:sz="0" w:space="0" w:color="auto"/>
        <w:right w:val="none" w:sz="0" w:space="0" w:color="auto"/>
      </w:divBdr>
    </w:div>
    <w:div w:id="1204517694">
      <w:bodyDiv w:val="1"/>
      <w:marLeft w:val="0"/>
      <w:marRight w:val="0"/>
      <w:marTop w:val="0"/>
      <w:marBottom w:val="0"/>
      <w:divBdr>
        <w:top w:val="none" w:sz="0" w:space="0" w:color="auto"/>
        <w:left w:val="none" w:sz="0" w:space="0" w:color="auto"/>
        <w:bottom w:val="none" w:sz="0" w:space="0" w:color="auto"/>
        <w:right w:val="none" w:sz="0" w:space="0" w:color="auto"/>
      </w:divBdr>
    </w:div>
    <w:div w:id="1212376426">
      <w:bodyDiv w:val="1"/>
      <w:marLeft w:val="0"/>
      <w:marRight w:val="0"/>
      <w:marTop w:val="0"/>
      <w:marBottom w:val="0"/>
      <w:divBdr>
        <w:top w:val="none" w:sz="0" w:space="0" w:color="auto"/>
        <w:left w:val="none" w:sz="0" w:space="0" w:color="auto"/>
        <w:bottom w:val="none" w:sz="0" w:space="0" w:color="auto"/>
        <w:right w:val="none" w:sz="0" w:space="0" w:color="auto"/>
      </w:divBdr>
    </w:div>
    <w:div w:id="1219170082">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23174104">
      <w:bodyDiv w:val="1"/>
      <w:marLeft w:val="0"/>
      <w:marRight w:val="0"/>
      <w:marTop w:val="0"/>
      <w:marBottom w:val="0"/>
      <w:divBdr>
        <w:top w:val="none" w:sz="0" w:space="0" w:color="auto"/>
        <w:left w:val="none" w:sz="0" w:space="0" w:color="auto"/>
        <w:bottom w:val="none" w:sz="0" w:space="0" w:color="auto"/>
        <w:right w:val="none" w:sz="0" w:space="0" w:color="auto"/>
      </w:divBdr>
    </w:div>
    <w:div w:id="1226800860">
      <w:bodyDiv w:val="1"/>
      <w:marLeft w:val="0"/>
      <w:marRight w:val="0"/>
      <w:marTop w:val="0"/>
      <w:marBottom w:val="0"/>
      <w:divBdr>
        <w:top w:val="none" w:sz="0" w:space="0" w:color="auto"/>
        <w:left w:val="none" w:sz="0" w:space="0" w:color="auto"/>
        <w:bottom w:val="none" w:sz="0" w:space="0" w:color="auto"/>
        <w:right w:val="none" w:sz="0" w:space="0" w:color="auto"/>
      </w:divBdr>
    </w:div>
    <w:div w:id="1227952670">
      <w:bodyDiv w:val="1"/>
      <w:marLeft w:val="0"/>
      <w:marRight w:val="0"/>
      <w:marTop w:val="0"/>
      <w:marBottom w:val="0"/>
      <w:divBdr>
        <w:top w:val="none" w:sz="0" w:space="0" w:color="auto"/>
        <w:left w:val="none" w:sz="0" w:space="0" w:color="auto"/>
        <w:bottom w:val="none" w:sz="0" w:space="0" w:color="auto"/>
        <w:right w:val="none" w:sz="0" w:space="0" w:color="auto"/>
      </w:divBdr>
    </w:div>
    <w:div w:id="1231961249">
      <w:bodyDiv w:val="1"/>
      <w:marLeft w:val="0"/>
      <w:marRight w:val="0"/>
      <w:marTop w:val="0"/>
      <w:marBottom w:val="0"/>
      <w:divBdr>
        <w:top w:val="none" w:sz="0" w:space="0" w:color="auto"/>
        <w:left w:val="none" w:sz="0" w:space="0" w:color="auto"/>
        <w:bottom w:val="none" w:sz="0" w:space="0" w:color="auto"/>
        <w:right w:val="none" w:sz="0" w:space="0" w:color="auto"/>
      </w:divBdr>
    </w:div>
    <w:div w:id="1234779349">
      <w:bodyDiv w:val="1"/>
      <w:marLeft w:val="0"/>
      <w:marRight w:val="0"/>
      <w:marTop w:val="0"/>
      <w:marBottom w:val="0"/>
      <w:divBdr>
        <w:top w:val="none" w:sz="0" w:space="0" w:color="auto"/>
        <w:left w:val="none" w:sz="0" w:space="0" w:color="auto"/>
        <w:bottom w:val="none" w:sz="0" w:space="0" w:color="auto"/>
        <w:right w:val="none" w:sz="0" w:space="0" w:color="auto"/>
      </w:divBdr>
    </w:div>
    <w:div w:id="1234850568">
      <w:bodyDiv w:val="1"/>
      <w:marLeft w:val="0"/>
      <w:marRight w:val="0"/>
      <w:marTop w:val="0"/>
      <w:marBottom w:val="0"/>
      <w:divBdr>
        <w:top w:val="none" w:sz="0" w:space="0" w:color="auto"/>
        <w:left w:val="none" w:sz="0" w:space="0" w:color="auto"/>
        <w:bottom w:val="none" w:sz="0" w:space="0" w:color="auto"/>
        <w:right w:val="none" w:sz="0" w:space="0" w:color="auto"/>
      </w:divBdr>
    </w:div>
    <w:div w:id="1235118698">
      <w:bodyDiv w:val="1"/>
      <w:marLeft w:val="0"/>
      <w:marRight w:val="0"/>
      <w:marTop w:val="0"/>
      <w:marBottom w:val="0"/>
      <w:divBdr>
        <w:top w:val="none" w:sz="0" w:space="0" w:color="auto"/>
        <w:left w:val="none" w:sz="0" w:space="0" w:color="auto"/>
        <w:bottom w:val="none" w:sz="0" w:space="0" w:color="auto"/>
        <w:right w:val="none" w:sz="0" w:space="0" w:color="auto"/>
      </w:divBdr>
    </w:div>
    <w:div w:id="1241788663">
      <w:bodyDiv w:val="1"/>
      <w:marLeft w:val="0"/>
      <w:marRight w:val="0"/>
      <w:marTop w:val="0"/>
      <w:marBottom w:val="0"/>
      <w:divBdr>
        <w:top w:val="none" w:sz="0" w:space="0" w:color="auto"/>
        <w:left w:val="none" w:sz="0" w:space="0" w:color="auto"/>
        <w:bottom w:val="none" w:sz="0" w:space="0" w:color="auto"/>
        <w:right w:val="none" w:sz="0" w:space="0" w:color="auto"/>
      </w:divBdr>
    </w:div>
    <w:div w:id="1244604220">
      <w:bodyDiv w:val="1"/>
      <w:marLeft w:val="0"/>
      <w:marRight w:val="0"/>
      <w:marTop w:val="0"/>
      <w:marBottom w:val="0"/>
      <w:divBdr>
        <w:top w:val="none" w:sz="0" w:space="0" w:color="auto"/>
        <w:left w:val="none" w:sz="0" w:space="0" w:color="auto"/>
        <w:bottom w:val="none" w:sz="0" w:space="0" w:color="auto"/>
        <w:right w:val="none" w:sz="0" w:space="0" w:color="auto"/>
      </w:divBdr>
    </w:div>
    <w:div w:id="1244872678">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48418418">
      <w:bodyDiv w:val="1"/>
      <w:marLeft w:val="0"/>
      <w:marRight w:val="0"/>
      <w:marTop w:val="0"/>
      <w:marBottom w:val="0"/>
      <w:divBdr>
        <w:top w:val="none" w:sz="0" w:space="0" w:color="auto"/>
        <w:left w:val="none" w:sz="0" w:space="0" w:color="auto"/>
        <w:bottom w:val="none" w:sz="0" w:space="0" w:color="auto"/>
        <w:right w:val="none" w:sz="0" w:space="0" w:color="auto"/>
      </w:divBdr>
    </w:div>
    <w:div w:id="1248535384">
      <w:bodyDiv w:val="1"/>
      <w:marLeft w:val="0"/>
      <w:marRight w:val="0"/>
      <w:marTop w:val="0"/>
      <w:marBottom w:val="0"/>
      <w:divBdr>
        <w:top w:val="none" w:sz="0" w:space="0" w:color="auto"/>
        <w:left w:val="none" w:sz="0" w:space="0" w:color="auto"/>
        <w:bottom w:val="none" w:sz="0" w:space="0" w:color="auto"/>
        <w:right w:val="none" w:sz="0" w:space="0" w:color="auto"/>
      </w:divBdr>
    </w:div>
    <w:div w:id="1250196865">
      <w:bodyDiv w:val="1"/>
      <w:marLeft w:val="0"/>
      <w:marRight w:val="0"/>
      <w:marTop w:val="0"/>
      <w:marBottom w:val="0"/>
      <w:divBdr>
        <w:top w:val="none" w:sz="0" w:space="0" w:color="auto"/>
        <w:left w:val="none" w:sz="0" w:space="0" w:color="auto"/>
        <w:bottom w:val="none" w:sz="0" w:space="0" w:color="auto"/>
        <w:right w:val="none" w:sz="0" w:space="0" w:color="auto"/>
      </w:divBdr>
    </w:div>
    <w:div w:id="1251626144">
      <w:bodyDiv w:val="1"/>
      <w:marLeft w:val="0"/>
      <w:marRight w:val="0"/>
      <w:marTop w:val="0"/>
      <w:marBottom w:val="0"/>
      <w:divBdr>
        <w:top w:val="none" w:sz="0" w:space="0" w:color="auto"/>
        <w:left w:val="none" w:sz="0" w:space="0" w:color="auto"/>
        <w:bottom w:val="none" w:sz="0" w:space="0" w:color="auto"/>
        <w:right w:val="none" w:sz="0" w:space="0" w:color="auto"/>
      </w:divBdr>
    </w:div>
    <w:div w:id="1253854558">
      <w:bodyDiv w:val="1"/>
      <w:marLeft w:val="0"/>
      <w:marRight w:val="0"/>
      <w:marTop w:val="0"/>
      <w:marBottom w:val="0"/>
      <w:divBdr>
        <w:top w:val="none" w:sz="0" w:space="0" w:color="auto"/>
        <w:left w:val="none" w:sz="0" w:space="0" w:color="auto"/>
        <w:bottom w:val="none" w:sz="0" w:space="0" w:color="auto"/>
        <w:right w:val="none" w:sz="0" w:space="0" w:color="auto"/>
      </w:divBdr>
    </w:div>
    <w:div w:id="1257517127">
      <w:bodyDiv w:val="1"/>
      <w:marLeft w:val="0"/>
      <w:marRight w:val="0"/>
      <w:marTop w:val="0"/>
      <w:marBottom w:val="0"/>
      <w:divBdr>
        <w:top w:val="none" w:sz="0" w:space="0" w:color="auto"/>
        <w:left w:val="none" w:sz="0" w:space="0" w:color="auto"/>
        <w:bottom w:val="none" w:sz="0" w:space="0" w:color="auto"/>
        <w:right w:val="none" w:sz="0" w:space="0" w:color="auto"/>
      </w:divBdr>
    </w:div>
    <w:div w:id="1268538441">
      <w:bodyDiv w:val="1"/>
      <w:marLeft w:val="0"/>
      <w:marRight w:val="0"/>
      <w:marTop w:val="0"/>
      <w:marBottom w:val="0"/>
      <w:divBdr>
        <w:top w:val="none" w:sz="0" w:space="0" w:color="auto"/>
        <w:left w:val="none" w:sz="0" w:space="0" w:color="auto"/>
        <w:bottom w:val="none" w:sz="0" w:space="0" w:color="auto"/>
        <w:right w:val="none" w:sz="0" w:space="0" w:color="auto"/>
      </w:divBdr>
    </w:div>
    <w:div w:id="127271069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275284678">
      <w:bodyDiv w:val="1"/>
      <w:marLeft w:val="0"/>
      <w:marRight w:val="0"/>
      <w:marTop w:val="0"/>
      <w:marBottom w:val="0"/>
      <w:divBdr>
        <w:top w:val="none" w:sz="0" w:space="0" w:color="auto"/>
        <w:left w:val="none" w:sz="0" w:space="0" w:color="auto"/>
        <w:bottom w:val="none" w:sz="0" w:space="0" w:color="auto"/>
        <w:right w:val="none" w:sz="0" w:space="0" w:color="auto"/>
      </w:divBdr>
    </w:div>
    <w:div w:id="1281839467">
      <w:bodyDiv w:val="1"/>
      <w:marLeft w:val="0"/>
      <w:marRight w:val="0"/>
      <w:marTop w:val="0"/>
      <w:marBottom w:val="0"/>
      <w:divBdr>
        <w:top w:val="none" w:sz="0" w:space="0" w:color="auto"/>
        <w:left w:val="none" w:sz="0" w:space="0" w:color="auto"/>
        <w:bottom w:val="none" w:sz="0" w:space="0" w:color="auto"/>
        <w:right w:val="none" w:sz="0" w:space="0" w:color="auto"/>
      </w:divBdr>
    </w:div>
    <w:div w:id="1282803783">
      <w:bodyDiv w:val="1"/>
      <w:marLeft w:val="0"/>
      <w:marRight w:val="0"/>
      <w:marTop w:val="0"/>
      <w:marBottom w:val="0"/>
      <w:divBdr>
        <w:top w:val="none" w:sz="0" w:space="0" w:color="auto"/>
        <w:left w:val="none" w:sz="0" w:space="0" w:color="auto"/>
        <w:bottom w:val="none" w:sz="0" w:space="0" w:color="auto"/>
        <w:right w:val="none" w:sz="0" w:space="0" w:color="auto"/>
      </w:divBdr>
    </w:div>
    <w:div w:id="1285502981">
      <w:bodyDiv w:val="1"/>
      <w:marLeft w:val="0"/>
      <w:marRight w:val="0"/>
      <w:marTop w:val="0"/>
      <w:marBottom w:val="0"/>
      <w:divBdr>
        <w:top w:val="none" w:sz="0" w:space="0" w:color="auto"/>
        <w:left w:val="none" w:sz="0" w:space="0" w:color="auto"/>
        <w:bottom w:val="none" w:sz="0" w:space="0" w:color="auto"/>
        <w:right w:val="none" w:sz="0" w:space="0" w:color="auto"/>
      </w:divBdr>
    </w:div>
    <w:div w:id="1286086392">
      <w:bodyDiv w:val="1"/>
      <w:marLeft w:val="0"/>
      <w:marRight w:val="0"/>
      <w:marTop w:val="0"/>
      <w:marBottom w:val="0"/>
      <w:divBdr>
        <w:top w:val="none" w:sz="0" w:space="0" w:color="auto"/>
        <w:left w:val="none" w:sz="0" w:space="0" w:color="auto"/>
        <w:bottom w:val="none" w:sz="0" w:space="0" w:color="auto"/>
        <w:right w:val="none" w:sz="0" w:space="0" w:color="auto"/>
      </w:divBdr>
    </w:div>
    <w:div w:id="1287812820">
      <w:bodyDiv w:val="1"/>
      <w:marLeft w:val="0"/>
      <w:marRight w:val="0"/>
      <w:marTop w:val="0"/>
      <w:marBottom w:val="0"/>
      <w:divBdr>
        <w:top w:val="none" w:sz="0" w:space="0" w:color="auto"/>
        <w:left w:val="none" w:sz="0" w:space="0" w:color="auto"/>
        <w:bottom w:val="none" w:sz="0" w:space="0" w:color="auto"/>
        <w:right w:val="none" w:sz="0" w:space="0" w:color="auto"/>
      </w:divBdr>
    </w:div>
    <w:div w:id="1292708860">
      <w:bodyDiv w:val="1"/>
      <w:marLeft w:val="0"/>
      <w:marRight w:val="0"/>
      <w:marTop w:val="0"/>
      <w:marBottom w:val="0"/>
      <w:divBdr>
        <w:top w:val="none" w:sz="0" w:space="0" w:color="auto"/>
        <w:left w:val="none" w:sz="0" w:space="0" w:color="auto"/>
        <w:bottom w:val="none" w:sz="0" w:space="0" w:color="auto"/>
        <w:right w:val="none" w:sz="0" w:space="0" w:color="auto"/>
      </w:divBdr>
    </w:div>
    <w:div w:id="1295797057">
      <w:bodyDiv w:val="1"/>
      <w:marLeft w:val="0"/>
      <w:marRight w:val="0"/>
      <w:marTop w:val="0"/>
      <w:marBottom w:val="0"/>
      <w:divBdr>
        <w:top w:val="none" w:sz="0" w:space="0" w:color="auto"/>
        <w:left w:val="none" w:sz="0" w:space="0" w:color="auto"/>
        <w:bottom w:val="none" w:sz="0" w:space="0" w:color="auto"/>
        <w:right w:val="none" w:sz="0" w:space="0" w:color="auto"/>
      </w:divBdr>
    </w:div>
    <w:div w:id="1298796953">
      <w:bodyDiv w:val="1"/>
      <w:marLeft w:val="0"/>
      <w:marRight w:val="0"/>
      <w:marTop w:val="0"/>
      <w:marBottom w:val="0"/>
      <w:divBdr>
        <w:top w:val="none" w:sz="0" w:space="0" w:color="auto"/>
        <w:left w:val="none" w:sz="0" w:space="0" w:color="auto"/>
        <w:bottom w:val="none" w:sz="0" w:space="0" w:color="auto"/>
        <w:right w:val="none" w:sz="0" w:space="0" w:color="auto"/>
      </w:divBdr>
    </w:div>
    <w:div w:id="1299729618">
      <w:bodyDiv w:val="1"/>
      <w:marLeft w:val="0"/>
      <w:marRight w:val="0"/>
      <w:marTop w:val="0"/>
      <w:marBottom w:val="0"/>
      <w:divBdr>
        <w:top w:val="none" w:sz="0" w:space="0" w:color="auto"/>
        <w:left w:val="none" w:sz="0" w:space="0" w:color="auto"/>
        <w:bottom w:val="none" w:sz="0" w:space="0" w:color="auto"/>
        <w:right w:val="none" w:sz="0" w:space="0" w:color="auto"/>
      </w:divBdr>
    </w:div>
    <w:div w:id="1300573782">
      <w:bodyDiv w:val="1"/>
      <w:marLeft w:val="0"/>
      <w:marRight w:val="0"/>
      <w:marTop w:val="0"/>
      <w:marBottom w:val="0"/>
      <w:divBdr>
        <w:top w:val="none" w:sz="0" w:space="0" w:color="auto"/>
        <w:left w:val="none" w:sz="0" w:space="0" w:color="auto"/>
        <w:bottom w:val="none" w:sz="0" w:space="0" w:color="auto"/>
        <w:right w:val="none" w:sz="0" w:space="0" w:color="auto"/>
      </w:divBdr>
    </w:div>
    <w:div w:id="1302031777">
      <w:bodyDiv w:val="1"/>
      <w:marLeft w:val="0"/>
      <w:marRight w:val="0"/>
      <w:marTop w:val="0"/>
      <w:marBottom w:val="0"/>
      <w:divBdr>
        <w:top w:val="none" w:sz="0" w:space="0" w:color="auto"/>
        <w:left w:val="none" w:sz="0" w:space="0" w:color="auto"/>
        <w:bottom w:val="none" w:sz="0" w:space="0" w:color="auto"/>
        <w:right w:val="none" w:sz="0" w:space="0" w:color="auto"/>
      </w:divBdr>
    </w:div>
    <w:div w:id="1313366497">
      <w:bodyDiv w:val="1"/>
      <w:marLeft w:val="0"/>
      <w:marRight w:val="0"/>
      <w:marTop w:val="0"/>
      <w:marBottom w:val="0"/>
      <w:divBdr>
        <w:top w:val="none" w:sz="0" w:space="0" w:color="auto"/>
        <w:left w:val="none" w:sz="0" w:space="0" w:color="auto"/>
        <w:bottom w:val="none" w:sz="0" w:space="0" w:color="auto"/>
        <w:right w:val="none" w:sz="0" w:space="0" w:color="auto"/>
      </w:divBdr>
    </w:div>
    <w:div w:id="1318076622">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5679">
      <w:bodyDiv w:val="1"/>
      <w:marLeft w:val="0"/>
      <w:marRight w:val="0"/>
      <w:marTop w:val="0"/>
      <w:marBottom w:val="0"/>
      <w:divBdr>
        <w:top w:val="none" w:sz="0" w:space="0" w:color="auto"/>
        <w:left w:val="none" w:sz="0" w:space="0" w:color="auto"/>
        <w:bottom w:val="none" w:sz="0" w:space="0" w:color="auto"/>
        <w:right w:val="none" w:sz="0" w:space="0" w:color="auto"/>
      </w:divBdr>
    </w:div>
    <w:div w:id="1336030754">
      <w:bodyDiv w:val="1"/>
      <w:marLeft w:val="0"/>
      <w:marRight w:val="0"/>
      <w:marTop w:val="0"/>
      <w:marBottom w:val="0"/>
      <w:divBdr>
        <w:top w:val="none" w:sz="0" w:space="0" w:color="auto"/>
        <w:left w:val="none" w:sz="0" w:space="0" w:color="auto"/>
        <w:bottom w:val="none" w:sz="0" w:space="0" w:color="auto"/>
        <w:right w:val="none" w:sz="0" w:space="0" w:color="auto"/>
      </w:divBdr>
    </w:div>
    <w:div w:id="1336961845">
      <w:bodyDiv w:val="1"/>
      <w:marLeft w:val="0"/>
      <w:marRight w:val="0"/>
      <w:marTop w:val="0"/>
      <w:marBottom w:val="0"/>
      <w:divBdr>
        <w:top w:val="none" w:sz="0" w:space="0" w:color="auto"/>
        <w:left w:val="none" w:sz="0" w:space="0" w:color="auto"/>
        <w:bottom w:val="none" w:sz="0" w:space="0" w:color="auto"/>
        <w:right w:val="none" w:sz="0" w:space="0" w:color="auto"/>
      </w:divBdr>
    </w:div>
    <w:div w:id="1339774236">
      <w:bodyDiv w:val="1"/>
      <w:marLeft w:val="0"/>
      <w:marRight w:val="0"/>
      <w:marTop w:val="0"/>
      <w:marBottom w:val="0"/>
      <w:divBdr>
        <w:top w:val="none" w:sz="0" w:space="0" w:color="auto"/>
        <w:left w:val="none" w:sz="0" w:space="0" w:color="auto"/>
        <w:bottom w:val="none" w:sz="0" w:space="0" w:color="auto"/>
        <w:right w:val="none" w:sz="0" w:space="0" w:color="auto"/>
      </w:divBdr>
    </w:div>
    <w:div w:id="1340742715">
      <w:bodyDiv w:val="1"/>
      <w:marLeft w:val="0"/>
      <w:marRight w:val="0"/>
      <w:marTop w:val="0"/>
      <w:marBottom w:val="0"/>
      <w:divBdr>
        <w:top w:val="none" w:sz="0" w:space="0" w:color="auto"/>
        <w:left w:val="none" w:sz="0" w:space="0" w:color="auto"/>
        <w:bottom w:val="none" w:sz="0" w:space="0" w:color="auto"/>
        <w:right w:val="none" w:sz="0" w:space="0" w:color="auto"/>
      </w:divBdr>
    </w:div>
    <w:div w:id="1346443557">
      <w:bodyDiv w:val="1"/>
      <w:marLeft w:val="0"/>
      <w:marRight w:val="0"/>
      <w:marTop w:val="0"/>
      <w:marBottom w:val="0"/>
      <w:divBdr>
        <w:top w:val="none" w:sz="0" w:space="0" w:color="auto"/>
        <w:left w:val="none" w:sz="0" w:space="0" w:color="auto"/>
        <w:bottom w:val="none" w:sz="0" w:space="0" w:color="auto"/>
        <w:right w:val="none" w:sz="0" w:space="0" w:color="auto"/>
      </w:divBdr>
    </w:div>
    <w:div w:id="1350524179">
      <w:bodyDiv w:val="1"/>
      <w:marLeft w:val="0"/>
      <w:marRight w:val="0"/>
      <w:marTop w:val="0"/>
      <w:marBottom w:val="0"/>
      <w:divBdr>
        <w:top w:val="none" w:sz="0" w:space="0" w:color="auto"/>
        <w:left w:val="none" w:sz="0" w:space="0" w:color="auto"/>
        <w:bottom w:val="none" w:sz="0" w:space="0" w:color="auto"/>
        <w:right w:val="none" w:sz="0" w:space="0" w:color="auto"/>
      </w:divBdr>
    </w:div>
    <w:div w:id="1351106842">
      <w:bodyDiv w:val="1"/>
      <w:marLeft w:val="0"/>
      <w:marRight w:val="0"/>
      <w:marTop w:val="0"/>
      <w:marBottom w:val="0"/>
      <w:divBdr>
        <w:top w:val="none" w:sz="0" w:space="0" w:color="auto"/>
        <w:left w:val="none" w:sz="0" w:space="0" w:color="auto"/>
        <w:bottom w:val="none" w:sz="0" w:space="0" w:color="auto"/>
        <w:right w:val="none" w:sz="0" w:space="0" w:color="auto"/>
      </w:divBdr>
    </w:div>
    <w:div w:id="1352802097">
      <w:bodyDiv w:val="1"/>
      <w:marLeft w:val="0"/>
      <w:marRight w:val="0"/>
      <w:marTop w:val="0"/>
      <w:marBottom w:val="0"/>
      <w:divBdr>
        <w:top w:val="none" w:sz="0" w:space="0" w:color="auto"/>
        <w:left w:val="none" w:sz="0" w:space="0" w:color="auto"/>
        <w:bottom w:val="none" w:sz="0" w:space="0" w:color="auto"/>
        <w:right w:val="none" w:sz="0" w:space="0" w:color="auto"/>
      </w:divBdr>
    </w:div>
    <w:div w:id="1353536283">
      <w:bodyDiv w:val="1"/>
      <w:marLeft w:val="0"/>
      <w:marRight w:val="0"/>
      <w:marTop w:val="0"/>
      <w:marBottom w:val="0"/>
      <w:divBdr>
        <w:top w:val="none" w:sz="0" w:space="0" w:color="auto"/>
        <w:left w:val="none" w:sz="0" w:space="0" w:color="auto"/>
        <w:bottom w:val="none" w:sz="0" w:space="0" w:color="auto"/>
        <w:right w:val="none" w:sz="0" w:space="0" w:color="auto"/>
      </w:divBdr>
    </w:div>
    <w:div w:id="1354916479">
      <w:bodyDiv w:val="1"/>
      <w:marLeft w:val="0"/>
      <w:marRight w:val="0"/>
      <w:marTop w:val="0"/>
      <w:marBottom w:val="0"/>
      <w:divBdr>
        <w:top w:val="none" w:sz="0" w:space="0" w:color="auto"/>
        <w:left w:val="none" w:sz="0" w:space="0" w:color="auto"/>
        <w:bottom w:val="none" w:sz="0" w:space="0" w:color="auto"/>
        <w:right w:val="none" w:sz="0" w:space="0" w:color="auto"/>
      </w:divBdr>
    </w:div>
    <w:div w:id="1358430928">
      <w:bodyDiv w:val="1"/>
      <w:marLeft w:val="0"/>
      <w:marRight w:val="0"/>
      <w:marTop w:val="0"/>
      <w:marBottom w:val="0"/>
      <w:divBdr>
        <w:top w:val="none" w:sz="0" w:space="0" w:color="auto"/>
        <w:left w:val="none" w:sz="0" w:space="0" w:color="auto"/>
        <w:bottom w:val="none" w:sz="0" w:space="0" w:color="auto"/>
        <w:right w:val="none" w:sz="0" w:space="0" w:color="auto"/>
      </w:divBdr>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222">
      <w:bodyDiv w:val="1"/>
      <w:marLeft w:val="0"/>
      <w:marRight w:val="0"/>
      <w:marTop w:val="0"/>
      <w:marBottom w:val="0"/>
      <w:divBdr>
        <w:top w:val="none" w:sz="0" w:space="0" w:color="auto"/>
        <w:left w:val="none" w:sz="0" w:space="0" w:color="auto"/>
        <w:bottom w:val="none" w:sz="0" w:space="0" w:color="auto"/>
        <w:right w:val="none" w:sz="0" w:space="0" w:color="auto"/>
      </w:divBdr>
    </w:div>
    <w:div w:id="1363239418">
      <w:bodyDiv w:val="1"/>
      <w:marLeft w:val="0"/>
      <w:marRight w:val="0"/>
      <w:marTop w:val="0"/>
      <w:marBottom w:val="0"/>
      <w:divBdr>
        <w:top w:val="none" w:sz="0" w:space="0" w:color="auto"/>
        <w:left w:val="none" w:sz="0" w:space="0" w:color="auto"/>
        <w:bottom w:val="none" w:sz="0" w:space="0" w:color="auto"/>
        <w:right w:val="none" w:sz="0" w:space="0" w:color="auto"/>
      </w:divBdr>
    </w:div>
    <w:div w:id="1363283724">
      <w:bodyDiv w:val="1"/>
      <w:marLeft w:val="0"/>
      <w:marRight w:val="0"/>
      <w:marTop w:val="0"/>
      <w:marBottom w:val="0"/>
      <w:divBdr>
        <w:top w:val="none" w:sz="0" w:space="0" w:color="auto"/>
        <w:left w:val="none" w:sz="0" w:space="0" w:color="auto"/>
        <w:bottom w:val="none" w:sz="0" w:space="0" w:color="auto"/>
        <w:right w:val="none" w:sz="0" w:space="0" w:color="auto"/>
      </w:divBdr>
    </w:div>
    <w:div w:id="1366758001">
      <w:bodyDiv w:val="1"/>
      <w:marLeft w:val="0"/>
      <w:marRight w:val="0"/>
      <w:marTop w:val="0"/>
      <w:marBottom w:val="0"/>
      <w:divBdr>
        <w:top w:val="none" w:sz="0" w:space="0" w:color="auto"/>
        <w:left w:val="none" w:sz="0" w:space="0" w:color="auto"/>
        <w:bottom w:val="none" w:sz="0" w:space="0" w:color="auto"/>
        <w:right w:val="none" w:sz="0" w:space="0" w:color="auto"/>
      </w:divBdr>
    </w:div>
    <w:div w:id="1372655133">
      <w:bodyDiv w:val="1"/>
      <w:marLeft w:val="0"/>
      <w:marRight w:val="0"/>
      <w:marTop w:val="0"/>
      <w:marBottom w:val="0"/>
      <w:divBdr>
        <w:top w:val="none" w:sz="0" w:space="0" w:color="auto"/>
        <w:left w:val="none" w:sz="0" w:space="0" w:color="auto"/>
        <w:bottom w:val="none" w:sz="0" w:space="0" w:color="auto"/>
        <w:right w:val="none" w:sz="0" w:space="0" w:color="auto"/>
      </w:divBdr>
    </w:div>
    <w:div w:id="1372850945">
      <w:bodyDiv w:val="1"/>
      <w:marLeft w:val="0"/>
      <w:marRight w:val="0"/>
      <w:marTop w:val="0"/>
      <w:marBottom w:val="0"/>
      <w:divBdr>
        <w:top w:val="none" w:sz="0" w:space="0" w:color="auto"/>
        <w:left w:val="none" w:sz="0" w:space="0" w:color="auto"/>
        <w:bottom w:val="none" w:sz="0" w:space="0" w:color="auto"/>
        <w:right w:val="none" w:sz="0" w:space="0" w:color="auto"/>
      </w:divBdr>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74573933">
      <w:bodyDiv w:val="1"/>
      <w:marLeft w:val="0"/>
      <w:marRight w:val="0"/>
      <w:marTop w:val="0"/>
      <w:marBottom w:val="0"/>
      <w:divBdr>
        <w:top w:val="none" w:sz="0" w:space="0" w:color="auto"/>
        <w:left w:val="none" w:sz="0" w:space="0" w:color="auto"/>
        <w:bottom w:val="none" w:sz="0" w:space="0" w:color="auto"/>
        <w:right w:val="none" w:sz="0" w:space="0" w:color="auto"/>
      </w:divBdr>
    </w:div>
    <w:div w:id="1376000663">
      <w:bodyDiv w:val="1"/>
      <w:marLeft w:val="0"/>
      <w:marRight w:val="0"/>
      <w:marTop w:val="0"/>
      <w:marBottom w:val="0"/>
      <w:divBdr>
        <w:top w:val="none" w:sz="0" w:space="0" w:color="auto"/>
        <w:left w:val="none" w:sz="0" w:space="0" w:color="auto"/>
        <w:bottom w:val="none" w:sz="0" w:space="0" w:color="auto"/>
        <w:right w:val="none" w:sz="0" w:space="0" w:color="auto"/>
      </w:divBdr>
    </w:div>
    <w:div w:id="1383408075">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387753927">
      <w:bodyDiv w:val="1"/>
      <w:marLeft w:val="0"/>
      <w:marRight w:val="0"/>
      <w:marTop w:val="0"/>
      <w:marBottom w:val="0"/>
      <w:divBdr>
        <w:top w:val="none" w:sz="0" w:space="0" w:color="auto"/>
        <w:left w:val="none" w:sz="0" w:space="0" w:color="auto"/>
        <w:bottom w:val="none" w:sz="0" w:space="0" w:color="auto"/>
        <w:right w:val="none" w:sz="0" w:space="0" w:color="auto"/>
      </w:divBdr>
    </w:div>
    <w:div w:id="1392117093">
      <w:bodyDiv w:val="1"/>
      <w:marLeft w:val="0"/>
      <w:marRight w:val="0"/>
      <w:marTop w:val="0"/>
      <w:marBottom w:val="0"/>
      <w:divBdr>
        <w:top w:val="none" w:sz="0" w:space="0" w:color="auto"/>
        <w:left w:val="none" w:sz="0" w:space="0" w:color="auto"/>
        <w:bottom w:val="none" w:sz="0" w:space="0" w:color="auto"/>
        <w:right w:val="none" w:sz="0" w:space="0" w:color="auto"/>
      </w:divBdr>
    </w:div>
    <w:div w:id="1393120840">
      <w:bodyDiv w:val="1"/>
      <w:marLeft w:val="0"/>
      <w:marRight w:val="0"/>
      <w:marTop w:val="0"/>
      <w:marBottom w:val="0"/>
      <w:divBdr>
        <w:top w:val="none" w:sz="0" w:space="0" w:color="auto"/>
        <w:left w:val="none" w:sz="0" w:space="0" w:color="auto"/>
        <w:bottom w:val="none" w:sz="0" w:space="0" w:color="auto"/>
        <w:right w:val="none" w:sz="0" w:space="0" w:color="auto"/>
      </w:divBdr>
    </w:div>
    <w:div w:id="1396395566">
      <w:bodyDiv w:val="1"/>
      <w:marLeft w:val="0"/>
      <w:marRight w:val="0"/>
      <w:marTop w:val="0"/>
      <w:marBottom w:val="0"/>
      <w:divBdr>
        <w:top w:val="none" w:sz="0" w:space="0" w:color="auto"/>
        <w:left w:val="none" w:sz="0" w:space="0" w:color="auto"/>
        <w:bottom w:val="none" w:sz="0" w:space="0" w:color="auto"/>
        <w:right w:val="none" w:sz="0" w:space="0" w:color="auto"/>
      </w:divBdr>
    </w:div>
    <w:div w:id="1399280424">
      <w:bodyDiv w:val="1"/>
      <w:marLeft w:val="0"/>
      <w:marRight w:val="0"/>
      <w:marTop w:val="0"/>
      <w:marBottom w:val="0"/>
      <w:divBdr>
        <w:top w:val="none" w:sz="0" w:space="0" w:color="auto"/>
        <w:left w:val="none" w:sz="0" w:space="0" w:color="auto"/>
        <w:bottom w:val="none" w:sz="0" w:space="0" w:color="auto"/>
        <w:right w:val="none" w:sz="0" w:space="0" w:color="auto"/>
      </w:divBdr>
    </w:div>
    <w:div w:id="1400060831">
      <w:bodyDiv w:val="1"/>
      <w:marLeft w:val="0"/>
      <w:marRight w:val="0"/>
      <w:marTop w:val="0"/>
      <w:marBottom w:val="0"/>
      <w:divBdr>
        <w:top w:val="none" w:sz="0" w:space="0" w:color="auto"/>
        <w:left w:val="none" w:sz="0" w:space="0" w:color="auto"/>
        <w:bottom w:val="none" w:sz="0" w:space="0" w:color="auto"/>
        <w:right w:val="none" w:sz="0" w:space="0" w:color="auto"/>
      </w:divBdr>
    </w:div>
    <w:div w:id="1401441310">
      <w:bodyDiv w:val="1"/>
      <w:marLeft w:val="0"/>
      <w:marRight w:val="0"/>
      <w:marTop w:val="0"/>
      <w:marBottom w:val="0"/>
      <w:divBdr>
        <w:top w:val="none" w:sz="0" w:space="0" w:color="auto"/>
        <w:left w:val="none" w:sz="0" w:space="0" w:color="auto"/>
        <w:bottom w:val="none" w:sz="0" w:space="0" w:color="auto"/>
        <w:right w:val="none" w:sz="0" w:space="0" w:color="auto"/>
      </w:divBdr>
    </w:div>
    <w:div w:id="1402019898">
      <w:bodyDiv w:val="1"/>
      <w:marLeft w:val="0"/>
      <w:marRight w:val="0"/>
      <w:marTop w:val="0"/>
      <w:marBottom w:val="0"/>
      <w:divBdr>
        <w:top w:val="none" w:sz="0" w:space="0" w:color="auto"/>
        <w:left w:val="none" w:sz="0" w:space="0" w:color="auto"/>
        <w:bottom w:val="none" w:sz="0" w:space="0" w:color="auto"/>
        <w:right w:val="none" w:sz="0" w:space="0" w:color="auto"/>
      </w:divBdr>
    </w:div>
    <w:div w:id="1405496573">
      <w:bodyDiv w:val="1"/>
      <w:marLeft w:val="0"/>
      <w:marRight w:val="0"/>
      <w:marTop w:val="0"/>
      <w:marBottom w:val="0"/>
      <w:divBdr>
        <w:top w:val="none" w:sz="0" w:space="0" w:color="auto"/>
        <w:left w:val="none" w:sz="0" w:space="0" w:color="auto"/>
        <w:bottom w:val="none" w:sz="0" w:space="0" w:color="auto"/>
        <w:right w:val="none" w:sz="0" w:space="0" w:color="auto"/>
      </w:divBdr>
    </w:div>
    <w:div w:id="1409304104">
      <w:bodyDiv w:val="1"/>
      <w:marLeft w:val="0"/>
      <w:marRight w:val="0"/>
      <w:marTop w:val="0"/>
      <w:marBottom w:val="0"/>
      <w:divBdr>
        <w:top w:val="none" w:sz="0" w:space="0" w:color="auto"/>
        <w:left w:val="none" w:sz="0" w:space="0" w:color="auto"/>
        <w:bottom w:val="none" w:sz="0" w:space="0" w:color="auto"/>
        <w:right w:val="none" w:sz="0" w:space="0" w:color="auto"/>
      </w:divBdr>
    </w:div>
    <w:div w:id="1414743777">
      <w:bodyDiv w:val="1"/>
      <w:marLeft w:val="0"/>
      <w:marRight w:val="0"/>
      <w:marTop w:val="0"/>
      <w:marBottom w:val="0"/>
      <w:divBdr>
        <w:top w:val="none" w:sz="0" w:space="0" w:color="auto"/>
        <w:left w:val="none" w:sz="0" w:space="0" w:color="auto"/>
        <w:bottom w:val="none" w:sz="0" w:space="0" w:color="auto"/>
        <w:right w:val="none" w:sz="0" w:space="0" w:color="auto"/>
      </w:divBdr>
    </w:div>
    <w:div w:id="1420054670">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27269073">
      <w:bodyDiv w:val="1"/>
      <w:marLeft w:val="0"/>
      <w:marRight w:val="0"/>
      <w:marTop w:val="0"/>
      <w:marBottom w:val="0"/>
      <w:divBdr>
        <w:top w:val="none" w:sz="0" w:space="0" w:color="auto"/>
        <w:left w:val="none" w:sz="0" w:space="0" w:color="auto"/>
        <w:bottom w:val="none" w:sz="0" w:space="0" w:color="auto"/>
        <w:right w:val="none" w:sz="0" w:space="0" w:color="auto"/>
      </w:divBdr>
    </w:div>
    <w:div w:id="1430738525">
      <w:bodyDiv w:val="1"/>
      <w:marLeft w:val="0"/>
      <w:marRight w:val="0"/>
      <w:marTop w:val="0"/>
      <w:marBottom w:val="0"/>
      <w:divBdr>
        <w:top w:val="none" w:sz="0" w:space="0" w:color="auto"/>
        <w:left w:val="none" w:sz="0" w:space="0" w:color="auto"/>
        <w:bottom w:val="none" w:sz="0" w:space="0" w:color="auto"/>
        <w:right w:val="none" w:sz="0" w:space="0" w:color="auto"/>
      </w:divBdr>
    </w:div>
    <w:div w:id="1436827352">
      <w:bodyDiv w:val="1"/>
      <w:marLeft w:val="0"/>
      <w:marRight w:val="0"/>
      <w:marTop w:val="0"/>
      <w:marBottom w:val="0"/>
      <w:divBdr>
        <w:top w:val="none" w:sz="0" w:space="0" w:color="auto"/>
        <w:left w:val="none" w:sz="0" w:space="0" w:color="auto"/>
        <w:bottom w:val="none" w:sz="0" w:space="0" w:color="auto"/>
        <w:right w:val="none" w:sz="0" w:space="0" w:color="auto"/>
      </w:divBdr>
    </w:div>
    <w:div w:id="1437168281">
      <w:bodyDiv w:val="1"/>
      <w:marLeft w:val="0"/>
      <w:marRight w:val="0"/>
      <w:marTop w:val="0"/>
      <w:marBottom w:val="0"/>
      <w:divBdr>
        <w:top w:val="none" w:sz="0" w:space="0" w:color="auto"/>
        <w:left w:val="none" w:sz="0" w:space="0" w:color="auto"/>
        <w:bottom w:val="none" w:sz="0" w:space="0" w:color="auto"/>
        <w:right w:val="none" w:sz="0" w:space="0" w:color="auto"/>
      </w:divBdr>
    </w:div>
    <w:div w:id="1437558755">
      <w:bodyDiv w:val="1"/>
      <w:marLeft w:val="0"/>
      <w:marRight w:val="0"/>
      <w:marTop w:val="0"/>
      <w:marBottom w:val="0"/>
      <w:divBdr>
        <w:top w:val="none" w:sz="0" w:space="0" w:color="auto"/>
        <w:left w:val="none" w:sz="0" w:space="0" w:color="auto"/>
        <w:bottom w:val="none" w:sz="0" w:space="0" w:color="auto"/>
        <w:right w:val="none" w:sz="0" w:space="0" w:color="auto"/>
      </w:divBdr>
    </w:div>
    <w:div w:id="1438066219">
      <w:bodyDiv w:val="1"/>
      <w:marLeft w:val="0"/>
      <w:marRight w:val="0"/>
      <w:marTop w:val="0"/>
      <w:marBottom w:val="0"/>
      <w:divBdr>
        <w:top w:val="none" w:sz="0" w:space="0" w:color="auto"/>
        <w:left w:val="none" w:sz="0" w:space="0" w:color="auto"/>
        <w:bottom w:val="none" w:sz="0" w:space="0" w:color="auto"/>
        <w:right w:val="none" w:sz="0" w:space="0" w:color="auto"/>
      </w:divBdr>
    </w:div>
    <w:div w:id="1440444719">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44882307">
      <w:bodyDiv w:val="1"/>
      <w:marLeft w:val="0"/>
      <w:marRight w:val="0"/>
      <w:marTop w:val="0"/>
      <w:marBottom w:val="0"/>
      <w:divBdr>
        <w:top w:val="none" w:sz="0" w:space="0" w:color="auto"/>
        <w:left w:val="none" w:sz="0" w:space="0" w:color="auto"/>
        <w:bottom w:val="none" w:sz="0" w:space="0" w:color="auto"/>
        <w:right w:val="none" w:sz="0" w:space="0" w:color="auto"/>
      </w:divBdr>
    </w:div>
    <w:div w:id="1449278150">
      <w:bodyDiv w:val="1"/>
      <w:marLeft w:val="0"/>
      <w:marRight w:val="0"/>
      <w:marTop w:val="0"/>
      <w:marBottom w:val="0"/>
      <w:divBdr>
        <w:top w:val="none" w:sz="0" w:space="0" w:color="auto"/>
        <w:left w:val="none" w:sz="0" w:space="0" w:color="auto"/>
        <w:bottom w:val="none" w:sz="0" w:space="0" w:color="auto"/>
        <w:right w:val="none" w:sz="0" w:space="0" w:color="auto"/>
      </w:divBdr>
    </w:div>
    <w:div w:id="1451969204">
      <w:bodyDiv w:val="1"/>
      <w:marLeft w:val="0"/>
      <w:marRight w:val="0"/>
      <w:marTop w:val="0"/>
      <w:marBottom w:val="0"/>
      <w:divBdr>
        <w:top w:val="none" w:sz="0" w:space="0" w:color="auto"/>
        <w:left w:val="none" w:sz="0" w:space="0" w:color="auto"/>
        <w:bottom w:val="none" w:sz="0" w:space="0" w:color="auto"/>
        <w:right w:val="none" w:sz="0" w:space="0" w:color="auto"/>
      </w:divBdr>
    </w:div>
    <w:div w:id="1455829771">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359">
      <w:bodyDiv w:val="1"/>
      <w:marLeft w:val="0"/>
      <w:marRight w:val="0"/>
      <w:marTop w:val="0"/>
      <w:marBottom w:val="0"/>
      <w:divBdr>
        <w:top w:val="none" w:sz="0" w:space="0" w:color="auto"/>
        <w:left w:val="none" w:sz="0" w:space="0" w:color="auto"/>
        <w:bottom w:val="none" w:sz="0" w:space="0" w:color="auto"/>
        <w:right w:val="none" w:sz="0" w:space="0" w:color="auto"/>
      </w:divBdr>
    </w:div>
    <w:div w:id="1464880613">
      <w:bodyDiv w:val="1"/>
      <w:marLeft w:val="0"/>
      <w:marRight w:val="0"/>
      <w:marTop w:val="0"/>
      <w:marBottom w:val="0"/>
      <w:divBdr>
        <w:top w:val="none" w:sz="0" w:space="0" w:color="auto"/>
        <w:left w:val="none" w:sz="0" w:space="0" w:color="auto"/>
        <w:bottom w:val="none" w:sz="0" w:space="0" w:color="auto"/>
        <w:right w:val="none" w:sz="0" w:space="0" w:color="auto"/>
      </w:divBdr>
    </w:div>
    <w:div w:id="1465654369">
      <w:bodyDiv w:val="1"/>
      <w:marLeft w:val="0"/>
      <w:marRight w:val="0"/>
      <w:marTop w:val="0"/>
      <w:marBottom w:val="0"/>
      <w:divBdr>
        <w:top w:val="none" w:sz="0" w:space="0" w:color="auto"/>
        <w:left w:val="none" w:sz="0" w:space="0" w:color="auto"/>
        <w:bottom w:val="none" w:sz="0" w:space="0" w:color="auto"/>
        <w:right w:val="none" w:sz="0" w:space="0" w:color="auto"/>
      </w:divBdr>
    </w:div>
    <w:div w:id="1466511512">
      <w:bodyDiv w:val="1"/>
      <w:marLeft w:val="0"/>
      <w:marRight w:val="0"/>
      <w:marTop w:val="0"/>
      <w:marBottom w:val="0"/>
      <w:divBdr>
        <w:top w:val="none" w:sz="0" w:space="0" w:color="auto"/>
        <w:left w:val="none" w:sz="0" w:space="0" w:color="auto"/>
        <w:bottom w:val="none" w:sz="0" w:space="0" w:color="auto"/>
        <w:right w:val="none" w:sz="0" w:space="0" w:color="auto"/>
      </w:divBdr>
    </w:div>
    <w:div w:id="1468931811">
      <w:bodyDiv w:val="1"/>
      <w:marLeft w:val="0"/>
      <w:marRight w:val="0"/>
      <w:marTop w:val="0"/>
      <w:marBottom w:val="0"/>
      <w:divBdr>
        <w:top w:val="none" w:sz="0" w:space="0" w:color="auto"/>
        <w:left w:val="none" w:sz="0" w:space="0" w:color="auto"/>
        <w:bottom w:val="none" w:sz="0" w:space="0" w:color="auto"/>
        <w:right w:val="none" w:sz="0" w:space="0" w:color="auto"/>
      </w:divBdr>
    </w:div>
    <w:div w:id="1476600041">
      <w:bodyDiv w:val="1"/>
      <w:marLeft w:val="0"/>
      <w:marRight w:val="0"/>
      <w:marTop w:val="0"/>
      <w:marBottom w:val="0"/>
      <w:divBdr>
        <w:top w:val="none" w:sz="0" w:space="0" w:color="auto"/>
        <w:left w:val="none" w:sz="0" w:space="0" w:color="auto"/>
        <w:bottom w:val="none" w:sz="0" w:space="0" w:color="auto"/>
        <w:right w:val="none" w:sz="0" w:space="0" w:color="auto"/>
      </w:divBdr>
    </w:div>
    <w:div w:id="1479685842">
      <w:bodyDiv w:val="1"/>
      <w:marLeft w:val="0"/>
      <w:marRight w:val="0"/>
      <w:marTop w:val="0"/>
      <w:marBottom w:val="0"/>
      <w:divBdr>
        <w:top w:val="none" w:sz="0" w:space="0" w:color="auto"/>
        <w:left w:val="none" w:sz="0" w:space="0" w:color="auto"/>
        <w:bottom w:val="none" w:sz="0" w:space="0" w:color="auto"/>
        <w:right w:val="none" w:sz="0" w:space="0" w:color="auto"/>
      </w:divBdr>
    </w:div>
    <w:div w:id="1482313461">
      <w:bodyDiv w:val="1"/>
      <w:marLeft w:val="0"/>
      <w:marRight w:val="0"/>
      <w:marTop w:val="0"/>
      <w:marBottom w:val="0"/>
      <w:divBdr>
        <w:top w:val="none" w:sz="0" w:space="0" w:color="auto"/>
        <w:left w:val="none" w:sz="0" w:space="0" w:color="auto"/>
        <w:bottom w:val="none" w:sz="0" w:space="0" w:color="auto"/>
        <w:right w:val="none" w:sz="0" w:space="0" w:color="auto"/>
      </w:divBdr>
    </w:div>
    <w:div w:id="1483426822">
      <w:bodyDiv w:val="1"/>
      <w:marLeft w:val="0"/>
      <w:marRight w:val="0"/>
      <w:marTop w:val="0"/>
      <w:marBottom w:val="0"/>
      <w:divBdr>
        <w:top w:val="none" w:sz="0" w:space="0" w:color="auto"/>
        <w:left w:val="none" w:sz="0" w:space="0" w:color="auto"/>
        <w:bottom w:val="none" w:sz="0" w:space="0" w:color="auto"/>
        <w:right w:val="none" w:sz="0" w:space="0" w:color="auto"/>
      </w:divBdr>
    </w:div>
    <w:div w:id="1487937423">
      <w:bodyDiv w:val="1"/>
      <w:marLeft w:val="0"/>
      <w:marRight w:val="0"/>
      <w:marTop w:val="0"/>
      <w:marBottom w:val="0"/>
      <w:divBdr>
        <w:top w:val="none" w:sz="0" w:space="0" w:color="auto"/>
        <w:left w:val="none" w:sz="0" w:space="0" w:color="auto"/>
        <w:bottom w:val="none" w:sz="0" w:space="0" w:color="auto"/>
        <w:right w:val="none" w:sz="0" w:space="0" w:color="auto"/>
      </w:divBdr>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493257076">
      <w:bodyDiv w:val="1"/>
      <w:marLeft w:val="0"/>
      <w:marRight w:val="0"/>
      <w:marTop w:val="0"/>
      <w:marBottom w:val="0"/>
      <w:divBdr>
        <w:top w:val="none" w:sz="0" w:space="0" w:color="auto"/>
        <w:left w:val="none" w:sz="0" w:space="0" w:color="auto"/>
        <w:bottom w:val="none" w:sz="0" w:space="0" w:color="auto"/>
        <w:right w:val="none" w:sz="0" w:space="0" w:color="auto"/>
      </w:divBdr>
    </w:div>
    <w:div w:id="1496801243">
      <w:bodyDiv w:val="1"/>
      <w:marLeft w:val="0"/>
      <w:marRight w:val="0"/>
      <w:marTop w:val="0"/>
      <w:marBottom w:val="0"/>
      <w:divBdr>
        <w:top w:val="none" w:sz="0" w:space="0" w:color="auto"/>
        <w:left w:val="none" w:sz="0" w:space="0" w:color="auto"/>
        <w:bottom w:val="none" w:sz="0" w:space="0" w:color="auto"/>
        <w:right w:val="none" w:sz="0" w:space="0" w:color="auto"/>
      </w:divBdr>
    </w:div>
    <w:div w:id="1500730242">
      <w:bodyDiv w:val="1"/>
      <w:marLeft w:val="0"/>
      <w:marRight w:val="0"/>
      <w:marTop w:val="0"/>
      <w:marBottom w:val="0"/>
      <w:divBdr>
        <w:top w:val="none" w:sz="0" w:space="0" w:color="auto"/>
        <w:left w:val="none" w:sz="0" w:space="0" w:color="auto"/>
        <w:bottom w:val="none" w:sz="0" w:space="0" w:color="auto"/>
        <w:right w:val="none" w:sz="0" w:space="0" w:color="auto"/>
      </w:divBdr>
    </w:div>
    <w:div w:id="1508979371">
      <w:bodyDiv w:val="1"/>
      <w:marLeft w:val="0"/>
      <w:marRight w:val="0"/>
      <w:marTop w:val="0"/>
      <w:marBottom w:val="0"/>
      <w:divBdr>
        <w:top w:val="none" w:sz="0" w:space="0" w:color="auto"/>
        <w:left w:val="none" w:sz="0" w:space="0" w:color="auto"/>
        <w:bottom w:val="none" w:sz="0" w:space="0" w:color="auto"/>
        <w:right w:val="none" w:sz="0" w:space="0" w:color="auto"/>
      </w:divBdr>
    </w:div>
    <w:div w:id="1510874766">
      <w:bodyDiv w:val="1"/>
      <w:marLeft w:val="0"/>
      <w:marRight w:val="0"/>
      <w:marTop w:val="0"/>
      <w:marBottom w:val="0"/>
      <w:divBdr>
        <w:top w:val="none" w:sz="0" w:space="0" w:color="auto"/>
        <w:left w:val="none" w:sz="0" w:space="0" w:color="auto"/>
        <w:bottom w:val="none" w:sz="0" w:space="0" w:color="auto"/>
        <w:right w:val="none" w:sz="0" w:space="0" w:color="auto"/>
      </w:divBdr>
    </w:div>
    <w:div w:id="1511750850">
      <w:bodyDiv w:val="1"/>
      <w:marLeft w:val="0"/>
      <w:marRight w:val="0"/>
      <w:marTop w:val="0"/>
      <w:marBottom w:val="0"/>
      <w:divBdr>
        <w:top w:val="none" w:sz="0" w:space="0" w:color="auto"/>
        <w:left w:val="none" w:sz="0" w:space="0" w:color="auto"/>
        <w:bottom w:val="none" w:sz="0" w:space="0" w:color="auto"/>
        <w:right w:val="none" w:sz="0" w:space="0" w:color="auto"/>
      </w:divBdr>
    </w:div>
    <w:div w:id="1518041296">
      <w:bodyDiv w:val="1"/>
      <w:marLeft w:val="0"/>
      <w:marRight w:val="0"/>
      <w:marTop w:val="0"/>
      <w:marBottom w:val="0"/>
      <w:divBdr>
        <w:top w:val="none" w:sz="0" w:space="0" w:color="auto"/>
        <w:left w:val="none" w:sz="0" w:space="0" w:color="auto"/>
        <w:bottom w:val="none" w:sz="0" w:space="0" w:color="auto"/>
        <w:right w:val="none" w:sz="0" w:space="0" w:color="auto"/>
      </w:divBdr>
    </w:div>
    <w:div w:id="1522892256">
      <w:bodyDiv w:val="1"/>
      <w:marLeft w:val="0"/>
      <w:marRight w:val="0"/>
      <w:marTop w:val="0"/>
      <w:marBottom w:val="0"/>
      <w:divBdr>
        <w:top w:val="none" w:sz="0" w:space="0" w:color="auto"/>
        <w:left w:val="none" w:sz="0" w:space="0" w:color="auto"/>
        <w:bottom w:val="none" w:sz="0" w:space="0" w:color="auto"/>
        <w:right w:val="none" w:sz="0" w:space="0" w:color="auto"/>
      </w:divBdr>
    </w:div>
    <w:div w:id="1529686160">
      <w:bodyDiv w:val="1"/>
      <w:marLeft w:val="0"/>
      <w:marRight w:val="0"/>
      <w:marTop w:val="0"/>
      <w:marBottom w:val="0"/>
      <w:divBdr>
        <w:top w:val="none" w:sz="0" w:space="0" w:color="auto"/>
        <w:left w:val="none" w:sz="0" w:space="0" w:color="auto"/>
        <w:bottom w:val="none" w:sz="0" w:space="0" w:color="auto"/>
        <w:right w:val="none" w:sz="0" w:space="0" w:color="auto"/>
      </w:divBdr>
    </w:div>
    <w:div w:id="1533958313">
      <w:bodyDiv w:val="1"/>
      <w:marLeft w:val="0"/>
      <w:marRight w:val="0"/>
      <w:marTop w:val="0"/>
      <w:marBottom w:val="0"/>
      <w:divBdr>
        <w:top w:val="none" w:sz="0" w:space="0" w:color="auto"/>
        <w:left w:val="none" w:sz="0" w:space="0" w:color="auto"/>
        <w:bottom w:val="none" w:sz="0" w:space="0" w:color="auto"/>
        <w:right w:val="none" w:sz="0" w:space="0" w:color="auto"/>
      </w:divBdr>
    </w:div>
    <w:div w:id="1535115895">
      <w:bodyDiv w:val="1"/>
      <w:marLeft w:val="0"/>
      <w:marRight w:val="0"/>
      <w:marTop w:val="0"/>
      <w:marBottom w:val="0"/>
      <w:divBdr>
        <w:top w:val="none" w:sz="0" w:space="0" w:color="auto"/>
        <w:left w:val="none" w:sz="0" w:space="0" w:color="auto"/>
        <w:bottom w:val="none" w:sz="0" w:space="0" w:color="auto"/>
        <w:right w:val="none" w:sz="0" w:space="0" w:color="auto"/>
      </w:divBdr>
    </w:div>
    <w:div w:id="1536893528">
      <w:bodyDiv w:val="1"/>
      <w:marLeft w:val="0"/>
      <w:marRight w:val="0"/>
      <w:marTop w:val="0"/>
      <w:marBottom w:val="0"/>
      <w:divBdr>
        <w:top w:val="none" w:sz="0" w:space="0" w:color="auto"/>
        <w:left w:val="none" w:sz="0" w:space="0" w:color="auto"/>
        <w:bottom w:val="none" w:sz="0" w:space="0" w:color="auto"/>
        <w:right w:val="none" w:sz="0" w:space="0" w:color="auto"/>
      </w:divBdr>
    </w:div>
    <w:div w:id="1542477244">
      <w:bodyDiv w:val="1"/>
      <w:marLeft w:val="0"/>
      <w:marRight w:val="0"/>
      <w:marTop w:val="0"/>
      <w:marBottom w:val="0"/>
      <w:divBdr>
        <w:top w:val="none" w:sz="0" w:space="0" w:color="auto"/>
        <w:left w:val="none" w:sz="0" w:space="0" w:color="auto"/>
        <w:bottom w:val="none" w:sz="0" w:space="0" w:color="auto"/>
        <w:right w:val="none" w:sz="0" w:space="0" w:color="auto"/>
      </w:divBdr>
    </w:div>
    <w:div w:id="1544712620">
      <w:bodyDiv w:val="1"/>
      <w:marLeft w:val="0"/>
      <w:marRight w:val="0"/>
      <w:marTop w:val="0"/>
      <w:marBottom w:val="0"/>
      <w:divBdr>
        <w:top w:val="none" w:sz="0" w:space="0" w:color="auto"/>
        <w:left w:val="none" w:sz="0" w:space="0" w:color="auto"/>
        <w:bottom w:val="none" w:sz="0" w:space="0" w:color="auto"/>
        <w:right w:val="none" w:sz="0" w:space="0" w:color="auto"/>
      </w:divBdr>
    </w:div>
    <w:div w:id="1545482298">
      <w:bodyDiv w:val="1"/>
      <w:marLeft w:val="0"/>
      <w:marRight w:val="0"/>
      <w:marTop w:val="0"/>
      <w:marBottom w:val="0"/>
      <w:divBdr>
        <w:top w:val="none" w:sz="0" w:space="0" w:color="auto"/>
        <w:left w:val="none" w:sz="0" w:space="0" w:color="auto"/>
        <w:bottom w:val="none" w:sz="0" w:space="0" w:color="auto"/>
        <w:right w:val="none" w:sz="0" w:space="0" w:color="auto"/>
      </w:divBdr>
    </w:div>
    <w:div w:id="1548686463">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54463100">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57467987">
      <w:bodyDiv w:val="1"/>
      <w:marLeft w:val="0"/>
      <w:marRight w:val="0"/>
      <w:marTop w:val="0"/>
      <w:marBottom w:val="0"/>
      <w:divBdr>
        <w:top w:val="none" w:sz="0" w:space="0" w:color="auto"/>
        <w:left w:val="none" w:sz="0" w:space="0" w:color="auto"/>
        <w:bottom w:val="none" w:sz="0" w:space="0" w:color="auto"/>
        <w:right w:val="none" w:sz="0" w:space="0" w:color="auto"/>
      </w:divBdr>
    </w:div>
    <w:div w:id="1565096056">
      <w:bodyDiv w:val="1"/>
      <w:marLeft w:val="0"/>
      <w:marRight w:val="0"/>
      <w:marTop w:val="0"/>
      <w:marBottom w:val="0"/>
      <w:divBdr>
        <w:top w:val="none" w:sz="0" w:space="0" w:color="auto"/>
        <w:left w:val="none" w:sz="0" w:space="0" w:color="auto"/>
        <w:bottom w:val="none" w:sz="0" w:space="0" w:color="auto"/>
        <w:right w:val="none" w:sz="0" w:space="0" w:color="auto"/>
      </w:divBdr>
    </w:div>
    <w:div w:id="1568690290">
      <w:bodyDiv w:val="1"/>
      <w:marLeft w:val="0"/>
      <w:marRight w:val="0"/>
      <w:marTop w:val="0"/>
      <w:marBottom w:val="0"/>
      <w:divBdr>
        <w:top w:val="none" w:sz="0" w:space="0" w:color="auto"/>
        <w:left w:val="none" w:sz="0" w:space="0" w:color="auto"/>
        <w:bottom w:val="none" w:sz="0" w:space="0" w:color="auto"/>
        <w:right w:val="none" w:sz="0" w:space="0" w:color="auto"/>
      </w:divBdr>
    </w:div>
    <w:div w:id="1569535834">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71962518">
      <w:bodyDiv w:val="1"/>
      <w:marLeft w:val="0"/>
      <w:marRight w:val="0"/>
      <w:marTop w:val="0"/>
      <w:marBottom w:val="0"/>
      <w:divBdr>
        <w:top w:val="none" w:sz="0" w:space="0" w:color="auto"/>
        <w:left w:val="none" w:sz="0" w:space="0" w:color="auto"/>
        <w:bottom w:val="none" w:sz="0" w:space="0" w:color="auto"/>
        <w:right w:val="none" w:sz="0" w:space="0" w:color="auto"/>
      </w:divBdr>
    </w:div>
    <w:div w:id="1572543741">
      <w:bodyDiv w:val="1"/>
      <w:marLeft w:val="0"/>
      <w:marRight w:val="0"/>
      <w:marTop w:val="0"/>
      <w:marBottom w:val="0"/>
      <w:divBdr>
        <w:top w:val="none" w:sz="0" w:space="0" w:color="auto"/>
        <w:left w:val="none" w:sz="0" w:space="0" w:color="auto"/>
        <w:bottom w:val="none" w:sz="0" w:space="0" w:color="auto"/>
        <w:right w:val="none" w:sz="0" w:space="0" w:color="auto"/>
      </w:divBdr>
    </w:div>
    <w:div w:id="1574850776">
      <w:bodyDiv w:val="1"/>
      <w:marLeft w:val="0"/>
      <w:marRight w:val="0"/>
      <w:marTop w:val="0"/>
      <w:marBottom w:val="0"/>
      <w:divBdr>
        <w:top w:val="none" w:sz="0" w:space="0" w:color="auto"/>
        <w:left w:val="none" w:sz="0" w:space="0" w:color="auto"/>
        <w:bottom w:val="none" w:sz="0" w:space="0" w:color="auto"/>
        <w:right w:val="none" w:sz="0" w:space="0" w:color="auto"/>
      </w:divBdr>
    </w:div>
    <w:div w:id="1578245267">
      <w:bodyDiv w:val="1"/>
      <w:marLeft w:val="0"/>
      <w:marRight w:val="0"/>
      <w:marTop w:val="0"/>
      <w:marBottom w:val="0"/>
      <w:divBdr>
        <w:top w:val="none" w:sz="0" w:space="0" w:color="auto"/>
        <w:left w:val="none" w:sz="0" w:space="0" w:color="auto"/>
        <w:bottom w:val="none" w:sz="0" w:space="0" w:color="auto"/>
        <w:right w:val="none" w:sz="0" w:space="0" w:color="auto"/>
      </w:divBdr>
    </w:div>
    <w:div w:id="1583172983">
      <w:bodyDiv w:val="1"/>
      <w:marLeft w:val="0"/>
      <w:marRight w:val="0"/>
      <w:marTop w:val="0"/>
      <w:marBottom w:val="0"/>
      <w:divBdr>
        <w:top w:val="none" w:sz="0" w:space="0" w:color="auto"/>
        <w:left w:val="none" w:sz="0" w:space="0" w:color="auto"/>
        <w:bottom w:val="none" w:sz="0" w:space="0" w:color="auto"/>
        <w:right w:val="none" w:sz="0" w:space="0" w:color="auto"/>
      </w:divBdr>
    </w:div>
    <w:div w:id="1583759391">
      <w:bodyDiv w:val="1"/>
      <w:marLeft w:val="0"/>
      <w:marRight w:val="0"/>
      <w:marTop w:val="0"/>
      <w:marBottom w:val="0"/>
      <w:divBdr>
        <w:top w:val="none" w:sz="0" w:space="0" w:color="auto"/>
        <w:left w:val="none" w:sz="0" w:space="0" w:color="auto"/>
        <w:bottom w:val="none" w:sz="0" w:space="0" w:color="auto"/>
        <w:right w:val="none" w:sz="0" w:space="0" w:color="auto"/>
      </w:divBdr>
    </w:div>
    <w:div w:id="1584408161">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8434">
      <w:bodyDiv w:val="1"/>
      <w:marLeft w:val="0"/>
      <w:marRight w:val="0"/>
      <w:marTop w:val="0"/>
      <w:marBottom w:val="0"/>
      <w:divBdr>
        <w:top w:val="none" w:sz="0" w:space="0" w:color="auto"/>
        <w:left w:val="none" w:sz="0" w:space="0" w:color="auto"/>
        <w:bottom w:val="none" w:sz="0" w:space="0" w:color="auto"/>
        <w:right w:val="none" w:sz="0" w:space="0" w:color="auto"/>
      </w:divBdr>
    </w:div>
    <w:div w:id="1589772854">
      <w:bodyDiv w:val="1"/>
      <w:marLeft w:val="0"/>
      <w:marRight w:val="0"/>
      <w:marTop w:val="0"/>
      <w:marBottom w:val="0"/>
      <w:divBdr>
        <w:top w:val="none" w:sz="0" w:space="0" w:color="auto"/>
        <w:left w:val="none" w:sz="0" w:space="0" w:color="auto"/>
        <w:bottom w:val="none" w:sz="0" w:space="0" w:color="auto"/>
        <w:right w:val="none" w:sz="0" w:space="0" w:color="auto"/>
      </w:divBdr>
    </w:div>
    <w:div w:id="1590768071">
      <w:bodyDiv w:val="1"/>
      <w:marLeft w:val="0"/>
      <w:marRight w:val="0"/>
      <w:marTop w:val="0"/>
      <w:marBottom w:val="0"/>
      <w:divBdr>
        <w:top w:val="none" w:sz="0" w:space="0" w:color="auto"/>
        <w:left w:val="none" w:sz="0" w:space="0" w:color="auto"/>
        <w:bottom w:val="none" w:sz="0" w:space="0" w:color="auto"/>
        <w:right w:val="none" w:sz="0" w:space="0" w:color="auto"/>
      </w:divBdr>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2003869">
      <w:bodyDiv w:val="1"/>
      <w:marLeft w:val="0"/>
      <w:marRight w:val="0"/>
      <w:marTop w:val="0"/>
      <w:marBottom w:val="0"/>
      <w:divBdr>
        <w:top w:val="none" w:sz="0" w:space="0" w:color="auto"/>
        <w:left w:val="none" w:sz="0" w:space="0" w:color="auto"/>
        <w:bottom w:val="none" w:sz="0" w:space="0" w:color="auto"/>
        <w:right w:val="none" w:sz="0" w:space="0" w:color="auto"/>
      </w:divBdr>
    </w:div>
    <w:div w:id="1595473961">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598057599">
      <w:bodyDiv w:val="1"/>
      <w:marLeft w:val="0"/>
      <w:marRight w:val="0"/>
      <w:marTop w:val="0"/>
      <w:marBottom w:val="0"/>
      <w:divBdr>
        <w:top w:val="none" w:sz="0" w:space="0" w:color="auto"/>
        <w:left w:val="none" w:sz="0" w:space="0" w:color="auto"/>
        <w:bottom w:val="none" w:sz="0" w:space="0" w:color="auto"/>
        <w:right w:val="none" w:sz="0" w:space="0" w:color="auto"/>
      </w:divBdr>
    </w:div>
    <w:div w:id="1598562251">
      <w:bodyDiv w:val="1"/>
      <w:marLeft w:val="0"/>
      <w:marRight w:val="0"/>
      <w:marTop w:val="0"/>
      <w:marBottom w:val="0"/>
      <w:divBdr>
        <w:top w:val="none" w:sz="0" w:space="0" w:color="auto"/>
        <w:left w:val="none" w:sz="0" w:space="0" w:color="auto"/>
        <w:bottom w:val="none" w:sz="0" w:space="0" w:color="auto"/>
        <w:right w:val="none" w:sz="0" w:space="0" w:color="auto"/>
      </w:divBdr>
    </w:div>
    <w:div w:id="1599289780">
      <w:bodyDiv w:val="1"/>
      <w:marLeft w:val="0"/>
      <w:marRight w:val="0"/>
      <w:marTop w:val="0"/>
      <w:marBottom w:val="0"/>
      <w:divBdr>
        <w:top w:val="none" w:sz="0" w:space="0" w:color="auto"/>
        <w:left w:val="none" w:sz="0" w:space="0" w:color="auto"/>
        <w:bottom w:val="none" w:sz="0" w:space="0" w:color="auto"/>
        <w:right w:val="none" w:sz="0" w:space="0" w:color="auto"/>
      </w:divBdr>
    </w:div>
    <w:div w:id="1602640375">
      <w:bodyDiv w:val="1"/>
      <w:marLeft w:val="0"/>
      <w:marRight w:val="0"/>
      <w:marTop w:val="0"/>
      <w:marBottom w:val="0"/>
      <w:divBdr>
        <w:top w:val="none" w:sz="0" w:space="0" w:color="auto"/>
        <w:left w:val="none" w:sz="0" w:space="0" w:color="auto"/>
        <w:bottom w:val="none" w:sz="0" w:space="0" w:color="auto"/>
        <w:right w:val="none" w:sz="0" w:space="0" w:color="auto"/>
      </w:divBdr>
    </w:div>
    <w:div w:id="1603293515">
      <w:bodyDiv w:val="1"/>
      <w:marLeft w:val="0"/>
      <w:marRight w:val="0"/>
      <w:marTop w:val="0"/>
      <w:marBottom w:val="0"/>
      <w:divBdr>
        <w:top w:val="none" w:sz="0" w:space="0" w:color="auto"/>
        <w:left w:val="none" w:sz="0" w:space="0" w:color="auto"/>
        <w:bottom w:val="none" w:sz="0" w:space="0" w:color="auto"/>
        <w:right w:val="none" w:sz="0" w:space="0" w:color="auto"/>
      </w:divBdr>
    </w:div>
    <w:div w:id="1614243091">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16666980">
      <w:bodyDiv w:val="1"/>
      <w:marLeft w:val="0"/>
      <w:marRight w:val="0"/>
      <w:marTop w:val="0"/>
      <w:marBottom w:val="0"/>
      <w:divBdr>
        <w:top w:val="none" w:sz="0" w:space="0" w:color="auto"/>
        <w:left w:val="none" w:sz="0" w:space="0" w:color="auto"/>
        <w:bottom w:val="none" w:sz="0" w:space="0" w:color="auto"/>
        <w:right w:val="none" w:sz="0" w:space="0" w:color="auto"/>
      </w:divBdr>
    </w:div>
    <w:div w:id="1621690260">
      <w:bodyDiv w:val="1"/>
      <w:marLeft w:val="0"/>
      <w:marRight w:val="0"/>
      <w:marTop w:val="0"/>
      <w:marBottom w:val="0"/>
      <w:divBdr>
        <w:top w:val="none" w:sz="0" w:space="0" w:color="auto"/>
        <w:left w:val="none" w:sz="0" w:space="0" w:color="auto"/>
        <w:bottom w:val="none" w:sz="0" w:space="0" w:color="auto"/>
        <w:right w:val="none" w:sz="0" w:space="0" w:color="auto"/>
      </w:divBdr>
    </w:div>
    <w:div w:id="1622960649">
      <w:bodyDiv w:val="1"/>
      <w:marLeft w:val="0"/>
      <w:marRight w:val="0"/>
      <w:marTop w:val="0"/>
      <w:marBottom w:val="0"/>
      <w:divBdr>
        <w:top w:val="none" w:sz="0" w:space="0" w:color="auto"/>
        <w:left w:val="none" w:sz="0" w:space="0" w:color="auto"/>
        <w:bottom w:val="none" w:sz="0" w:space="0" w:color="auto"/>
        <w:right w:val="none" w:sz="0" w:space="0" w:color="auto"/>
      </w:divBdr>
    </w:div>
    <w:div w:id="1625846394">
      <w:bodyDiv w:val="1"/>
      <w:marLeft w:val="0"/>
      <w:marRight w:val="0"/>
      <w:marTop w:val="0"/>
      <w:marBottom w:val="0"/>
      <w:divBdr>
        <w:top w:val="none" w:sz="0" w:space="0" w:color="auto"/>
        <w:left w:val="none" w:sz="0" w:space="0" w:color="auto"/>
        <w:bottom w:val="none" w:sz="0" w:space="0" w:color="auto"/>
        <w:right w:val="none" w:sz="0" w:space="0" w:color="auto"/>
      </w:divBdr>
    </w:div>
    <w:div w:id="1626424241">
      <w:bodyDiv w:val="1"/>
      <w:marLeft w:val="0"/>
      <w:marRight w:val="0"/>
      <w:marTop w:val="0"/>
      <w:marBottom w:val="0"/>
      <w:divBdr>
        <w:top w:val="none" w:sz="0" w:space="0" w:color="auto"/>
        <w:left w:val="none" w:sz="0" w:space="0" w:color="auto"/>
        <w:bottom w:val="none" w:sz="0" w:space="0" w:color="auto"/>
        <w:right w:val="none" w:sz="0" w:space="0" w:color="auto"/>
      </w:divBdr>
    </w:div>
    <w:div w:id="1627587066">
      <w:bodyDiv w:val="1"/>
      <w:marLeft w:val="0"/>
      <w:marRight w:val="0"/>
      <w:marTop w:val="0"/>
      <w:marBottom w:val="0"/>
      <w:divBdr>
        <w:top w:val="none" w:sz="0" w:space="0" w:color="auto"/>
        <w:left w:val="none" w:sz="0" w:space="0" w:color="auto"/>
        <w:bottom w:val="none" w:sz="0" w:space="0" w:color="auto"/>
        <w:right w:val="none" w:sz="0" w:space="0" w:color="auto"/>
      </w:divBdr>
    </w:div>
    <w:div w:id="1628049937">
      <w:bodyDiv w:val="1"/>
      <w:marLeft w:val="0"/>
      <w:marRight w:val="0"/>
      <w:marTop w:val="0"/>
      <w:marBottom w:val="0"/>
      <w:divBdr>
        <w:top w:val="none" w:sz="0" w:space="0" w:color="auto"/>
        <w:left w:val="none" w:sz="0" w:space="0" w:color="auto"/>
        <w:bottom w:val="none" w:sz="0" w:space="0" w:color="auto"/>
        <w:right w:val="none" w:sz="0" w:space="0" w:color="auto"/>
      </w:divBdr>
    </w:div>
    <w:div w:id="1630821273">
      <w:bodyDiv w:val="1"/>
      <w:marLeft w:val="0"/>
      <w:marRight w:val="0"/>
      <w:marTop w:val="0"/>
      <w:marBottom w:val="0"/>
      <w:divBdr>
        <w:top w:val="none" w:sz="0" w:space="0" w:color="auto"/>
        <w:left w:val="none" w:sz="0" w:space="0" w:color="auto"/>
        <w:bottom w:val="none" w:sz="0" w:space="0" w:color="auto"/>
        <w:right w:val="none" w:sz="0" w:space="0" w:color="auto"/>
      </w:divBdr>
    </w:div>
    <w:div w:id="1633898927">
      <w:bodyDiv w:val="1"/>
      <w:marLeft w:val="0"/>
      <w:marRight w:val="0"/>
      <w:marTop w:val="0"/>
      <w:marBottom w:val="0"/>
      <w:divBdr>
        <w:top w:val="none" w:sz="0" w:space="0" w:color="auto"/>
        <w:left w:val="none" w:sz="0" w:space="0" w:color="auto"/>
        <w:bottom w:val="none" w:sz="0" w:space="0" w:color="auto"/>
        <w:right w:val="none" w:sz="0" w:space="0" w:color="auto"/>
      </w:divBdr>
    </w:div>
    <w:div w:id="1634168524">
      <w:bodyDiv w:val="1"/>
      <w:marLeft w:val="0"/>
      <w:marRight w:val="0"/>
      <w:marTop w:val="0"/>
      <w:marBottom w:val="0"/>
      <w:divBdr>
        <w:top w:val="none" w:sz="0" w:space="0" w:color="auto"/>
        <w:left w:val="none" w:sz="0" w:space="0" w:color="auto"/>
        <w:bottom w:val="none" w:sz="0" w:space="0" w:color="auto"/>
        <w:right w:val="none" w:sz="0" w:space="0" w:color="auto"/>
      </w:divBdr>
    </w:div>
    <w:div w:id="1639383282">
      <w:bodyDiv w:val="1"/>
      <w:marLeft w:val="0"/>
      <w:marRight w:val="0"/>
      <w:marTop w:val="0"/>
      <w:marBottom w:val="0"/>
      <w:divBdr>
        <w:top w:val="none" w:sz="0" w:space="0" w:color="auto"/>
        <w:left w:val="none" w:sz="0" w:space="0" w:color="auto"/>
        <w:bottom w:val="none" w:sz="0" w:space="0" w:color="auto"/>
        <w:right w:val="none" w:sz="0" w:space="0" w:color="auto"/>
      </w:divBdr>
    </w:div>
    <w:div w:id="1640064484">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1112541">
      <w:bodyDiv w:val="1"/>
      <w:marLeft w:val="0"/>
      <w:marRight w:val="0"/>
      <w:marTop w:val="0"/>
      <w:marBottom w:val="0"/>
      <w:divBdr>
        <w:top w:val="none" w:sz="0" w:space="0" w:color="auto"/>
        <w:left w:val="none" w:sz="0" w:space="0" w:color="auto"/>
        <w:bottom w:val="none" w:sz="0" w:space="0" w:color="auto"/>
        <w:right w:val="none" w:sz="0" w:space="0" w:color="auto"/>
      </w:divBdr>
    </w:div>
    <w:div w:id="1647540720">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49555299">
      <w:bodyDiv w:val="1"/>
      <w:marLeft w:val="0"/>
      <w:marRight w:val="0"/>
      <w:marTop w:val="0"/>
      <w:marBottom w:val="0"/>
      <w:divBdr>
        <w:top w:val="none" w:sz="0" w:space="0" w:color="auto"/>
        <w:left w:val="none" w:sz="0" w:space="0" w:color="auto"/>
        <w:bottom w:val="none" w:sz="0" w:space="0" w:color="auto"/>
        <w:right w:val="none" w:sz="0" w:space="0" w:color="auto"/>
      </w:divBdr>
    </w:div>
    <w:div w:id="1653751313">
      <w:bodyDiv w:val="1"/>
      <w:marLeft w:val="0"/>
      <w:marRight w:val="0"/>
      <w:marTop w:val="0"/>
      <w:marBottom w:val="0"/>
      <w:divBdr>
        <w:top w:val="none" w:sz="0" w:space="0" w:color="auto"/>
        <w:left w:val="none" w:sz="0" w:space="0" w:color="auto"/>
        <w:bottom w:val="none" w:sz="0" w:space="0" w:color="auto"/>
        <w:right w:val="none" w:sz="0" w:space="0" w:color="auto"/>
      </w:divBdr>
    </w:div>
    <w:div w:id="1656715107">
      <w:bodyDiv w:val="1"/>
      <w:marLeft w:val="0"/>
      <w:marRight w:val="0"/>
      <w:marTop w:val="0"/>
      <w:marBottom w:val="0"/>
      <w:divBdr>
        <w:top w:val="none" w:sz="0" w:space="0" w:color="auto"/>
        <w:left w:val="none" w:sz="0" w:space="0" w:color="auto"/>
        <w:bottom w:val="none" w:sz="0" w:space="0" w:color="auto"/>
        <w:right w:val="none" w:sz="0" w:space="0" w:color="auto"/>
      </w:divBdr>
    </w:div>
    <w:div w:id="1656836726">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0186970">
      <w:bodyDiv w:val="1"/>
      <w:marLeft w:val="0"/>
      <w:marRight w:val="0"/>
      <w:marTop w:val="0"/>
      <w:marBottom w:val="0"/>
      <w:divBdr>
        <w:top w:val="none" w:sz="0" w:space="0" w:color="auto"/>
        <w:left w:val="none" w:sz="0" w:space="0" w:color="auto"/>
        <w:bottom w:val="none" w:sz="0" w:space="0" w:color="auto"/>
        <w:right w:val="none" w:sz="0" w:space="0" w:color="auto"/>
      </w:divBdr>
    </w:div>
    <w:div w:id="1662149438">
      <w:bodyDiv w:val="1"/>
      <w:marLeft w:val="0"/>
      <w:marRight w:val="0"/>
      <w:marTop w:val="0"/>
      <w:marBottom w:val="0"/>
      <w:divBdr>
        <w:top w:val="none" w:sz="0" w:space="0" w:color="auto"/>
        <w:left w:val="none" w:sz="0" w:space="0" w:color="auto"/>
        <w:bottom w:val="none" w:sz="0" w:space="0" w:color="auto"/>
        <w:right w:val="none" w:sz="0" w:space="0" w:color="auto"/>
      </w:divBdr>
    </w:div>
    <w:div w:id="1662738047">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69207234">
      <w:bodyDiv w:val="1"/>
      <w:marLeft w:val="0"/>
      <w:marRight w:val="0"/>
      <w:marTop w:val="0"/>
      <w:marBottom w:val="0"/>
      <w:divBdr>
        <w:top w:val="none" w:sz="0" w:space="0" w:color="auto"/>
        <w:left w:val="none" w:sz="0" w:space="0" w:color="auto"/>
        <w:bottom w:val="none" w:sz="0" w:space="0" w:color="auto"/>
        <w:right w:val="none" w:sz="0" w:space="0" w:color="auto"/>
      </w:divBdr>
    </w:div>
    <w:div w:id="1669405234">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672564664">
      <w:bodyDiv w:val="1"/>
      <w:marLeft w:val="0"/>
      <w:marRight w:val="0"/>
      <w:marTop w:val="0"/>
      <w:marBottom w:val="0"/>
      <w:divBdr>
        <w:top w:val="none" w:sz="0" w:space="0" w:color="auto"/>
        <w:left w:val="none" w:sz="0" w:space="0" w:color="auto"/>
        <w:bottom w:val="none" w:sz="0" w:space="0" w:color="auto"/>
        <w:right w:val="none" w:sz="0" w:space="0" w:color="auto"/>
      </w:divBdr>
    </w:div>
    <w:div w:id="1676300546">
      <w:bodyDiv w:val="1"/>
      <w:marLeft w:val="0"/>
      <w:marRight w:val="0"/>
      <w:marTop w:val="0"/>
      <w:marBottom w:val="0"/>
      <w:divBdr>
        <w:top w:val="none" w:sz="0" w:space="0" w:color="auto"/>
        <w:left w:val="none" w:sz="0" w:space="0" w:color="auto"/>
        <w:bottom w:val="none" w:sz="0" w:space="0" w:color="auto"/>
        <w:right w:val="none" w:sz="0" w:space="0" w:color="auto"/>
      </w:divBdr>
    </w:div>
    <w:div w:id="1678921029">
      <w:bodyDiv w:val="1"/>
      <w:marLeft w:val="0"/>
      <w:marRight w:val="0"/>
      <w:marTop w:val="0"/>
      <w:marBottom w:val="0"/>
      <w:divBdr>
        <w:top w:val="none" w:sz="0" w:space="0" w:color="auto"/>
        <w:left w:val="none" w:sz="0" w:space="0" w:color="auto"/>
        <w:bottom w:val="none" w:sz="0" w:space="0" w:color="auto"/>
        <w:right w:val="none" w:sz="0" w:space="0" w:color="auto"/>
      </w:divBdr>
    </w:div>
    <w:div w:id="1687977328">
      <w:bodyDiv w:val="1"/>
      <w:marLeft w:val="0"/>
      <w:marRight w:val="0"/>
      <w:marTop w:val="0"/>
      <w:marBottom w:val="0"/>
      <w:divBdr>
        <w:top w:val="none" w:sz="0" w:space="0" w:color="auto"/>
        <w:left w:val="none" w:sz="0" w:space="0" w:color="auto"/>
        <w:bottom w:val="none" w:sz="0" w:space="0" w:color="auto"/>
        <w:right w:val="none" w:sz="0" w:space="0" w:color="auto"/>
      </w:divBdr>
    </w:div>
    <w:div w:id="1691569789">
      <w:bodyDiv w:val="1"/>
      <w:marLeft w:val="0"/>
      <w:marRight w:val="0"/>
      <w:marTop w:val="0"/>
      <w:marBottom w:val="0"/>
      <w:divBdr>
        <w:top w:val="none" w:sz="0" w:space="0" w:color="auto"/>
        <w:left w:val="none" w:sz="0" w:space="0" w:color="auto"/>
        <w:bottom w:val="none" w:sz="0" w:space="0" w:color="auto"/>
        <w:right w:val="none" w:sz="0" w:space="0" w:color="auto"/>
      </w:divBdr>
    </w:div>
    <w:div w:id="1692994276">
      <w:bodyDiv w:val="1"/>
      <w:marLeft w:val="0"/>
      <w:marRight w:val="0"/>
      <w:marTop w:val="0"/>
      <w:marBottom w:val="0"/>
      <w:divBdr>
        <w:top w:val="none" w:sz="0" w:space="0" w:color="auto"/>
        <w:left w:val="none" w:sz="0" w:space="0" w:color="auto"/>
        <w:bottom w:val="none" w:sz="0" w:space="0" w:color="auto"/>
        <w:right w:val="none" w:sz="0" w:space="0" w:color="auto"/>
      </w:divBdr>
    </w:div>
    <w:div w:id="1694375425">
      <w:bodyDiv w:val="1"/>
      <w:marLeft w:val="0"/>
      <w:marRight w:val="0"/>
      <w:marTop w:val="0"/>
      <w:marBottom w:val="0"/>
      <w:divBdr>
        <w:top w:val="none" w:sz="0" w:space="0" w:color="auto"/>
        <w:left w:val="none" w:sz="0" w:space="0" w:color="auto"/>
        <w:bottom w:val="none" w:sz="0" w:space="0" w:color="auto"/>
        <w:right w:val="none" w:sz="0" w:space="0" w:color="auto"/>
      </w:divBdr>
    </w:div>
    <w:div w:id="1698889889">
      <w:bodyDiv w:val="1"/>
      <w:marLeft w:val="0"/>
      <w:marRight w:val="0"/>
      <w:marTop w:val="0"/>
      <w:marBottom w:val="0"/>
      <w:divBdr>
        <w:top w:val="none" w:sz="0" w:space="0" w:color="auto"/>
        <w:left w:val="none" w:sz="0" w:space="0" w:color="auto"/>
        <w:bottom w:val="none" w:sz="0" w:space="0" w:color="auto"/>
        <w:right w:val="none" w:sz="0" w:space="0" w:color="auto"/>
      </w:divBdr>
    </w:div>
    <w:div w:id="1700400128">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05204197">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18973154">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2750966">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24862331">
      <w:bodyDiv w:val="1"/>
      <w:marLeft w:val="0"/>
      <w:marRight w:val="0"/>
      <w:marTop w:val="0"/>
      <w:marBottom w:val="0"/>
      <w:divBdr>
        <w:top w:val="none" w:sz="0" w:space="0" w:color="auto"/>
        <w:left w:val="none" w:sz="0" w:space="0" w:color="auto"/>
        <w:bottom w:val="none" w:sz="0" w:space="0" w:color="auto"/>
        <w:right w:val="none" w:sz="0" w:space="0" w:color="auto"/>
      </w:divBdr>
    </w:div>
    <w:div w:id="1729762736">
      <w:bodyDiv w:val="1"/>
      <w:marLeft w:val="0"/>
      <w:marRight w:val="0"/>
      <w:marTop w:val="0"/>
      <w:marBottom w:val="0"/>
      <w:divBdr>
        <w:top w:val="none" w:sz="0" w:space="0" w:color="auto"/>
        <w:left w:val="none" w:sz="0" w:space="0" w:color="auto"/>
        <w:bottom w:val="none" w:sz="0" w:space="0" w:color="auto"/>
        <w:right w:val="none" w:sz="0" w:space="0" w:color="auto"/>
      </w:divBdr>
    </w:div>
    <w:div w:id="1733694954">
      <w:bodyDiv w:val="1"/>
      <w:marLeft w:val="0"/>
      <w:marRight w:val="0"/>
      <w:marTop w:val="0"/>
      <w:marBottom w:val="0"/>
      <w:divBdr>
        <w:top w:val="none" w:sz="0" w:space="0" w:color="auto"/>
        <w:left w:val="none" w:sz="0" w:space="0" w:color="auto"/>
        <w:bottom w:val="none" w:sz="0" w:space="0" w:color="auto"/>
        <w:right w:val="none" w:sz="0" w:space="0" w:color="auto"/>
      </w:divBdr>
    </w:div>
    <w:div w:id="1734162807">
      <w:bodyDiv w:val="1"/>
      <w:marLeft w:val="0"/>
      <w:marRight w:val="0"/>
      <w:marTop w:val="0"/>
      <w:marBottom w:val="0"/>
      <w:divBdr>
        <w:top w:val="none" w:sz="0" w:space="0" w:color="auto"/>
        <w:left w:val="none" w:sz="0" w:space="0" w:color="auto"/>
        <w:bottom w:val="none" w:sz="0" w:space="0" w:color="auto"/>
        <w:right w:val="none" w:sz="0" w:space="0" w:color="auto"/>
      </w:divBdr>
    </w:div>
    <w:div w:id="1735006315">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39397072">
      <w:bodyDiv w:val="1"/>
      <w:marLeft w:val="0"/>
      <w:marRight w:val="0"/>
      <w:marTop w:val="0"/>
      <w:marBottom w:val="0"/>
      <w:divBdr>
        <w:top w:val="none" w:sz="0" w:space="0" w:color="auto"/>
        <w:left w:val="none" w:sz="0" w:space="0" w:color="auto"/>
        <w:bottom w:val="none" w:sz="0" w:space="0" w:color="auto"/>
        <w:right w:val="none" w:sz="0" w:space="0" w:color="auto"/>
      </w:divBdr>
    </w:div>
    <w:div w:id="1741293013">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43870265">
      <w:bodyDiv w:val="1"/>
      <w:marLeft w:val="0"/>
      <w:marRight w:val="0"/>
      <w:marTop w:val="0"/>
      <w:marBottom w:val="0"/>
      <w:divBdr>
        <w:top w:val="none" w:sz="0" w:space="0" w:color="auto"/>
        <w:left w:val="none" w:sz="0" w:space="0" w:color="auto"/>
        <w:bottom w:val="none" w:sz="0" w:space="0" w:color="auto"/>
        <w:right w:val="none" w:sz="0" w:space="0" w:color="auto"/>
      </w:divBdr>
    </w:div>
    <w:div w:id="1752462538">
      <w:bodyDiv w:val="1"/>
      <w:marLeft w:val="0"/>
      <w:marRight w:val="0"/>
      <w:marTop w:val="0"/>
      <w:marBottom w:val="0"/>
      <w:divBdr>
        <w:top w:val="none" w:sz="0" w:space="0" w:color="auto"/>
        <w:left w:val="none" w:sz="0" w:space="0" w:color="auto"/>
        <w:bottom w:val="none" w:sz="0" w:space="0" w:color="auto"/>
        <w:right w:val="none" w:sz="0" w:space="0" w:color="auto"/>
      </w:divBdr>
    </w:div>
    <w:div w:id="1753358210">
      <w:bodyDiv w:val="1"/>
      <w:marLeft w:val="0"/>
      <w:marRight w:val="0"/>
      <w:marTop w:val="0"/>
      <w:marBottom w:val="0"/>
      <w:divBdr>
        <w:top w:val="none" w:sz="0" w:space="0" w:color="auto"/>
        <w:left w:val="none" w:sz="0" w:space="0" w:color="auto"/>
        <w:bottom w:val="none" w:sz="0" w:space="0" w:color="auto"/>
        <w:right w:val="none" w:sz="0" w:space="0" w:color="auto"/>
      </w:divBdr>
    </w:div>
    <w:div w:id="1754857890">
      <w:bodyDiv w:val="1"/>
      <w:marLeft w:val="0"/>
      <w:marRight w:val="0"/>
      <w:marTop w:val="0"/>
      <w:marBottom w:val="0"/>
      <w:divBdr>
        <w:top w:val="none" w:sz="0" w:space="0" w:color="auto"/>
        <w:left w:val="none" w:sz="0" w:space="0" w:color="auto"/>
        <w:bottom w:val="none" w:sz="0" w:space="0" w:color="auto"/>
        <w:right w:val="none" w:sz="0" w:space="0" w:color="auto"/>
      </w:divBdr>
    </w:div>
    <w:div w:id="1755005992">
      <w:bodyDiv w:val="1"/>
      <w:marLeft w:val="0"/>
      <w:marRight w:val="0"/>
      <w:marTop w:val="0"/>
      <w:marBottom w:val="0"/>
      <w:divBdr>
        <w:top w:val="none" w:sz="0" w:space="0" w:color="auto"/>
        <w:left w:val="none" w:sz="0" w:space="0" w:color="auto"/>
        <w:bottom w:val="none" w:sz="0" w:space="0" w:color="auto"/>
        <w:right w:val="none" w:sz="0" w:space="0" w:color="auto"/>
      </w:divBdr>
    </w:div>
    <w:div w:id="1756510227">
      <w:bodyDiv w:val="1"/>
      <w:marLeft w:val="0"/>
      <w:marRight w:val="0"/>
      <w:marTop w:val="0"/>
      <w:marBottom w:val="0"/>
      <w:divBdr>
        <w:top w:val="none" w:sz="0" w:space="0" w:color="auto"/>
        <w:left w:val="none" w:sz="0" w:space="0" w:color="auto"/>
        <w:bottom w:val="none" w:sz="0" w:space="0" w:color="auto"/>
        <w:right w:val="none" w:sz="0" w:space="0" w:color="auto"/>
      </w:divBdr>
    </w:div>
    <w:div w:id="1757482227">
      <w:bodyDiv w:val="1"/>
      <w:marLeft w:val="0"/>
      <w:marRight w:val="0"/>
      <w:marTop w:val="0"/>
      <w:marBottom w:val="0"/>
      <w:divBdr>
        <w:top w:val="none" w:sz="0" w:space="0" w:color="auto"/>
        <w:left w:val="none" w:sz="0" w:space="0" w:color="auto"/>
        <w:bottom w:val="none" w:sz="0" w:space="0" w:color="auto"/>
        <w:right w:val="none" w:sz="0" w:space="0" w:color="auto"/>
      </w:divBdr>
    </w:div>
    <w:div w:id="1763183562">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66998810">
      <w:bodyDiv w:val="1"/>
      <w:marLeft w:val="0"/>
      <w:marRight w:val="0"/>
      <w:marTop w:val="0"/>
      <w:marBottom w:val="0"/>
      <w:divBdr>
        <w:top w:val="none" w:sz="0" w:space="0" w:color="auto"/>
        <w:left w:val="none" w:sz="0" w:space="0" w:color="auto"/>
        <w:bottom w:val="none" w:sz="0" w:space="0" w:color="auto"/>
        <w:right w:val="none" w:sz="0" w:space="0" w:color="auto"/>
      </w:divBdr>
    </w:div>
    <w:div w:id="1774012797">
      <w:bodyDiv w:val="1"/>
      <w:marLeft w:val="0"/>
      <w:marRight w:val="0"/>
      <w:marTop w:val="0"/>
      <w:marBottom w:val="0"/>
      <w:divBdr>
        <w:top w:val="none" w:sz="0" w:space="0" w:color="auto"/>
        <w:left w:val="none" w:sz="0" w:space="0" w:color="auto"/>
        <w:bottom w:val="none" w:sz="0" w:space="0" w:color="auto"/>
        <w:right w:val="none" w:sz="0" w:space="0" w:color="auto"/>
      </w:divBdr>
    </w:div>
    <w:div w:id="1774738219">
      <w:bodyDiv w:val="1"/>
      <w:marLeft w:val="0"/>
      <w:marRight w:val="0"/>
      <w:marTop w:val="0"/>
      <w:marBottom w:val="0"/>
      <w:divBdr>
        <w:top w:val="none" w:sz="0" w:space="0" w:color="auto"/>
        <w:left w:val="none" w:sz="0" w:space="0" w:color="auto"/>
        <w:bottom w:val="none" w:sz="0" w:space="0" w:color="auto"/>
        <w:right w:val="none" w:sz="0" w:space="0" w:color="auto"/>
      </w:divBdr>
    </w:div>
    <w:div w:id="1776707832">
      <w:bodyDiv w:val="1"/>
      <w:marLeft w:val="0"/>
      <w:marRight w:val="0"/>
      <w:marTop w:val="0"/>
      <w:marBottom w:val="0"/>
      <w:divBdr>
        <w:top w:val="none" w:sz="0" w:space="0" w:color="auto"/>
        <w:left w:val="none" w:sz="0" w:space="0" w:color="auto"/>
        <w:bottom w:val="none" w:sz="0" w:space="0" w:color="auto"/>
        <w:right w:val="none" w:sz="0" w:space="0" w:color="auto"/>
      </w:divBdr>
    </w:div>
    <w:div w:id="1776824479">
      <w:bodyDiv w:val="1"/>
      <w:marLeft w:val="0"/>
      <w:marRight w:val="0"/>
      <w:marTop w:val="0"/>
      <w:marBottom w:val="0"/>
      <w:divBdr>
        <w:top w:val="none" w:sz="0" w:space="0" w:color="auto"/>
        <w:left w:val="none" w:sz="0" w:space="0" w:color="auto"/>
        <w:bottom w:val="none" w:sz="0" w:space="0" w:color="auto"/>
        <w:right w:val="none" w:sz="0" w:space="0" w:color="auto"/>
      </w:divBdr>
    </w:div>
    <w:div w:id="1781531689">
      <w:bodyDiv w:val="1"/>
      <w:marLeft w:val="0"/>
      <w:marRight w:val="0"/>
      <w:marTop w:val="0"/>
      <w:marBottom w:val="0"/>
      <w:divBdr>
        <w:top w:val="none" w:sz="0" w:space="0" w:color="auto"/>
        <w:left w:val="none" w:sz="0" w:space="0" w:color="auto"/>
        <w:bottom w:val="none" w:sz="0" w:space="0" w:color="auto"/>
        <w:right w:val="none" w:sz="0" w:space="0" w:color="auto"/>
      </w:divBdr>
    </w:div>
    <w:div w:id="1783645366">
      <w:bodyDiv w:val="1"/>
      <w:marLeft w:val="0"/>
      <w:marRight w:val="0"/>
      <w:marTop w:val="0"/>
      <w:marBottom w:val="0"/>
      <w:divBdr>
        <w:top w:val="none" w:sz="0" w:space="0" w:color="auto"/>
        <w:left w:val="none" w:sz="0" w:space="0" w:color="auto"/>
        <w:bottom w:val="none" w:sz="0" w:space="0" w:color="auto"/>
        <w:right w:val="none" w:sz="0" w:space="0" w:color="auto"/>
      </w:divBdr>
    </w:div>
    <w:div w:id="1789472042">
      <w:bodyDiv w:val="1"/>
      <w:marLeft w:val="0"/>
      <w:marRight w:val="0"/>
      <w:marTop w:val="0"/>
      <w:marBottom w:val="0"/>
      <w:divBdr>
        <w:top w:val="none" w:sz="0" w:space="0" w:color="auto"/>
        <w:left w:val="none" w:sz="0" w:space="0" w:color="auto"/>
        <w:bottom w:val="none" w:sz="0" w:space="0" w:color="auto"/>
        <w:right w:val="none" w:sz="0" w:space="0" w:color="auto"/>
      </w:divBdr>
    </w:div>
    <w:div w:id="1789665805">
      <w:bodyDiv w:val="1"/>
      <w:marLeft w:val="0"/>
      <w:marRight w:val="0"/>
      <w:marTop w:val="0"/>
      <w:marBottom w:val="0"/>
      <w:divBdr>
        <w:top w:val="none" w:sz="0" w:space="0" w:color="auto"/>
        <w:left w:val="none" w:sz="0" w:space="0" w:color="auto"/>
        <w:bottom w:val="none" w:sz="0" w:space="0" w:color="auto"/>
        <w:right w:val="none" w:sz="0" w:space="0" w:color="auto"/>
      </w:divBdr>
    </w:div>
    <w:div w:id="1791318321">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795753121">
      <w:bodyDiv w:val="1"/>
      <w:marLeft w:val="0"/>
      <w:marRight w:val="0"/>
      <w:marTop w:val="0"/>
      <w:marBottom w:val="0"/>
      <w:divBdr>
        <w:top w:val="none" w:sz="0" w:space="0" w:color="auto"/>
        <w:left w:val="none" w:sz="0" w:space="0" w:color="auto"/>
        <w:bottom w:val="none" w:sz="0" w:space="0" w:color="auto"/>
        <w:right w:val="none" w:sz="0" w:space="0" w:color="auto"/>
      </w:divBdr>
    </w:div>
    <w:div w:id="1796213099">
      <w:bodyDiv w:val="1"/>
      <w:marLeft w:val="0"/>
      <w:marRight w:val="0"/>
      <w:marTop w:val="0"/>
      <w:marBottom w:val="0"/>
      <w:divBdr>
        <w:top w:val="none" w:sz="0" w:space="0" w:color="auto"/>
        <w:left w:val="none" w:sz="0" w:space="0" w:color="auto"/>
        <w:bottom w:val="none" w:sz="0" w:space="0" w:color="auto"/>
        <w:right w:val="none" w:sz="0" w:space="0" w:color="auto"/>
      </w:divBdr>
    </w:div>
    <w:div w:id="1800568059">
      <w:bodyDiv w:val="1"/>
      <w:marLeft w:val="0"/>
      <w:marRight w:val="0"/>
      <w:marTop w:val="0"/>
      <w:marBottom w:val="0"/>
      <w:divBdr>
        <w:top w:val="none" w:sz="0" w:space="0" w:color="auto"/>
        <w:left w:val="none" w:sz="0" w:space="0" w:color="auto"/>
        <w:bottom w:val="none" w:sz="0" w:space="0" w:color="auto"/>
        <w:right w:val="none" w:sz="0" w:space="0" w:color="auto"/>
      </w:divBdr>
    </w:div>
    <w:div w:id="1805393347">
      <w:bodyDiv w:val="1"/>
      <w:marLeft w:val="0"/>
      <w:marRight w:val="0"/>
      <w:marTop w:val="0"/>
      <w:marBottom w:val="0"/>
      <w:divBdr>
        <w:top w:val="none" w:sz="0" w:space="0" w:color="auto"/>
        <w:left w:val="none" w:sz="0" w:space="0" w:color="auto"/>
        <w:bottom w:val="none" w:sz="0" w:space="0" w:color="auto"/>
        <w:right w:val="none" w:sz="0" w:space="0" w:color="auto"/>
      </w:divBdr>
    </w:div>
    <w:div w:id="1810318113">
      <w:bodyDiv w:val="1"/>
      <w:marLeft w:val="0"/>
      <w:marRight w:val="0"/>
      <w:marTop w:val="0"/>
      <w:marBottom w:val="0"/>
      <w:divBdr>
        <w:top w:val="none" w:sz="0" w:space="0" w:color="auto"/>
        <w:left w:val="none" w:sz="0" w:space="0" w:color="auto"/>
        <w:bottom w:val="none" w:sz="0" w:space="0" w:color="auto"/>
        <w:right w:val="none" w:sz="0" w:space="0" w:color="auto"/>
      </w:divBdr>
    </w:div>
    <w:div w:id="1816331113">
      <w:bodyDiv w:val="1"/>
      <w:marLeft w:val="0"/>
      <w:marRight w:val="0"/>
      <w:marTop w:val="0"/>
      <w:marBottom w:val="0"/>
      <w:divBdr>
        <w:top w:val="none" w:sz="0" w:space="0" w:color="auto"/>
        <w:left w:val="none" w:sz="0" w:space="0" w:color="auto"/>
        <w:bottom w:val="none" w:sz="0" w:space="0" w:color="auto"/>
        <w:right w:val="none" w:sz="0" w:space="0" w:color="auto"/>
      </w:divBdr>
      <w:divsChild>
        <w:div w:id="762073874">
          <w:marLeft w:val="0"/>
          <w:marRight w:val="0"/>
          <w:marTop w:val="0"/>
          <w:marBottom w:val="0"/>
          <w:divBdr>
            <w:top w:val="none" w:sz="0" w:space="0" w:color="auto"/>
            <w:left w:val="none" w:sz="0" w:space="0" w:color="auto"/>
            <w:bottom w:val="none" w:sz="0" w:space="0" w:color="auto"/>
            <w:right w:val="none" w:sz="0" w:space="0" w:color="auto"/>
          </w:divBdr>
          <w:divsChild>
            <w:div w:id="8051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4962">
      <w:bodyDiv w:val="1"/>
      <w:marLeft w:val="0"/>
      <w:marRight w:val="0"/>
      <w:marTop w:val="0"/>
      <w:marBottom w:val="0"/>
      <w:divBdr>
        <w:top w:val="none" w:sz="0" w:space="0" w:color="auto"/>
        <w:left w:val="none" w:sz="0" w:space="0" w:color="auto"/>
        <w:bottom w:val="none" w:sz="0" w:space="0" w:color="auto"/>
        <w:right w:val="none" w:sz="0" w:space="0" w:color="auto"/>
      </w:divBdr>
    </w:div>
    <w:div w:id="1822236018">
      <w:bodyDiv w:val="1"/>
      <w:marLeft w:val="0"/>
      <w:marRight w:val="0"/>
      <w:marTop w:val="0"/>
      <w:marBottom w:val="0"/>
      <w:divBdr>
        <w:top w:val="none" w:sz="0" w:space="0" w:color="auto"/>
        <w:left w:val="none" w:sz="0" w:space="0" w:color="auto"/>
        <w:bottom w:val="none" w:sz="0" w:space="0" w:color="auto"/>
        <w:right w:val="none" w:sz="0" w:space="0" w:color="auto"/>
      </w:divBdr>
    </w:div>
    <w:div w:id="1822502525">
      <w:bodyDiv w:val="1"/>
      <w:marLeft w:val="0"/>
      <w:marRight w:val="0"/>
      <w:marTop w:val="0"/>
      <w:marBottom w:val="0"/>
      <w:divBdr>
        <w:top w:val="none" w:sz="0" w:space="0" w:color="auto"/>
        <w:left w:val="none" w:sz="0" w:space="0" w:color="auto"/>
        <w:bottom w:val="none" w:sz="0" w:space="0" w:color="auto"/>
        <w:right w:val="none" w:sz="0" w:space="0" w:color="auto"/>
      </w:divBdr>
    </w:div>
    <w:div w:id="1827086441">
      <w:bodyDiv w:val="1"/>
      <w:marLeft w:val="0"/>
      <w:marRight w:val="0"/>
      <w:marTop w:val="0"/>
      <w:marBottom w:val="0"/>
      <w:divBdr>
        <w:top w:val="none" w:sz="0" w:space="0" w:color="auto"/>
        <w:left w:val="none" w:sz="0" w:space="0" w:color="auto"/>
        <w:bottom w:val="none" w:sz="0" w:space="0" w:color="auto"/>
        <w:right w:val="none" w:sz="0" w:space="0" w:color="auto"/>
      </w:divBdr>
    </w:div>
    <w:div w:id="1828403670">
      <w:bodyDiv w:val="1"/>
      <w:marLeft w:val="0"/>
      <w:marRight w:val="0"/>
      <w:marTop w:val="0"/>
      <w:marBottom w:val="0"/>
      <w:divBdr>
        <w:top w:val="none" w:sz="0" w:space="0" w:color="auto"/>
        <w:left w:val="none" w:sz="0" w:space="0" w:color="auto"/>
        <w:bottom w:val="none" w:sz="0" w:space="0" w:color="auto"/>
        <w:right w:val="none" w:sz="0" w:space="0" w:color="auto"/>
      </w:divBdr>
    </w:div>
    <w:div w:id="1830906687">
      <w:bodyDiv w:val="1"/>
      <w:marLeft w:val="0"/>
      <w:marRight w:val="0"/>
      <w:marTop w:val="0"/>
      <w:marBottom w:val="0"/>
      <w:divBdr>
        <w:top w:val="none" w:sz="0" w:space="0" w:color="auto"/>
        <w:left w:val="none" w:sz="0" w:space="0" w:color="auto"/>
        <w:bottom w:val="none" w:sz="0" w:space="0" w:color="auto"/>
        <w:right w:val="none" w:sz="0" w:space="0" w:color="auto"/>
      </w:divBdr>
    </w:div>
    <w:div w:id="1831868271">
      <w:bodyDiv w:val="1"/>
      <w:marLeft w:val="0"/>
      <w:marRight w:val="0"/>
      <w:marTop w:val="0"/>
      <w:marBottom w:val="0"/>
      <w:divBdr>
        <w:top w:val="none" w:sz="0" w:space="0" w:color="auto"/>
        <w:left w:val="none" w:sz="0" w:space="0" w:color="auto"/>
        <w:bottom w:val="none" w:sz="0" w:space="0" w:color="auto"/>
        <w:right w:val="none" w:sz="0" w:space="0" w:color="auto"/>
      </w:divBdr>
    </w:div>
    <w:div w:id="1833791595">
      <w:bodyDiv w:val="1"/>
      <w:marLeft w:val="0"/>
      <w:marRight w:val="0"/>
      <w:marTop w:val="0"/>
      <w:marBottom w:val="0"/>
      <w:divBdr>
        <w:top w:val="none" w:sz="0" w:space="0" w:color="auto"/>
        <w:left w:val="none" w:sz="0" w:space="0" w:color="auto"/>
        <w:bottom w:val="none" w:sz="0" w:space="0" w:color="auto"/>
        <w:right w:val="none" w:sz="0" w:space="0" w:color="auto"/>
      </w:divBdr>
    </w:div>
    <w:div w:id="1835029209">
      <w:bodyDiv w:val="1"/>
      <w:marLeft w:val="0"/>
      <w:marRight w:val="0"/>
      <w:marTop w:val="0"/>
      <w:marBottom w:val="0"/>
      <w:divBdr>
        <w:top w:val="none" w:sz="0" w:space="0" w:color="auto"/>
        <w:left w:val="none" w:sz="0" w:space="0" w:color="auto"/>
        <w:bottom w:val="none" w:sz="0" w:space="0" w:color="auto"/>
        <w:right w:val="none" w:sz="0" w:space="0" w:color="auto"/>
      </w:divBdr>
    </w:div>
    <w:div w:id="1837375002">
      <w:bodyDiv w:val="1"/>
      <w:marLeft w:val="0"/>
      <w:marRight w:val="0"/>
      <w:marTop w:val="0"/>
      <w:marBottom w:val="0"/>
      <w:divBdr>
        <w:top w:val="none" w:sz="0" w:space="0" w:color="auto"/>
        <w:left w:val="none" w:sz="0" w:space="0" w:color="auto"/>
        <w:bottom w:val="none" w:sz="0" w:space="0" w:color="auto"/>
        <w:right w:val="none" w:sz="0" w:space="0" w:color="auto"/>
      </w:divBdr>
    </w:div>
    <w:div w:id="1837845873">
      <w:bodyDiv w:val="1"/>
      <w:marLeft w:val="0"/>
      <w:marRight w:val="0"/>
      <w:marTop w:val="0"/>
      <w:marBottom w:val="0"/>
      <w:divBdr>
        <w:top w:val="none" w:sz="0" w:space="0" w:color="auto"/>
        <w:left w:val="none" w:sz="0" w:space="0" w:color="auto"/>
        <w:bottom w:val="none" w:sz="0" w:space="0" w:color="auto"/>
        <w:right w:val="none" w:sz="0" w:space="0" w:color="auto"/>
      </w:divBdr>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832">
      <w:bodyDiv w:val="1"/>
      <w:marLeft w:val="0"/>
      <w:marRight w:val="0"/>
      <w:marTop w:val="0"/>
      <w:marBottom w:val="0"/>
      <w:divBdr>
        <w:top w:val="none" w:sz="0" w:space="0" w:color="auto"/>
        <w:left w:val="none" w:sz="0" w:space="0" w:color="auto"/>
        <w:bottom w:val="none" w:sz="0" w:space="0" w:color="auto"/>
        <w:right w:val="none" w:sz="0" w:space="0" w:color="auto"/>
      </w:divBdr>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54957488">
      <w:bodyDiv w:val="1"/>
      <w:marLeft w:val="0"/>
      <w:marRight w:val="0"/>
      <w:marTop w:val="0"/>
      <w:marBottom w:val="0"/>
      <w:divBdr>
        <w:top w:val="none" w:sz="0" w:space="0" w:color="auto"/>
        <w:left w:val="none" w:sz="0" w:space="0" w:color="auto"/>
        <w:bottom w:val="none" w:sz="0" w:space="0" w:color="auto"/>
        <w:right w:val="none" w:sz="0" w:space="0" w:color="auto"/>
      </w:divBdr>
    </w:div>
    <w:div w:id="1856189106">
      <w:bodyDiv w:val="1"/>
      <w:marLeft w:val="0"/>
      <w:marRight w:val="0"/>
      <w:marTop w:val="0"/>
      <w:marBottom w:val="0"/>
      <w:divBdr>
        <w:top w:val="none" w:sz="0" w:space="0" w:color="auto"/>
        <w:left w:val="none" w:sz="0" w:space="0" w:color="auto"/>
        <w:bottom w:val="none" w:sz="0" w:space="0" w:color="auto"/>
        <w:right w:val="none" w:sz="0" w:space="0" w:color="auto"/>
      </w:divBdr>
    </w:div>
    <w:div w:id="1859269127">
      <w:bodyDiv w:val="1"/>
      <w:marLeft w:val="0"/>
      <w:marRight w:val="0"/>
      <w:marTop w:val="0"/>
      <w:marBottom w:val="0"/>
      <w:divBdr>
        <w:top w:val="none" w:sz="0" w:space="0" w:color="auto"/>
        <w:left w:val="none" w:sz="0" w:space="0" w:color="auto"/>
        <w:bottom w:val="none" w:sz="0" w:space="0" w:color="auto"/>
        <w:right w:val="none" w:sz="0" w:space="0" w:color="auto"/>
      </w:divBdr>
    </w:div>
    <w:div w:id="1864855845">
      <w:bodyDiv w:val="1"/>
      <w:marLeft w:val="0"/>
      <w:marRight w:val="0"/>
      <w:marTop w:val="0"/>
      <w:marBottom w:val="0"/>
      <w:divBdr>
        <w:top w:val="none" w:sz="0" w:space="0" w:color="auto"/>
        <w:left w:val="none" w:sz="0" w:space="0" w:color="auto"/>
        <w:bottom w:val="none" w:sz="0" w:space="0" w:color="auto"/>
        <w:right w:val="none" w:sz="0" w:space="0" w:color="auto"/>
      </w:divBdr>
    </w:div>
    <w:div w:id="1869250174">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2643389">
      <w:bodyDiv w:val="1"/>
      <w:marLeft w:val="0"/>
      <w:marRight w:val="0"/>
      <w:marTop w:val="0"/>
      <w:marBottom w:val="0"/>
      <w:divBdr>
        <w:top w:val="none" w:sz="0" w:space="0" w:color="auto"/>
        <w:left w:val="none" w:sz="0" w:space="0" w:color="auto"/>
        <w:bottom w:val="none" w:sz="0" w:space="0" w:color="auto"/>
        <w:right w:val="none" w:sz="0" w:space="0" w:color="auto"/>
      </w:divBdr>
    </w:div>
    <w:div w:id="1876504712">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614">
      <w:bodyDiv w:val="1"/>
      <w:marLeft w:val="0"/>
      <w:marRight w:val="0"/>
      <w:marTop w:val="0"/>
      <w:marBottom w:val="0"/>
      <w:divBdr>
        <w:top w:val="none" w:sz="0" w:space="0" w:color="auto"/>
        <w:left w:val="none" w:sz="0" w:space="0" w:color="auto"/>
        <w:bottom w:val="none" w:sz="0" w:space="0" w:color="auto"/>
        <w:right w:val="none" w:sz="0" w:space="0" w:color="auto"/>
      </w:divBdr>
    </w:div>
    <w:div w:id="1882403833">
      <w:bodyDiv w:val="1"/>
      <w:marLeft w:val="0"/>
      <w:marRight w:val="0"/>
      <w:marTop w:val="0"/>
      <w:marBottom w:val="0"/>
      <w:divBdr>
        <w:top w:val="none" w:sz="0" w:space="0" w:color="auto"/>
        <w:left w:val="none" w:sz="0" w:space="0" w:color="auto"/>
        <w:bottom w:val="none" w:sz="0" w:space="0" w:color="auto"/>
        <w:right w:val="none" w:sz="0" w:space="0" w:color="auto"/>
      </w:divBdr>
    </w:div>
    <w:div w:id="1886985891">
      <w:bodyDiv w:val="1"/>
      <w:marLeft w:val="0"/>
      <w:marRight w:val="0"/>
      <w:marTop w:val="0"/>
      <w:marBottom w:val="0"/>
      <w:divBdr>
        <w:top w:val="none" w:sz="0" w:space="0" w:color="auto"/>
        <w:left w:val="none" w:sz="0" w:space="0" w:color="auto"/>
        <w:bottom w:val="none" w:sz="0" w:space="0" w:color="auto"/>
        <w:right w:val="none" w:sz="0" w:space="0" w:color="auto"/>
      </w:divBdr>
    </w:div>
    <w:div w:id="1887184117">
      <w:bodyDiv w:val="1"/>
      <w:marLeft w:val="0"/>
      <w:marRight w:val="0"/>
      <w:marTop w:val="0"/>
      <w:marBottom w:val="0"/>
      <w:divBdr>
        <w:top w:val="none" w:sz="0" w:space="0" w:color="auto"/>
        <w:left w:val="none" w:sz="0" w:space="0" w:color="auto"/>
        <w:bottom w:val="none" w:sz="0" w:space="0" w:color="auto"/>
        <w:right w:val="none" w:sz="0" w:space="0" w:color="auto"/>
      </w:divBdr>
    </w:div>
    <w:div w:id="1887252427">
      <w:bodyDiv w:val="1"/>
      <w:marLeft w:val="0"/>
      <w:marRight w:val="0"/>
      <w:marTop w:val="0"/>
      <w:marBottom w:val="0"/>
      <w:divBdr>
        <w:top w:val="none" w:sz="0" w:space="0" w:color="auto"/>
        <w:left w:val="none" w:sz="0" w:space="0" w:color="auto"/>
        <w:bottom w:val="none" w:sz="0" w:space="0" w:color="auto"/>
        <w:right w:val="none" w:sz="0" w:space="0" w:color="auto"/>
      </w:divBdr>
    </w:div>
    <w:div w:id="1891110075">
      <w:bodyDiv w:val="1"/>
      <w:marLeft w:val="0"/>
      <w:marRight w:val="0"/>
      <w:marTop w:val="0"/>
      <w:marBottom w:val="0"/>
      <w:divBdr>
        <w:top w:val="none" w:sz="0" w:space="0" w:color="auto"/>
        <w:left w:val="none" w:sz="0" w:space="0" w:color="auto"/>
        <w:bottom w:val="none" w:sz="0" w:space="0" w:color="auto"/>
        <w:right w:val="none" w:sz="0" w:space="0" w:color="auto"/>
      </w:divBdr>
    </w:div>
    <w:div w:id="1892420495">
      <w:bodyDiv w:val="1"/>
      <w:marLeft w:val="0"/>
      <w:marRight w:val="0"/>
      <w:marTop w:val="0"/>
      <w:marBottom w:val="0"/>
      <w:divBdr>
        <w:top w:val="none" w:sz="0" w:space="0" w:color="auto"/>
        <w:left w:val="none" w:sz="0" w:space="0" w:color="auto"/>
        <w:bottom w:val="none" w:sz="0" w:space="0" w:color="auto"/>
        <w:right w:val="none" w:sz="0" w:space="0" w:color="auto"/>
      </w:divBdr>
    </w:div>
    <w:div w:id="1897744561">
      <w:bodyDiv w:val="1"/>
      <w:marLeft w:val="0"/>
      <w:marRight w:val="0"/>
      <w:marTop w:val="0"/>
      <w:marBottom w:val="0"/>
      <w:divBdr>
        <w:top w:val="none" w:sz="0" w:space="0" w:color="auto"/>
        <w:left w:val="none" w:sz="0" w:space="0" w:color="auto"/>
        <w:bottom w:val="none" w:sz="0" w:space="0" w:color="auto"/>
        <w:right w:val="none" w:sz="0" w:space="0" w:color="auto"/>
      </w:divBdr>
    </w:div>
    <w:div w:id="1904487292">
      <w:bodyDiv w:val="1"/>
      <w:marLeft w:val="0"/>
      <w:marRight w:val="0"/>
      <w:marTop w:val="0"/>
      <w:marBottom w:val="0"/>
      <w:divBdr>
        <w:top w:val="none" w:sz="0" w:space="0" w:color="auto"/>
        <w:left w:val="none" w:sz="0" w:space="0" w:color="auto"/>
        <w:bottom w:val="none" w:sz="0" w:space="0" w:color="auto"/>
        <w:right w:val="none" w:sz="0" w:space="0" w:color="auto"/>
      </w:divBdr>
    </w:div>
    <w:div w:id="1909416497">
      <w:bodyDiv w:val="1"/>
      <w:marLeft w:val="0"/>
      <w:marRight w:val="0"/>
      <w:marTop w:val="0"/>
      <w:marBottom w:val="0"/>
      <w:divBdr>
        <w:top w:val="none" w:sz="0" w:space="0" w:color="auto"/>
        <w:left w:val="none" w:sz="0" w:space="0" w:color="auto"/>
        <w:bottom w:val="none" w:sz="0" w:space="0" w:color="auto"/>
        <w:right w:val="none" w:sz="0" w:space="0" w:color="auto"/>
      </w:divBdr>
    </w:div>
    <w:div w:id="1912806848">
      <w:bodyDiv w:val="1"/>
      <w:marLeft w:val="0"/>
      <w:marRight w:val="0"/>
      <w:marTop w:val="0"/>
      <w:marBottom w:val="0"/>
      <w:divBdr>
        <w:top w:val="none" w:sz="0" w:space="0" w:color="auto"/>
        <w:left w:val="none" w:sz="0" w:space="0" w:color="auto"/>
        <w:bottom w:val="none" w:sz="0" w:space="0" w:color="auto"/>
        <w:right w:val="none" w:sz="0" w:space="0" w:color="auto"/>
      </w:divBdr>
    </w:div>
    <w:div w:id="1919511476">
      <w:bodyDiv w:val="1"/>
      <w:marLeft w:val="0"/>
      <w:marRight w:val="0"/>
      <w:marTop w:val="0"/>
      <w:marBottom w:val="0"/>
      <w:divBdr>
        <w:top w:val="none" w:sz="0" w:space="0" w:color="auto"/>
        <w:left w:val="none" w:sz="0" w:space="0" w:color="auto"/>
        <w:bottom w:val="none" w:sz="0" w:space="0" w:color="auto"/>
        <w:right w:val="none" w:sz="0" w:space="0" w:color="auto"/>
      </w:divBdr>
    </w:div>
    <w:div w:id="1922988448">
      <w:bodyDiv w:val="1"/>
      <w:marLeft w:val="0"/>
      <w:marRight w:val="0"/>
      <w:marTop w:val="0"/>
      <w:marBottom w:val="0"/>
      <w:divBdr>
        <w:top w:val="none" w:sz="0" w:space="0" w:color="auto"/>
        <w:left w:val="none" w:sz="0" w:space="0" w:color="auto"/>
        <w:bottom w:val="none" w:sz="0" w:space="0" w:color="auto"/>
        <w:right w:val="none" w:sz="0" w:space="0" w:color="auto"/>
      </w:divBdr>
    </w:div>
    <w:div w:id="1929264703">
      <w:bodyDiv w:val="1"/>
      <w:marLeft w:val="0"/>
      <w:marRight w:val="0"/>
      <w:marTop w:val="0"/>
      <w:marBottom w:val="0"/>
      <w:divBdr>
        <w:top w:val="none" w:sz="0" w:space="0" w:color="auto"/>
        <w:left w:val="none" w:sz="0" w:space="0" w:color="auto"/>
        <w:bottom w:val="none" w:sz="0" w:space="0" w:color="auto"/>
        <w:right w:val="none" w:sz="0" w:space="0" w:color="auto"/>
      </w:divBdr>
    </w:div>
    <w:div w:id="1930657273">
      <w:bodyDiv w:val="1"/>
      <w:marLeft w:val="0"/>
      <w:marRight w:val="0"/>
      <w:marTop w:val="0"/>
      <w:marBottom w:val="0"/>
      <w:divBdr>
        <w:top w:val="none" w:sz="0" w:space="0" w:color="auto"/>
        <w:left w:val="none" w:sz="0" w:space="0" w:color="auto"/>
        <w:bottom w:val="none" w:sz="0" w:space="0" w:color="auto"/>
        <w:right w:val="none" w:sz="0" w:space="0" w:color="auto"/>
      </w:divBdr>
    </w:div>
    <w:div w:id="1935744560">
      <w:bodyDiv w:val="1"/>
      <w:marLeft w:val="0"/>
      <w:marRight w:val="0"/>
      <w:marTop w:val="0"/>
      <w:marBottom w:val="0"/>
      <w:divBdr>
        <w:top w:val="none" w:sz="0" w:space="0" w:color="auto"/>
        <w:left w:val="none" w:sz="0" w:space="0" w:color="auto"/>
        <w:bottom w:val="none" w:sz="0" w:space="0" w:color="auto"/>
        <w:right w:val="none" w:sz="0" w:space="0" w:color="auto"/>
      </w:divBdr>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39101212">
      <w:bodyDiv w:val="1"/>
      <w:marLeft w:val="0"/>
      <w:marRight w:val="0"/>
      <w:marTop w:val="0"/>
      <w:marBottom w:val="0"/>
      <w:divBdr>
        <w:top w:val="none" w:sz="0" w:space="0" w:color="auto"/>
        <w:left w:val="none" w:sz="0" w:space="0" w:color="auto"/>
        <w:bottom w:val="none" w:sz="0" w:space="0" w:color="auto"/>
        <w:right w:val="none" w:sz="0" w:space="0" w:color="auto"/>
      </w:divBdr>
    </w:div>
    <w:div w:id="1941061081">
      <w:bodyDiv w:val="1"/>
      <w:marLeft w:val="0"/>
      <w:marRight w:val="0"/>
      <w:marTop w:val="0"/>
      <w:marBottom w:val="0"/>
      <w:divBdr>
        <w:top w:val="none" w:sz="0" w:space="0" w:color="auto"/>
        <w:left w:val="none" w:sz="0" w:space="0" w:color="auto"/>
        <w:bottom w:val="none" w:sz="0" w:space="0" w:color="auto"/>
        <w:right w:val="none" w:sz="0" w:space="0" w:color="auto"/>
      </w:divBdr>
    </w:div>
    <w:div w:id="1944267714">
      <w:bodyDiv w:val="1"/>
      <w:marLeft w:val="0"/>
      <w:marRight w:val="0"/>
      <w:marTop w:val="0"/>
      <w:marBottom w:val="0"/>
      <w:divBdr>
        <w:top w:val="none" w:sz="0" w:space="0" w:color="auto"/>
        <w:left w:val="none" w:sz="0" w:space="0" w:color="auto"/>
        <w:bottom w:val="none" w:sz="0" w:space="0" w:color="auto"/>
        <w:right w:val="none" w:sz="0" w:space="0" w:color="auto"/>
      </w:divBdr>
    </w:div>
    <w:div w:id="1951038438">
      <w:bodyDiv w:val="1"/>
      <w:marLeft w:val="0"/>
      <w:marRight w:val="0"/>
      <w:marTop w:val="0"/>
      <w:marBottom w:val="0"/>
      <w:divBdr>
        <w:top w:val="none" w:sz="0" w:space="0" w:color="auto"/>
        <w:left w:val="none" w:sz="0" w:space="0" w:color="auto"/>
        <w:bottom w:val="none" w:sz="0" w:space="0" w:color="auto"/>
        <w:right w:val="none" w:sz="0" w:space="0" w:color="auto"/>
      </w:divBdr>
    </w:div>
    <w:div w:id="1951934920">
      <w:bodyDiv w:val="1"/>
      <w:marLeft w:val="0"/>
      <w:marRight w:val="0"/>
      <w:marTop w:val="0"/>
      <w:marBottom w:val="0"/>
      <w:divBdr>
        <w:top w:val="none" w:sz="0" w:space="0" w:color="auto"/>
        <w:left w:val="none" w:sz="0" w:space="0" w:color="auto"/>
        <w:bottom w:val="none" w:sz="0" w:space="0" w:color="auto"/>
        <w:right w:val="none" w:sz="0" w:space="0" w:color="auto"/>
      </w:divBdr>
    </w:div>
    <w:div w:id="1955163521">
      <w:bodyDiv w:val="1"/>
      <w:marLeft w:val="0"/>
      <w:marRight w:val="0"/>
      <w:marTop w:val="0"/>
      <w:marBottom w:val="0"/>
      <w:divBdr>
        <w:top w:val="none" w:sz="0" w:space="0" w:color="auto"/>
        <w:left w:val="none" w:sz="0" w:space="0" w:color="auto"/>
        <w:bottom w:val="none" w:sz="0" w:space="0" w:color="auto"/>
        <w:right w:val="none" w:sz="0" w:space="0" w:color="auto"/>
      </w:divBdr>
    </w:div>
    <w:div w:id="1956868938">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57565897">
      <w:bodyDiv w:val="1"/>
      <w:marLeft w:val="0"/>
      <w:marRight w:val="0"/>
      <w:marTop w:val="0"/>
      <w:marBottom w:val="0"/>
      <w:divBdr>
        <w:top w:val="none" w:sz="0" w:space="0" w:color="auto"/>
        <w:left w:val="none" w:sz="0" w:space="0" w:color="auto"/>
        <w:bottom w:val="none" w:sz="0" w:space="0" w:color="auto"/>
        <w:right w:val="none" w:sz="0" w:space="0" w:color="auto"/>
      </w:divBdr>
    </w:div>
    <w:div w:id="1961066262">
      <w:bodyDiv w:val="1"/>
      <w:marLeft w:val="0"/>
      <w:marRight w:val="0"/>
      <w:marTop w:val="0"/>
      <w:marBottom w:val="0"/>
      <w:divBdr>
        <w:top w:val="none" w:sz="0" w:space="0" w:color="auto"/>
        <w:left w:val="none" w:sz="0" w:space="0" w:color="auto"/>
        <w:bottom w:val="none" w:sz="0" w:space="0" w:color="auto"/>
        <w:right w:val="none" w:sz="0" w:space="0" w:color="auto"/>
      </w:divBdr>
    </w:div>
    <w:div w:id="1964723886">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70235100">
      <w:bodyDiv w:val="1"/>
      <w:marLeft w:val="0"/>
      <w:marRight w:val="0"/>
      <w:marTop w:val="0"/>
      <w:marBottom w:val="0"/>
      <w:divBdr>
        <w:top w:val="none" w:sz="0" w:space="0" w:color="auto"/>
        <w:left w:val="none" w:sz="0" w:space="0" w:color="auto"/>
        <w:bottom w:val="none" w:sz="0" w:space="0" w:color="auto"/>
        <w:right w:val="none" w:sz="0" w:space="0" w:color="auto"/>
      </w:divBdr>
    </w:div>
    <w:div w:id="1971595750">
      <w:bodyDiv w:val="1"/>
      <w:marLeft w:val="0"/>
      <w:marRight w:val="0"/>
      <w:marTop w:val="0"/>
      <w:marBottom w:val="0"/>
      <w:divBdr>
        <w:top w:val="none" w:sz="0" w:space="0" w:color="auto"/>
        <w:left w:val="none" w:sz="0" w:space="0" w:color="auto"/>
        <w:bottom w:val="none" w:sz="0" w:space="0" w:color="auto"/>
        <w:right w:val="none" w:sz="0" w:space="0" w:color="auto"/>
      </w:divBdr>
    </w:div>
    <w:div w:id="1973175101">
      <w:bodyDiv w:val="1"/>
      <w:marLeft w:val="0"/>
      <w:marRight w:val="0"/>
      <w:marTop w:val="0"/>
      <w:marBottom w:val="0"/>
      <w:divBdr>
        <w:top w:val="none" w:sz="0" w:space="0" w:color="auto"/>
        <w:left w:val="none" w:sz="0" w:space="0" w:color="auto"/>
        <w:bottom w:val="none" w:sz="0" w:space="0" w:color="auto"/>
        <w:right w:val="none" w:sz="0" w:space="0" w:color="auto"/>
      </w:divBdr>
    </w:div>
    <w:div w:id="1980333143">
      <w:bodyDiv w:val="1"/>
      <w:marLeft w:val="0"/>
      <w:marRight w:val="0"/>
      <w:marTop w:val="0"/>
      <w:marBottom w:val="0"/>
      <w:divBdr>
        <w:top w:val="none" w:sz="0" w:space="0" w:color="auto"/>
        <w:left w:val="none" w:sz="0" w:space="0" w:color="auto"/>
        <w:bottom w:val="none" w:sz="0" w:space="0" w:color="auto"/>
        <w:right w:val="none" w:sz="0" w:space="0" w:color="auto"/>
      </w:divBdr>
    </w:div>
    <w:div w:id="1981375539">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1996957264">
      <w:bodyDiv w:val="1"/>
      <w:marLeft w:val="0"/>
      <w:marRight w:val="0"/>
      <w:marTop w:val="0"/>
      <w:marBottom w:val="0"/>
      <w:divBdr>
        <w:top w:val="none" w:sz="0" w:space="0" w:color="auto"/>
        <w:left w:val="none" w:sz="0" w:space="0" w:color="auto"/>
        <w:bottom w:val="none" w:sz="0" w:space="0" w:color="auto"/>
        <w:right w:val="none" w:sz="0" w:space="0" w:color="auto"/>
      </w:divBdr>
    </w:div>
    <w:div w:id="1999065851">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1276799">
      <w:bodyDiv w:val="1"/>
      <w:marLeft w:val="0"/>
      <w:marRight w:val="0"/>
      <w:marTop w:val="0"/>
      <w:marBottom w:val="0"/>
      <w:divBdr>
        <w:top w:val="none" w:sz="0" w:space="0" w:color="auto"/>
        <w:left w:val="none" w:sz="0" w:space="0" w:color="auto"/>
        <w:bottom w:val="none" w:sz="0" w:space="0" w:color="auto"/>
        <w:right w:val="none" w:sz="0" w:space="0" w:color="auto"/>
      </w:divBdr>
    </w:div>
    <w:div w:id="2002460417">
      <w:bodyDiv w:val="1"/>
      <w:marLeft w:val="0"/>
      <w:marRight w:val="0"/>
      <w:marTop w:val="0"/>
      <w:marBottom w:val="0"/>
      <w:divBdr>
        <w:top w:val="none" w:sz="0" w:space="0" w:color="auto"/>
        <w:left w:val="none" w:sz="0" w:space="0" w:color="auto"/>
        <w:bottom w:val="none" w:sz="0" w:space="0" w:color="auto"/>
        <w:right w:val="none" w:sz="0" w:space="0" w:color="auto"/>
      </w:divBdr>
    </w:div>
    <w:div w:id="2005664048">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6847">
      <w:bodyDiv w:val="1"/>
      <w:marLeft w:val="0"/>
      <w:marRight w:val="0"/>
      <w:marTop w:val="0"/>
      <w:marBottom w:val="0"/>
      <w:divBdr>
        <w:top w:val="none" w:sz="0" w:space="0" w:color="auto"/>
        <w:left w:val="none" w:sz="0" w:space="0" w:color="auto"/>
        <w:bottom w:val="none" w:sz="0" w:space="0" w:color="auto"/>
        <w:right w:val="none" w:sz="0" w:space="0" w:color="auto"/>
      </w:divBdr>
    </w:div>
    <w:div w:id="2012029557">
      <w:bodyDiv w:val="1"/>
      <w:marLeft w:val="0"/>
      <w:marRight w:val="0"/>
      <w:marTop w:val="0"/>
      <w:marBottom w:val="0"/>
      <w:divBdr>
        <w:top w:val="none" w:sz="0" w:space="0" w:color="auto"/>
        <w:left w:val="none" w:sz="0" w:space="0" w:color="auto"/>
        <w:bottom w:val="none" w:sz="0" w:space="0" w:color="auto"/>
        <w:right w:val="none" w:sz="0" w:space="0" w:color="auto"/>
      </w:divBdr>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21538793">
      <w:bodyDiv w:val="1"/>
      <w:marLeft w:val="0"/>
      <w:marRight w:val="0"/>
      <w:marTop w:val="0"/>
      <w:marBottom w:val="0"/>
      <w:divBdr>
        <w:top w:val="none" w:sz="0" w:space="0" w:color="auto"/>
        <w:left w:val="none" w:sz="0" w:space="0" w:color="auto"/>
        <w:bottom w:val="none" w:sz="0" w:space="0" w:color="auto"/>
        <w:right w:val="none" w:sz="0" w:space="0" w:color="auto"/>
      </w:divBdr>
    </w:div>
    <w:div w:id="2021659232">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32490358">
      <w:bodyDiv w:val="1"/>
      <w:marLeft w:val="0"/>
      <w:marRight w:val="0"/>
      <w:marTop w:val="0"/>
      <w:marBottom w:val="0"/>
      <w:divBdr>
        <w:top w:val="none" w:sz="0" w:space="0" w:color="auto"/>
        <w:left w:val="none" w:sz="0" w:space="0" w:color="auto"/>
        <w:bottom w:val="none" w:sz="0" w:space="0" w:color="auto"/>
        <w:right w:val="none" w:sz="0" w:space="0" w:color="auto"/>
      </w:divBdr>
    </w:div>
    <w:div w:id="2033530684">
      <w:bodyDiv w:val="1"/>
      <w:marLeft w:val="0"/>
      <w:marRight w:val="0"/>
      <w:marTop w:val="0"/>
      <w:marBottom w:val="0"/>
      <w:divBdr>
        <w:top w:val="none" w:sz="0" w:space="0" w:color="auto"/>
        <w:left w:val="none" w:sz="0" w:space="0" w:color="auto"/>
        <w:bottom w:val="none" w:sz="0" w:space="0" w:color="auto"/>
        <w:right w:val="none" w:sz="0" w:space="0" w:color="auto"/>
      </w:divBdr>
    </w:div>
    <w:div w:id="2038659923">
      <w:bodyDiv w:val="1"/>
      <w:marLeft w:val="0"/>
      <w:marRight w:val="0"/>
      <w:marTop w:val="0"/>
      <w:marBottom w:val="0"/>
      <w:divBdr>
        <w:top w:val="none" w:sz="0" w:space="0" w:color="auto"/>
        <w:left w:val="none" w:sz="0" w:space="0" w:color="auto"/>
        <w:bottom w:val="none" w:sz="0" w:space="0" w:color="auto"/>
        <w:right w:val="none" w:sz="0" w:space="0" w:color="auto"/>
      </w:divBdr>
    </w:div>
    <w:div w:id="2041472655">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47951737">
      <w:bodyDiv w:val="1"/>
      <w:marLeft w:val="0"/>
      <w:marRight w:val="0"/>
      <w:marTop w:val="0"/>
      <w:marBottom w:val="0"/>
      <w:divBdr>
        <w:top w:val="none" w:sz="0" w:space="0" w:color="auto"/>
        <w:left w:val="none" w:sz="0" w:space="0" w:color="auto"/>
        <w:bottom w:val="none" w:sz="0" w:space="0" w:color="auto"/>
        <w:right w:val="none" w:sz="0" w:space="0" w:color="auto"/>
      </w:divBdr>
    </w:div>
    <w:div w:id="2048484604">
      <w:bodyDiv w:val="1"/>
      <w:marLeft w:val="0"/>
      <w:marRight w:val="0"/>
      <w:marTop w:val="0"/>
      <w:marBottom w:val="0"/>
      <w:divBdr>
        <w:top w:val="none" w:sz="0" w:space="0" w:color="auto"/>
        <w:left w:val="none" w:sz="0" w:space="0" w:color="auto"/>
        <w:bottom w:val="none" w:sz="0" w:space="0" w:color="auto"/>
        <w:right w:val="none" w:sz="0" w:space="0" w:color="auto"/>
      </w:divBdr>
    </w:div>
    <w:div w:id="2048867654">
      <w:bodyDiv w:val="1"/>
      <w:marLeft w:val="0"/>
      <w:marRight w:val="0"/>
      <w:marTop w:val="0"/>
      <w:marBottom w:val="0"/>
      <w:divBdr>
        <w:top w:val="none" w:sz="0" w:space="0" w:color="auto"/>
        <w:left w:val="none" w:sz="0" w:space="0" w:color="auto"/>
        <w:bottom w:val="none" w:sz="0" w:space="0" w:color="auto"/>
        <w:right w:val="none" w:sz="0" w:space="0" w:color="auto"/>
      </w:divBdr>
    </w:div>
    <w:div w:id="2050297886">
      <w:bodyDiv w:val="1"/>
      <w:marLeft w:val="0"/>
      <w:marRight w:val="0"/>
      <w:marTop w:val="0"/>
      <w:marBottom w:val="0"/>
      <w:divBdr>
        <w:top w:val="none" w:sz="0" w:space="0" w:color="auto"/>
        <w:left w:val="none" w:sz="0" w:space="0" w:color="auto"/>
        <w:bottom w:val="none" w:sz="0" w:space="0" w:color="auto"/>
        <w:right w:val="none" w:sz="0" w:space="0" w:color="auto"/>
      </w:divBdr>
    </w:div>
    <w:div w:id="2051372591">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56812552">
      <w:bodyDiv w:val="1"/>
      <w:marLeft w:val="0"/>
      <w:marRight w:val="0"/>
      <w:marTop w:val="0"/>
      <w:marBottom w:val="0"/>
      <w:divBdr>
        <w:top w:val="none" w:sz="0" w:space="0" w:color="auto"/>
        <w:left w:val="none" w:sz="0" w:space="0" w:color="auto"/>
        <w:bottom w:val="none" w:sz="0" w:space="0" w:color="auto"/>
        <w:right w:val="none" w:sz="0" w:space="0" w:color="auto"/>
      </w:divBdr>
    </w:div>
    <w:div w:id="2057972721">
      <w:bodyDiv w:val="1"/>
      <w:marLeft w:val="0"/>
      <w:marRight w:val="0"/>
      <w:marTop w:val="0"/>
      <w:marBottom w:val="0"/>
      <w:divBdr>
        <w:top w:val="none" w:sz="0" w:space="0" w:color="auto"/>
        <w:left w:val="none" w:sz="0" w:space="0" w:color="auto"/>
        <w:bottom w:val="none" w:sz="0" w:space="0" w:color="auto"/>
        <w:right w:val="none" w:sz="0" w:space="0" w:color="auto"/>
      </w:divBdr>
    </w:div>
    <w:div w:id="2061006838">
      <w:bodyDiv w:val="1"/>
      <w:marLeft w:val="0"/>
      <w:marRight w:val="0"/>
      <w:marTop w:val="0"/>
      <w:marBottom w:val="0"/>
      <w:divBdr>
        <w:top w:val="none" w:sz="0" w:space="0" w:color="auto"/>
        <w:left w:val="none" w:sz="0" w:space="0" w:color="auto"/>
        <w:bottom w:val="none" w:sz="0" w:space="0" w:color="auto"/>
        <w:right w:val="none" w:sz="0" w:space="0" w:color="auto"/>
      </w:divBdr>
    </w:div>
    <w:div w:id="2061898936">
      <w:bodyDiv w:val="1"/>
      <w:marLeft w:val="0"/>
      <w:marRight w:val="0"/>
      <w:marTop w:val="0"/>
      <w:marBottom w:val="0"/>
      <w:divBdr>
        <w:top w:val="none" w:sz="0" w:space="0" w:color="auto"/>
        <w:left w:val="none" w:sz="0" w:space="0" w:color="auto"/>
        <w:bottom w:val="none" w:sz="0" w:space="0" w:color="auto"/>
        <w:right w:val="none" w:sz="0" w:space="0" w:color="auto"/>
      </w:divBdr>
    </w:div>
    <w:div w:id="2066371084">
      <w:bodyDiv w:val="1"/>
      <w:marLeft w:val="0"/>
      <w:marRight w:val="0"/>
      <w:marTop w:val="0"/>
      <w:marBottom w:val="0"/>
      <w:divBdr>
        <w:top w:val="none" w:sz="0" w:space="0" w:color="auto"/>
        <w:left w:val="none" w:sz="0" w:space="0" w:color="auto"/>
        <w:bottom w:val="none" w:sz="0" w:space="0" w:color="auto"/>
        <w:right w:val="none" w:sz="0" w:space="0" w:color="auto"/>
      </w:divBdr>
    </w:div>
    <w:div w:id="2066373656">
      <w:bodyDiv w:val="1"/>
      <w:marLeft w:val="0"/>
      <w:marRight w:val="0"/>
      <w:marTop w:val="0"/>
      <w:marBottom w:val="0"/>
      <w:divBdr>
        <w:top w:val="none" w:sz="0" w:space="0" w:color="auto"/>
        <w:left w:val="none" w:sz="0" w:space="0" w:color="auto"/>
        <w:bottom w:val="none" w:sz="0" w:space="0" w:color="auto"/>
        <w:right w:val="none" w:sz="0" w:space="0" w:color="auto"/>
      </w:divBdr>
    </w:div>
    <w:div w:id="2067869670">
      <w:bodyDiv w:val="1"/>
      <w:marLeft w:val="0"/>
      <w:marRight w:val="0"/>
      <w:marTop w:val="0"/>
      <w:marBottom w:val="0"/>
      <w:divBdr>
        <w:top w:val="none" w:sz="0" w:space="0" w:color="auto"/>
        <w:left w:val="none" w:sz="0" w:space="0" w:color="auto"/>
        <w:bottom w:val="none" w:sz="0" w:space="0" w:color="auto"/>
        <w:right w:val="none" w:sz="0" w:space="0" w:color="auto"/>
      </w:divBdr>
    </w:div>
    <w:div w:id="2072384101">
      <w:bodyDiv w:val="1"/>
      <w:marLeft w:val="0"/>
      <w:marRight w:val="0"/>
      <w:marTop w:val="0"/>
      <w:marBottom w:val="0"/>
      <w:divBdr>
        <w:top w:val="none" w:sz="0" w:space="0" w:color="auto"/>
        <w:left w:val="none" w:sz="0" w:space="0" w:color="auto"/>
        <w:bottom w:val="none" w:sz="0" w:space="0" w:color="auto"/>
        <w:right w:val="none" w:sz="0" w:space="0" w:color="auto"/>
      </w:divBdr>
    </w:div>
    <w:div w:id="2075855879">
      <w:bodyDiv w:val="1"/>
      <w:marLeft w:val="0"/>
      <w:marRight w:val="0"/>
      <w:marTop w:val="0"/>
      <w:marBottom w:val="0"/>
      <w:divBdr>
        <w:top w:val="none" w:sz="0" w:space="0" w:color="auto"/>
        <w:left w:val="none" w:sz="0" w:space="0" w:color="auto"/>
        <w:bottom w:val="none" w:sz="0" w:space="0" w:color="auto"/>
        <w:right w:val="none" w:sz="0" w:space="0" w:color="auto"/>
      </w:divBdr>
    </w:div>
    <w:div w:id="2077824228">
      <w:bodyDiv w:val="1"/>
      <w:marLeft w:val="0"/>
      <w:marRight w:val="0"/>
      <w:marTop w:val="0"/>
      <w:marBottom w:val="0"/>
      <w:divBdr>
        <w:top w:val="none" w:sz="0" w:space="0" w:color="auto"/>
        <w:left w:val="none" w:sz="0" w:space="0" w:color="auto"/>
        <w:bottom w:val="none" w:sz="0" w:space="0" w:color="auto"/>
        <w:right w:val="none" w:sz="0" w:space="0" w:color="auto"/>
      </w:divBdr>
    </w:div>
    <w:div w:id="2082410410">
      <w:bodyDiv w:val="1"/>
      <w:marLeft w:val="0"/>
      <w:marRight w:val="0"/>
      <w:marTop w:val="0"/>
      <w:marBottom w:val="0"/>
      <w:divBdr>
        <w:top w:val="none" w:sz="0" w:space="0" w:color="auto"/>
        <w:left w:val="none" w:sz="0" w:space="0" w:color="auto"/>
        <w:bottom w:val="none" w:sz="0" w:space="0" w:color="auto"/>
        <w:right w:val="none" w:sz="0" w:space="0" w:color="auto"/>
      </w:divBdr>
    </w:div>
    <w:div w:id="2086298744">
      <w:bodyDiv w:val="1"/>
      <w:marLeft w:val="0"/>
      <w:marRight w:val="0"/>
      <w:marTop w:val="0"/>
      <w:marBottom w:val="0"/>
      <w:divBdr>
        <w:top w:val="none" w:sz="0" w:space="0" w:color="auto"/>
        <w:left w:val="none" w:sz="0" w:space="0" w:color="auto"/>
        <w:bottom w:val="none" w:sz="0" w:space="0" w:color="auto"/>
        <w:right w:val="none" w:sz="0" w:space="0" w:color="auto"/>
      </w:divBdr>
    </w:div>
    <w:div w:id="2087529862">
      <w:bodyDiv w:val="1"/>
      <w:marLeft w:val="0"/>
      <w:marRight w:val="0"/>
      <w:marTop w:val="0"/>
      <w:marBottom w:val="0"/>
      <w:divBdr>
        <w:top w:val="none" w:sz="0" w:space="0" w:color="auto"/>
        <w:left w:val="none" w:sz="0" w:space="0" w:color="auto"/>
        <w:bottom w:val="none" w:sz="0" w:space="0" w:color="auto"/>
        <w:right w:val="none" w:sz="0" w:space="0" w:color="auto"/>
      </w:divBdr>
    </w:div>
    <w:div w:id="2088570236">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089185422">
      <w:bodyDiv w:val="1"/>
      <w:marLeft w:val="0"/>
      <w:marRight w:val="0"/>
      <w:marTop w:val="0"/>
      <w:marBottom w:val="0"/>
      <w:divBdr>
        <w:top w:val="none" w:sz="0" w:space="0" w:color="auto"/>
        <w:left w:val="none" w:sz="0" w:space="0" w:color="auto"/>
        <w:bottom w:val="none" w:sz="0" w:space="0" w:color="auto"/>
        <w:right w:val="none" w:sz="0" w:space="0" w:color="auto"/>
      </w:divBdr>
    </w:div>
    <w:div w:id="2094156161">
      <w:bodyDiv w:val="1"/>
      <w:marLeft w:val="0"/>
      <w:marRight w:val="0"/>
      <w:marTop w:val="0"/>
      <w:marBottom w:val="0"/>
      <w:divBdr>
        <w:top w:val="none" w:sz="0" w:space="0" w:color="auto"/>
        <w:left w:val="none" w:sz="0" w:space="0" w:color="auto"/>
        <w:bottom w:val="none" w:sz="0" w:space="0" w:color="auto"/>
        <w:right w:val="none" w:sz="0" w:space="0" w:color="auto"/>
      </w:divBdr>
    </w:div>
    <w:div w:id="2096632378">
      <w:bodyDiv w:val="1"/>
      <w:marLeft w:val="0"/>
      <w:marRight w:val="0"/>
      <w:marTop w:val="0"/>
      <w:marBottom w:val="0"/>
      <w:divBdr>
        <w:top w:val="none" w:sz="0" w:space="0" w:color="auto"/>
        <w:left w:val="none" w:sz="0" w:space="0" w:color="auto"/>
        <w:bottom w:val="none" w:sz="0" w:space="0" w:color="auto"/>
        <w:right w:val="none" w:sz="0" w:space="0" w:color="auto"/>
      </w:divBdr>
    </w:div>
    <w:div w:id="2097361780">
      <w:bodyDiv w:val="1"/>
      <w:marLeft w:val="0"/>
      <w:marRight w:val="0"/>
      <w:marTop w:val="0"/>
      <w:marBottom w:val="0"/>
      <w:divBdr>
        <w:top w:val="none" w:sz="0" w:space="0" w:color="auto"/>
        <w:left w:val="none" w:sz="0" w:space="0" w:color="auto"/>
        <w:bottom w:val="none" w:sz="0" w:space="0" w:color="auto"/>
        <w:right w:val="none" w:sz="0" w:space="0" w:color="auto"/>
      </w:divBdr>
    </w:div>
    <w:div w:id="2108572162">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17092877">
      <w:bodyDiv w:val="1"/>
      <w:marLeft w:val="0"/>
      <w:marRight w:val="0"/>
      <w:marTop w:val="0"/>
      <w:marBottom w:val="0"/>
      <w:divBdr>
        <w:top w:val="none" w:sz="0" w:space="0" w:color="auto"/>
        <w:left w:val="none" w:sz="0" w:space="0" w:color="auto"/>
        <w:bottom w:val="none" w:sz="0" w:space="0" w:color="auto"/>
        <w:right w:val="none" w:sz="0" w:space="0" w:color="auto"/>
      </w:divBdr>
    </w:div>
    <w:div w:id="2119443238">
      <w:bodyDiv w:val="1"/>
      <w:marLeft w:val="0"/>
      <w:marRight w:val="0"/>
      <w:marTop w:val="0"/>
      <w:marBottom w:val="0"/>
      <w:divBdr>
        <w:top w:val="none" w:sz="0" w:space="0" w:color="auto"/>
        <w:left w:val="none" w:sz="0" w:space="0" w:color="auto"/>
        <w:bottom w:val="none" w:sz="0" w:space="0" w:color="auto"/>
        <w:right w:val="none" w:sz="0" w:space="0" w:color="auto"/>
      </w:divBdr>
    </w:div>
    <w:div w:id="2122869261">
      <w:bodyDiv w:val="1"/>
      <w:marLeft w:val="0"/>
      <w:marRight w:val="0"/>
      <w:marTop w:val="0"/>
      <w:marBottom w:val="0"/>
      <w:divBdr>
        <w:top w:val="none" w:sz="0" w:space="0" w:color="auto"/>
        <w:left w:val="none" w:sz="0" w:space="0" w:color="auto"/>
        <w:bottom w:val="none" w:sz="0" w:space="0" w:color="auto"/>
        <w:right w:val="none" w:sz="0" w:space="0" w:color="auto"/>
      </w:divBdr>
    </w:div>
    <w:div w:id="2128810109">
      <w:bodyDiv w:val="1"/>
      <w:marLeft w:val="0"/>
      <w:marRight w:val="0"/>
      <w:marTop w:val="0"/>
      <w:marBottom w:val="0"/>
      <w:divBdr>
        <w:top w:val="none" w:sz="0" w:space="0" w:color="auto"/>
        <w:left w:val="none" w:sz="0" w:space="0" w:color="auto"/>
        <w:bottom w:val="none" w:sz="0" w:space="0" w:color="auto"/>
        <w:right w:val="none" w:sz="0" w:space="0" w:color="auto"/>
      </w:divBdr>
    </w:div>
    <w:div w:id="2131049133">
      <w:bodyDiv w:val="1"/>
      <w:marLeft w:val="0"/>
      <w:marRight w:val="0"/>
      <w:marTop w:val="0"/>
      <w:marBottom w:val="0"/>
      <w:divBdr>
        <w:top w:val="none" w:sz="0" w:space="0" w:color="auto"/>
        <w:left w:val="none" w:sz="0" w:space="0" w:color="auto"/>
        <w:bottom w:val="none" w:sz="0" w:space="0" w:color="auto"/>
        <w:right w:val="none" w:sz="0" w:space="0" w:color="auto"/>
      </w:divBdr>
    </w:div>
    <w:div w:id="2133133873">
      <w:bodyDiv w:val="1"/>
      <w:marLeft w:val="0"/>
      <w:marRight w:val="0"/>
      <w:marTop w:val="0"/>
      <w:marBottom w:val="0"/>
      <w:divBdr>
        <w:top w:val="none" w:sz="0" w:space="0" w:color="auto"/>
        <w:left w:val="none" w:sz="0" w:space="0" w:color="auto"/>
        <w:bottom w:val="none" w:sz="0" w:space="0" w:color="auto"/>
        <w:right w:val="none" w:sz="0" w:space="0" w:color="auto"/>
      </w:divBdr>
    </w:div>
    <w:div w:id="2143763078">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E:\MyDoc\&#27605;&#19994;&#35774;&#35745;\&#35770;&#25991;&#20889;&#20316;\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MyDoc\&#27605;&#19994;&#35774;&#35745;\&#35770;&#25991;&#20889;&#20316;\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Sheet2!$A$2</c:f>
              <c:strCache>
                <c:ptCount val="1"/>
                <c:pt idx="0">
                  <c:v>Rust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Sheet2!$B$1:$F$1</c:f>
              <c:numCache>
                <c:formatCode>General</c:formatCode>
                <c:ptCount val="5"/>
                <c:pt idx="0">
                  <c:v>0</c:v>
                </c:pt>
                <c:pt idx="1">
                  <c:v>25</c:v>
                </c:pt>
                <c:pt idx="2">
                  <c:v>50</c:v>
                </c:pt>
                <c:pt idx="3">
                  <c:v>75</c:v>
                </c:pt>
                <c:pt idx="4">
                  <c:v>100</c:v>
                </c:pt>
              </c:numCache>
            </c:numRef>
          </c:cat>
          <c:val>
            <c:numRef>
              <c:f>Sheet2!$B$2:$F$2</c:f>
              <c:numCache>
                <c:formatCode>General</c:formatCode>
                <c:ptCount val="5"/>
                <c:pt idx="0">
                  <c:v>265.70999999999998</c:v>
                </c:pt>
                <c:pt idx="1">
                  <c:v>268.02</c:v>
                </c:pt>
                <c:pt idx="2">
                  <c:v>279.05</c:v>
                </c:pt>
                <c:pt idx="3">
                  <c:v>294.61</c:v>
                </c:pt>
                <c:pt idx="4">
                  <c:v>312.32</c:v>
                </c:pt>
              </c:numCache>
            </c:numRef>
          </c:val>
          <c:extLst>
            <c:ext xmlns:c16="http://schemas.microsoft.com/office/drawing/2014/chart" uri="{C3380CC4-5D6E-409C-BE32-E72D297353CC}">
              <c16:uniqueId val="{00000000-109D-4248-90D1-C020DBA1934D}"/>
            </c:ext>
          </c:extLst>
        </c:ser>
        <c:ser>
          <c:idx val="1"/>
          <c:order val="1"/>
          <c:tx>
            <c:strRef>
              <c:f>Sheet2!$A$3</c:f>
              <c:strCache>
                <c:ptCount val="1"/>
                <c:pt idx="0">
                  <c:v>Java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Sheet2!$B$1:$F$1</c:f>
              <c:numCache>
                <c:formatCode>General</c:formatCode>
                <c:ptCount val="5"/>
                <c:pt idx="0">
                  <c:v>0</c:v>
                </c:pt>
                <c:pt idx="1">
                  <c:v>25</c:v>
                </c:pt>
                <c:pt idx="2">
                  <c:v>50</c:v>
                </c:pt>
                <c:pt idx="3">
                  <c:v>75</c:v>
                </c:pt>
                <c:pt idx="4">
                  <c:v>100</c:v>
                </c:pt>
              </c:numCache>
            </c:numRef>
          </c:cat>
          <c:val>
            <c:numRef>
              <c:f>Sheet2!$B$3:$F$3</c:f>
              <c:numCache>
                <c:formatCode>General</c:formatCode>
                <c:ptCount val="5"/>
                <c:pt idx="0">
                  <c:v>354.58</c:v>
                </c:pt>
                <c:pt idx="1">
                  <c:v>352.7</c:v>
                </c:pt>
                <c:pt idx="2">
                  <c:v>349.31</c:v>
                </c:pt>
                <c:pt idx="3">
                  <c:v>368.38</c:v>
                </c:pt>
                <c:pt idx="4">
                  <c:v>426.19</c:v>
                </c:pt>
              </c:numCache>
            </c:numRef>
          </c:val>
          <c:extLst>
            <c:ext xmlns:c16="http://schemas.microsoft.com/office/drawing/2014/chart" uri="{C3380CC4-5D6E-409C-BE32-E72D297353CC}">
              <c16:uniqueId val="{00000001-109D-4248-90D1-C020DBA1934D}"/>
            </c:ext>
          </c:extLst>
        </c:ser>
        <c:dLbls>
          <c:dLblPos val="outEnd"/>
          <c:showLegendKey val="0"/>
          <c:showVal val="1"/>
          <c:showCatName val="0"/>
          <c:showSerName val="0"/>
          <c:showPercent val="0"/>
          <c:showBubbleSize val="0"/>
        </c:dLbls>
        <c:gapWidth val="219"/>
        <c:overlap val="-27"/>
        <c:axId val="1066001231"/>
        <c:axId val="1065996655"/>
      </c:barChart>
      <c:catAx>
        <c:axId val="1066001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收集取样结果的次数</a:t>
                </a:r>
                <a:endParaRPr lang="zh-SG"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5996655"/>
        <c:crosses val="autoZero"/>
        <c:auto val="1"/>
        <c:lblAlgn val="ctr"/>
        <c:lblOffset val="100"/>
        <c:noMultiLvlLbl val="0"/>
      </c:catAx>
      <c:valAx>
        <c:axId val="1065996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使用时间（毫秒）</a:t>
                </a:r>
                <a:endParaRPr lang="zh-SG" altLang="en-US"/>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6001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Sheet1!$B$1:$J$1</c:f>
              <c:numCache>
                <c:formatCode>General</c:formatCode>
                <c:ptCount val="9"/>
                <c:pt idx="0">
                  <c:v>2</c:v>
                </c:pt>
                <c:pt idx="1">
                  <c:v>4</c:v>
                </c:pt>
                <c:pt idx="2">
                  <c:v>6</c:v>
                </c:pt>
                <c:pt idx="3">
                  <c:v>8</c:v>
                </c:pt>
                <c:pt idx="4">
                  <c:v>12</c:v>
                </c:pt>
                <c:pt idx="5">
                  <c:v>16</c:v>
                </c:pt>
                <c:pt idx="6">
                  <c:v>24</c:v>
                </c:pt>
                <c:pt idx="7">
                  <c:v>32</c:v>
                </c:pt>
                <c:pt idx="8">
                  <c:v>48</c:v>
                </c:pt>
              </c:numCache>
            </c:numRef>
          </c:cat>
          <c:val>
            <c:numRef>
              <c:f>Sheet1!$B$12:$J$12</c:f>
              <c:numCache>
                <c:formatCode>0.00%</c:formatCode>
                <c:ptCount val="9"/>
                <c:pt idx="0">
                  <c:v>2.0942408376963373E-2</c:v>
                </c:pt>
                <c:pt idx="1">
                  <c:v>0.30412371134020622</c:v>
                </c:pt>
                <c:pt idx="2">
                  <c:v>0.65656565656565657</c:v>
                </c:pt>
                <c:pt idx="3">
                  <c:v>0.95734597156398094</c:v>
                </c:pt>
                <c:pt idx="4">
                  <c:v>1.2348178137651824</c:v>
                </c:pt>
                <c:pt idx="5">
                  <c:v>1.2566037735849056</c:v>
                </c:pt>
                <c:pt idx="6">
                  <c:v>1.3639575971731448</c:v>
                </c:pt>
                <c:pt idx="7">
                  <c:v>0.59345794392523366</c:v>
                </c:pt>
                <c:pt idx="8">
                  <c:v>0.24440894568690097</c:v>
                </c:pt>
              </c:numCache>
            </c:numRef>
          </c:val>
          <c:extLst>
            <c:ext xmlns:c16="http://schemas.microsoft.com/office/drawing/2014/chart" uri="{C3380CC4-5D6E-409C-BE32-E72D297353CC}">
              <c16:uniqueId val="{00000000-6638-40F9-B94D-E5DDCE4626AD}"/>
            </c:ext>
          </c:extLst>
        </c:ser>
        <c:dLbls>
          <c:dLblPos val="outEnd"/>
          <c:showLegendKey val="0"/>
          <c:showVal val="1"/>
          <c:showCatName val="0"/>
          <c:showSerName val="0"/>
          <c:showPercent val="0"/>
          <c:showBubbleSize val="0"/>
        </c:dLbls>
        <c:gapWidth val="219"/>
        <c:overlap val="-27"/>
        <c:axId val="352587456"/>
        <c:axId val="352588288"/>
      </c:barChart>
      <c:catAx>
        <c:axId val="35258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采样线程个数（个）</a:t>
                </a:r>
                <a:endParaRPr lang="zh-SG"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2588288"/>
        <c:crosses val="autoZero"/>
        <c:auto val="1"/>
        <c:lblAlgn val="ctr"/>
        <c:lblOffset val="100"/>
        <c:noMultiLvlLbl val="0"/>
      </c:catAx>
      <c:valAx>
        <c:axId val="35258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发生波动时增加的时间（百分比）</a:t>
                </a:r>
                <a:endParaRPr lang="zh-SG" altLang="en-US"/>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258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牛聚川</b:Tag>
    <b:SourceType>ArticleInAPeriodical</b:SourceType>
    <b:Guid>{5B7A641D-F995-493F-800E-F1829C5ABC13}</b:Guid>
    <b:Title>融合模糊测试和形式化验证的RUST测试工具研究</b:Title>
    <b:Author>
      <b:Author>
        <b:NameList>
          <b:Person>
            <b:Last>牛聚川</b:Last>
          </b:Person>
        </b:NameList>
      </b:Author>
    </b:Author>
    <b:Year>2022</b:Year>
    <b:RefOrder>7</b:RefOrder>
  </b:Source>
  <b:Source>
    <b:Tag>王烁程21</b:Tag>
    <b:SourceType>ArticleInAPeriodical</b:SourceType>
    <b:Guid>{1B269BD4-1750-4B33-9AF2-CAB27836B2BA}</b:Guid>
    <b:Author>
      <b:Author>
        <b:NameList>
          <b:Person>
            <b:Last>王烁程</b:Last>
          </b:Person>
        </b:NameList>
      </b:Author>
    </b:Author>
    <b:Title>面向新一代Intel可信执行环境的性能优化方案</b:Title>
    <b:Year>2021</b:Year>
    <b:RefOrder>8</b:RefOrder>
  </b:Source>
  <b:Source>
    <b:Tag>Boq20</b:Tag>
    <b:SourceType>ArticleInAPeriodical</b:SourceType>
    <b:Guid>{86BB6951-C988-48BC-A7F9-AE6BB7F23409}</b:Guid>
    <b:Author>
      <b:Author>
        <b:NameList>
          <b:Person>
            <b:Last>Boqin Qin</b:Last>
          </b:Person>
        </b:NameList>
      </b:Author>
    </b:Author>
    <b:Title>Understanding memory and thread safety practices and issues in real-world Rust programs</b:Title>
    <b:Year>2020</b:Year>
    <b:RefOrder>4</b:RefOrder>
  </b:Source>
  <b:Source>
    <b:Tag>Zem19</b:Tag>
    <b:SourceType>ArticleInAPeriodical</b:SourceType>
    <b:Guid>{537CB5A4-F8E5-4531-89B2-DFD33A97C56A}</b:Guid>
    <b:Author>
      <b:Author>
        <b:NameList>
          <b:Person>
            <b:Last>Zemin Yu</b:Last>
          </b:Person>
        </b:NameList>
      </b:Author>
    </b:Author>
    <b:Title>Fearless Concurrency? Understanding Concurrent Programming Safety in Real-World Rust Software</b:Title>
    <b:Year>2019</b:Year>
    <b:RefOrder>6</b:RefOrder>
  </b:Source>
  <b:Source>
    <b:Tag>秦伯钦21</b:Tag>
    <b:SourceType>ArticleInAPeriodical</b:SourceType>
    <b:Guid>{1ECB3C36-15D2-4BCF-A292-75363F8C9AD8}</b:Guid>
    <b:Author>
      <b:Author>
        <b:NameList>
          <b:Person>
            <b:Last>秦伯钦</b:Last>
          </b:Person>
        </b:NameList>
      </b:Author>
    </b:Author>
    <b:Title>对现实Rust应用程序安全的实证研究</b:Title>
    <b:Year>2021</b:Year>
    <b:RefOrder>5</b:RefOrder>
  </b:Source>
  <b:Source>
    <b:Tag>sim</b:Tag>
    <b:SourceType>InternetSite</b:SourceType>
    <b:Guid>{36356B0C-0073-4342-8711-DE6895B39D1A}</b:Guid>
    <b:Title>Anti-patterns in Rust, misuse of deref</b:Title>
    <b:Author>
      <b:Author>
        <b:NameList>
          <b:Person>
            <b:Last>simonsan</b:Last>
          </b:Person>
        </b:NameList>
      </b:Author>
    </b:Author>
    <b:InternetSiteTitle>Github</b:InternetSiteTitle>
    <b:URL>https://github.com/rust-unofficial/patterns/blob/main/anti_patterns/deref.md</b:URL>
    <b:Year>2023</b:Year>
    <b:RefOrder>10</b:RefOrder>
  </b:Source>
  <b:Source>
    <b:Tag>Dis14</b:Tag>
    <b:SourceType>InternetSite</b:SourceType>
    <b:Guid>{99D428CA-4C87-431C-B517-2138CB52949B}</b:Guid>
    <b:Title>Distributed/Parallel Reservoir Sampling</b:Title>
    <b:InternetSiteTitle>Balls &amp; Bins, A Mix of Random Thoughts</b:InternetSiteTitle>
    <b:Year>2014</b:Year>
    <b:Month>4</b:Month>
    <b:Day>13</b:Day>
    <b:URL>https://ballsandbins.wordpress.com/2014/04/13/distributedparallel-reservoir-sampling/</b:URL>
    <b:Author>
      <b:Author>
        <b:NameList>
          <b:Person>
            <b:Last>Bins</b:Last>
            <b:First>Balls</b:First>
            <b:Middle>and</b:Middle>
          </b:Person>
        </b:NameList>
      </b:Author>
    </b:Author>
    <b:RefOrder>12</b:RefOrder>
  </b:Source>
  <b:Source>
    <b:Tag>Cay19</b:Tag>
    <b:SourceType>Book</b:SourceType>
    <b:Guid>{91DDE353-7C18-4803-8E23-5B6D39CA6F5A}</b:Guid>
    <b:Title>Java核心技术 卷I 基础知识，第11版</b:Title>
    <b:Year>2019</b:Year>
    <b:Author>
      <b:Author>
        <b:NameList>
          <b:Person>
            <b:Last>Horstmann</b:Last>
            <b:First>Cay</b:First>
            <b:Middle>S.</b:Middle>
          </b:Person>
        </b:NameList>
      </b:Author>
    </b:Author>
    <b:Publisher>机械工业出版社</b:Publisher>
    <b:RefOrder>13</b:RefOrder>
  </b:Source>
  <b:Source>
    <b:Tag>Rui17</b:Tag>
    <b:SourceType>ArticleInAPeriodical</b:SourceType>
    <b:Guid>{A39BBB12-2832-4D02-A310-506C2B07DA9F}</b:Guid>
    <b:Title>Energy Efficiency across Programming Languages</b:Title>
    <b:Year>2017</b:Year>
    <b:Author>
      <b:Author>
        <b:NameList>
          <b:Person>
            <b:Last>Pereira</b:Last>
            <b:First>Rui</b:First>
          </b:Person>
        </b:NameList>
      </b:Author>
    </b:Author>
    <b:PeriodicalTitle>Association for Computing Machinery</b:PeriodicalTitle>
    <b:RefOrder>11</b:RefOrder>
  </b:Source>
  <b:Source>
    <b:Tag>Rust语言圣经</b:Tag>
    <b:SourceType>DocumentFromInternetSite</b:SourceType>
    <b:Guid>{1BB698B8-CE37-470E-B155-610E397C644B}</b:Guid>
    <b:Year>2023</b:Year>
    <b:LCID>zh-CN</b:LCID>
    <b:Author>
      <b:Author>
        <b:NameList>
          <b:Person>
            <b:Last>Sunface</b:Last>
          </b:Person>
        </b:NameList>
      </b:Author>
    </b:Author>
    <b:InternetSiteTitle>Rust语言圣经</b:InternetSiteTitle>
    <b:Month>4</b:Month>
    <b:Day>1</b:Day>
    <b:URL>course.rs</b:URL>
    <b:RefOrder>2</b:RefOrder>
  </b:Source>
  <b:Source>
    <b:Tag>RustBook</b:Tag>
    <b:SourceType>DocumentFromInternetSite</b:SourceType>
    <b:Guid>{DF63B8BB-9F7B-4183-AEB8-EAA1D9629057}</b:Guid>
    <b:Author>
      <b:Author>
        <b:NameList>
          <b:Person>
            <b:Last>Nichols</b:Last>
            <b:First>Carol</b:First>
          </b:Person>
        </b:NameList>
      </b:Author>
    </b:Author>
    <b:InternetSiteTitle>The Rust Programming Language</b:InternetSiteTitle>
    <b:Year>2023</b:Year>
    <b:Month>4</b:Month>
    <b:Day>3</b:Day>
    <b:URL>The Rust Programming Language</b:URL>
    <b:RefOrder>1</b:RefOrder>
  </b:Source>
  <b:Source>
    <b:Tag>asy23</b:Tag>
    <b:SourceType>DocumentFromInternetSite</b:SourceType>
    <b:Guid>{79D03183-5BC0-4371-A49D-3628A296F578}</b:Guid>
    <b:Author>
      <b:Author>
        <b:NameList>
          <b:Person>
            <b:Last>Cramer</b:Last>
            <b:First>Taylor</b:First>
          </b:Person>
        </b:NameList>
      </b:Author>
    </b:Author>
    <b:InternetSiteTitle>Asynchronous Programming in Rust</b:InternetSiteTitle>
    <b:Year>2023</b:Year>
    <b:Month>4</b:Month>
    <b:Day>3</b:Day>
    <b:URL>https://rust-lang.github.io/async-book/</b:URL>
    <b:RefOrder>3</b:RefOrder>
  </b:Source>
  <b:Source>
    <b:Tag>And22</b:Tag>
    <b:SourceType>DocumentFromInternetSite</b:SourceType>
    <b:Guid>{A4293F44-617E-49B3-AA17-9E6D284503C4}</b:Guid>
    <b:Title>4 Sampling Techniques for Efficient Stream Processing</b:Title>
    <b:Year>2022</b:Year>
    <b:Author>
      <b:Author>
        <b:NameList>
          <b:Person>
            <b:Last>Müller</b:Last>
            <b:First>André</b:First>
          </b:Person>
        </b:NameList>
      </b:Author>
    </b:Author>
    <b:InternetSiteTitle>Medium</b:InternetSiteTitle>
    <b:Month>3</b:Month>
    <b:Day>1</b:Day>
    <b:YearAccessed>2023</b:YearAccessed>
    <b:MonthAccessed>5</b:MonthAccessed>
    <b:DayAccessed>2</b:DayAccessed>
    <b:URL>https://towardsdatascience.com/reservoir-sampling-for-efficient-stream-processing-97f47f85c11b</b:URL>
    <b:RefOrder>14</b:RefOrder>
  </b:Source>
  <b:Source>
    <b:Tag>Wik23</b:Tag>
    <b:SourceType>DocumentFromInternetSite</b:SourceType>
    <b:Guid>{B4470DC8-25F5-4A1F-804B-4CC0800266CF}</b:Guid>
    <b:Title>Wikipedia: Rust (programming language)</b:Title>
    <b:Year>2023</b:Year>
    <b:Month>5</b:Month>
    <b:YearAccessed>2023</b:YearAccessed>
    <b:MonthAccessed>5</b:MonthAccessed>
    <b:URL>https://en.wikipedia.org/wiki/Rust_(programming_language)</b:URL>
    <b:RefOrder>9</b:RefOrder>
  </b:Source>
</b:Sources>
</file>

<file path=customXml/itemProps1.xml><?xml version="1.0" encoding="utf-8"?>
<ds:datastoreItem xmlns:ds="http://schemas.openxmlformats.org/officeDocument/2006/customXml" ds:itemID="{BB687C4D-8D51-4901-BB06-841CFC95A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27067</TotalTime>
  <Pages>51</Pages>
  <Words>5426</Words>
  <Characters>30929</Characters>
  <Application>Microsoft Office Word</Application>
  <DocSecurity>0</DocSecurity>
  <Lines>257</Lines>
  <Paragraphs>72</Paragraphs>
  <ScaleCrop>false</ScaleCrop>
  <Company/>
  <LinksUpToDate>false</LinksUpToDate>
  <CharactersWithSpaces>36283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佳民 陆</cp:lastModifiedBy>
  <cp:revision>138</cp:revision>
  <dcterms:created xsi:type="dcterms:W3CDTF">2023-03-27T08:03:00Z</dcterms:created>
  <dcterms:modified xsi:type="dcterms:W3CDTF">2023-05-11T01:31:00Z</dcterms:modified>
</cp:coreProperties>
</file>